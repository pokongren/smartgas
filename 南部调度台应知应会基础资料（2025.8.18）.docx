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48CED1A">
      <w:pPr>
        <w:pStyle w:val="18"/>
        <w:ind w:firstLine="0" w:firstLineChars="0"/>
        <w:jc w:val="right"/>
        <w:rPr>
          <w:rFonts w:ascii="方正楷体简体" w:eastAsia="方正楷体简体" w:cs="宋体"/>
          <w:color w:val="000000"/>
          <w:sz w:val="32"/>
          <w:szCs w:val="32"/>
          <w:highlight w:val="none"/>
        </w:rPr>
      </w:pPr>
      <w:bookmarkStart w:id="0" w:name="_Toc42348231"/>
      <w:r>
        <w:rPr>
          <w:highlight w:val="none"/>
        </w:rPr>
        <w:drawing>
          <wp:anchor distT="0" distB="0" distL="114300" distR="114300" simplePos="0" relativeHeight="251659264" behindDoc="1" locked="0" layoutInCell="1" allowOverlap="1">
            <wp:simplePos x="0" y="0"/>
            <wp:positionH relativeFrom="column">
              <wp:posOffset>-266065</wp:posOffset>
            </wp:positionH>
            <wp:positionV relativeFrom="paragraph">
              <wp:posOffset>116840</wp:posOffset>
            </wp:positionV>
            <wp:extent cx="1868805" cy="1837055"/>
            <wp:effectExtent l="0" t="0" r="17145" b="0"/>
            <wp:wrapNone/>
            <wp:docPr id="1" name="图片 3" descr="国家管网标识（全20200825）_页面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3" descr="国家管网标识（全20200825）_页面_2"/>
                    <pic:cNvPicPr>
                      <a:picLocks noChangeAspect="1"/>
                    </pic:cNvPicPr>
                  </pic:nvPicPr>
                  <pic:blipFill>
                    <a:blip r:embed="rId7"/>
                    <a:srcRect b="-40848"/>
                    <a:stretch>
                      <a:fillRect/>
                    </a:stretch>
                  </pic:blipFill>
                  <pic:spPr>
                    <a:xfrm>
                      <a:off x="0" y="0"/>
                      <a:ext cx="1868805" cy="1837055"/>
                    </a:xfrm>
                    <a:prstGeom prst="rect">
                      <a:avLst/>
                    </a:prstGeom>
                    <a:noFill/>
                    <a:ln>
                      <a:noFill/>
                    </a:ln>
                  </pic:spPr>
                </pic:pic>
              </a:graphicData>
            </a:graphic>
          </wp:anchor>
        </w:drawing>
      </w:r>
    </w:p>
    <w:p w14:paraId="0C86CEF0">
      <w:pPr>
        <w:pStyle w:val="18"/>
        <w:spacing w:line="480" w:lineRule="auto"/>
        <w:ind w:firstLine="0" w:firstLineChars="0"/>
        <w:jc w:val="left"/>
        <w:rPr>
          <w:rFonts w:ascii="方正仿宋简体" w:hAnsi="宋体" w:eastAsia="方正仿宋简体"/>
          <w:kern w:val="2"/>
          <w:sz w:val="32"/>
          <w:szCs w:val="32"/>
          <w:highlight w:val="none"/>
        </w:rPr>
      </w:pPr>
    </w:p>
    <w:p w14:paraId="72E01A38">
      <w:pPr>
        <w:pStyle w:val="18"/>
        <w:spacing w:line="480" w:lineRule="auto"/>
        <w:ind w:firstLine="0" w:firstLineChars="0"/>
        <w:jc w:val="left"/>
        <w:rPr>
          <w:rFonts w:ascii="方正仿宋简体" w:hAnsi="宋体" w:eastAsia="方正仿宋简体"/>
          <w:kern w:val="2"/>
          <w:sz w:val="32"/>
          <w:szCs w:val="32"/>
          <w:highlight w:val="none"/>
        </w:rPr>
      </w:pPr>
    </w:p>
    <w:p w14:paraId="22F6164B">
      <w:pPr>
        <w:pStyle w:val="18"/>
        <w:spacing w:line="480" w:lineRule="auto"/>
        <w:ind w:firstLine="0" w:firstLineChars="0"/>
        <w:jc w:val="left"/>
        <w:rPr>
          <w:rFonts w:ascii="方正仿宋简体" w:hAnsi="宋体" w:eastAsia="方正仿宋简体"/>
          <w:kern w:val="2"/>
          <w:sz w:val="32"/>
          <w:szCs w:val="32"/>
          <w:highlight w:val="none"/>
        </w:rPr>
      </w:pPr>
    </w:p>
    <w:p w14:paraId="4A832716">
      <w:pPr>
        <w:pStyle w:val="18"/>
        <w:spacing w:line="480" w:lineRule="auto"/>
        <w:ind w:firstLine="0" w:firstLineChars="0"/>
        <w:jc w:val="left"/>
        <w:rPr>
          <w:rFonts w:ascii="方正仿宋简体" w:hAnsi="宋体" w:eastAsia="方正仿宋简体"/>
          <w:kern w:val="2"/>
          <w:sz w:val="32"/>
          <w:szCs w:val="32"/>
          <w:highlight w:val="none"/>
        </w:rPr>
      </w:pPr>
    </w:p>
    <w:p w14:paraId="0BE254B0">
      <w:pPr>
        <w:pStyle w:val="18"/>
        <w:spacing w:line="360" w:lineRule="auto"/>
        <w:ind w:left="-23" w:firstLine="0" w:firstLineChars="0"/>
        <w:jc w:val="center"/>
        <w:rPr>
          <w:rFonts w:hint="eastAsia" w:ascii="方正小标宋简体" w:hAnsi="宋体" w:eastAsia="方正小标宋简体"/>
          <w:kern w:val="2"/>
          <w:sz w:val="48"/>
          <w:szCs w:val="48"/>
          <w:highlight w:val="none"/>
          <w:lang w:val="en-US" w:eastAsia="zh-CN"/>
        </w:rPr>
      </w:pPr>
      <w:r>
        <w:rPr>
          <w:rFonts w:hint="eastAsia" w:ascii="方正小标宋简体" w:hAnsi="宋体" w:eastAsia="方正小标宋简体"/>
          <w:kern w:val="2"/>
          <w:sz w:val="48"/>
          <w:szCs w:val="48"/>
          <w:highlight w:val="none"/>
        </w:rPr>
        <w:t>天然气</w:t>
      </w:r>
      <w:r>
        <w:rPr>
          <w:rFonts w:hint="eastAsia" w:ascii="方正小标宋简体" w:hAnsi="宋体" w:eastAsia="方正小标宋简体"/>
          <w:kern w:val="2"/>
          <w:sz w:val="48"/>
          <w:szCs w:val="48"/>
          <w:highlight w:val="none"/>
          <w:lang w:val="en-US" w:eastAsia="zh-CN"/>
        </w:rPr>
        <w:t>调控部南部调度台</w:t>
      </w:r>
    </w:p>
    <w:p w14:paraId="41895842">
      <w:pPr>
        <w:pStyle w:val="18"/>
        <w:tabs>
          <w:tab w:val="left" w:pos="4253"/>
        </w:tabs>
        <w:spacing w:before="120" w:line="360" w:lineRule="auto"/>
        <w:ind w:firstLine="316" w:firstLineChars="66"/>
        <w:jc w:val="center"/>
        <w:rPr>
          <w:rFonts w:hint="eastAsia" w:ascii="方正黑体简体" w:hAnsi="宋体" w:eastAsia="方正黑体简体"/>
          <w:kern w:val="2"/>
          <w:sz w:val="30"/>
          <w:highlight w:val="none"/>
          <w:lang w:eastAsia="zh-CN"/>
        </w:rPr>
      </w:pPr>
      <w:r>
        <w:rPr>
          <w:rFonts w:hint="eastAsia" w:ascii="方正小标宋简体" w:hAnsi="宋体" w:eastAsia="方正小标宋简体"/>
          <w:kern w:val="2"/>
          <w:sz w:val="48"/>
          <w:szCs w:val="48"/>
          <w:highlight w:val="none"/>
          <w:lang w:val="en-US" w:eastAsia="zh-CN"/>
        </w:rPr>
        <w:t>应知应会</w:t>
      </w:r>
    </w:p>
    <w:p w14:paraId="2E6CCAB5">
      <w:pPr>
        <w:pStyle w:val="18"/>
        <w:tabs>
          <w:tab w:val="left" w:pos="4253"/>
        </w:tabs>
        <w:spacing w:before="120" w:line="360" w:lineRule="auto"/>
        <w:ind w:firstLineChars="0"/>
        <w:rPr>
          <w:rFonts w:ascii="方正黑体简体" w:hAnsi="宋体" w:eastAsia="方正黑体简体"/>
          <w:kern w:val="2"/>
          <w:sz w:val="30"/>
          <w:highlight w:val="none"/>
        </w:rPr>
      </w:pPr>
    </w:p>
    <w:p w14:paraId="6FC977C4">
      <w:pPr>
        <w:pStyle w:val="18"/>
        <w:tabs>
          <w:tab w:val="left" w:pos="4253"/>
        </w:tabs>
        <w:spacing w:before="120" w:line="360" w:lineRule="auto"/>
        <w:ind w:firstLineChars="0"/>
        <w:rPr>
          <w:rFonts w:ascii="方正黑体简体" w:hAnsi="宋体" w:eastAsia="方正黑体简体"/>
          <w:kern w:val="2"/>
          <w:sz w:val="30"/>
          <w:highlight w:val="none"/>
        </w:rPr>
      </w:pPr>
    </w:p>
    <w:p w14:paraId="0C42B41D">
      <w:pPr>
        <w:pStyle w:val="18"/>
        <w:tabs>
          <w:tab w:val="left" w:pos="4253"/>
        </w:tabs>
        <w:spacing w:before="120" w:line="360" w:lineRule="auto"/>
        <w:ind w:firstLineChars="0"/>
        <w:rPr>
          <w:rFonts w:ascii="方正黑体简体" w:hAnsi="宋体" w:eastAsia="方正黑体简体"/>
          <w:kern w:val="2"/>
          <w:sz w:val="30"/>
          <w:highlight w:val="none"/>
        </w:rPr>
      </w:pPr>
    </w:p>
    <w:p w14:paraId="1BDFB01C">
      <w:pPr>
        <w:pStyle w:val="18"/>
        <w:tabs>
          <w:tab w:val="left" w:pos="4253"/>
        </w:tabs>
        <w:spacing w:before="120" w:line="360" w:lineRule="auto"/>
        <w:ind w:left="0" w:leftChars="0" w:firstLine="0" w:firstLineChars="0"/>
        <w:rPr>
          <w:rFonts w:ascii="方正黑体简体" w:hAnsi="宋体" w:eastAsia="方正黑体简体"/>
          <w:kern w:val="2"/>
          <w:sz w:val="30"/>
          <w:highlight w:val="none"/>
        </w:rPr>
      </w:pPr>
    </w:p>
    <w:p w14:paraId="00516EF0">
      <w:pPr>
        <w:pStyle w:val="18"/>
        <w:spacing w:line="360" w:lineRule="auto"/>
        <w:ind w:left="-23" w:firstLine="0" w:firstLineChars="0"/>
        <w:jc w:val="center"/>
        <w:rPr>
          <w:rFonts w:hint="eastAsia" w:ascii="方正楷体简体" w:hAnsi="宋体" w:eastAsia="方正楷体简体"/>
          <w:kern w:val="2"/>
          <w:sz w:val="32"/>
          <w:szCs w:val="32"/>
          <w:highlight w:val="none"/>
        </w:rPr>
      </w:pPr>
    </w:p>
    <w:p w14:paraId="516F0A59">
      <w:pPr>
        <w:pStyle w:val="18"/>
        <w:spacing w:line="360" w:lineRule="auto"/>
        <w:ind w:left="-23" w:firstLine="0" w:firstLineChars="0"/>
        <w:jc w:val="center"/>
        <w:rPr>
          <w:rFonts w:ascii="方正楷体简体" w:hAnsi="宋体" w:eastAsia="方正楷体简体"/>
          <w:kern w:val="2"/>
          <w:sz w:val="32"/>
          <w:szCs w:val="32"/>
          <w:highlight w:val="none"/>
        </w:rPr>
      </w:pPr>
    </w:p>
    <w:bookmarkEnd w:id="0"/>
    <w:p w14:paraId="3AB159DE">
      <w:pPr>
        <w:pStyle w:val="18"/>
        <w:spacing w:line="360" w:lineRule="auto"/>
        <w:ind w:left="-23" w:firstLine="0" w:firstLineChars="0"/>
        <w:jc w:val="center"/>
        <w:rPr>
          <w:rFonts w:hint="eastAsia" w:ascii="方正小标宋简体" w:hAnsi="宋体" w:eastAsia="方正小标宋简体" w:cs="Times New Roman"/>
          <w:kern w:val="2"/>
          <w:sz w:val="48"/>
          <w:szCs w:val="48"/>
          <w:highlight w:val="none"/>
          <w:lang w:val="en-US" w:eastAsia="zh-CN"/>
        </w:rPr>
      </w:pPr>
      <w:r>
        <w:rPr>
          <w:rFonts w:hint="eastAsia" w:ascii="方正小标宋简体" w:hAnsi="宋体" w:eastAsia="方正小标宋简体" w:cs="Times New Roman"/>
          <w:kern w:val="2"/>
          <w:sz w:val="48"/>
          <w:szCs w:val="48"/>
          <w:highlight w:val="none"/>
          <w:lang w:val="en-US" w:eastAsia="zh-CN"/>
        </w:rPr>
        <w:t>2025年8月18</w:t>
      </w:r>
      <w:bookmarkStart w:id="61" w:name="_GoBack"/>
      <w:bookmarkEnd w:id="61"/>
      <w:r>
        <w:rPr>
          <w:rFonts w:hint="eastAsia" w:ascii="方正小标宋简体" w:hAnsi="宋体" w:eastAsia="方正小标宋简体" w:cs="Times New Roman"/>
          <w:kern w:val="2"/>
          <w:sz w:val="48"/>
          <w:szCs w:val="48"/>
          <w:highlight w:val="none"/>
          <w:lang w:val="en-US" w:eastAsia="zh-CN"/>
        </w:rPr>
        <w:t>日</w:t>
      </w:r>
    </w:p>
    <w:p w14:paraId="7861D142">
      <w:pPr>
        <w:pStyle w:val="18"/>
        <w:spacing w:line="360" w:lineRule="auto"/>
        <w:ind w:left="-23" w:firstLine="0" w:firstLineChars="0"/>
        <w:jc w:val="both"/>
        <w:rPr>
          <w:rFonts w:hint="eastAsia" w:ascii="方正楷体简体" w:hAnsi="宋体" w:eastAsia="方正楷体简体"/>
          <w:kern w:val="2"/>
          <w:sz w:val="32"/>
          <w:szCs w:val="32"/>
          <w:highlight w:val="none"/>
          <w:lang w:val="en-US" w:eastAsia="zh-CN"/>
        </w:rPr>
      </w:pPr>
    </w:p>
    <w:p w14:paraId="00CCEFD4">
      <w:pPr>
        <w:pStyle w:val="18"/>
        <w:spacing w:line="360" w:lineRule="auto"/>
        <w:ind w:left="-23" w:firstLine="0" w:firstLineChars="0"/>
        <w:jc w:val="both"/>
        <w:rPr>
          <w:rFonts w:hint="default" w:ascii="方正楷体简体" w:hAnsi="宋体" w:eastAsia="方正楷体简体"/>
          <w:kern w:val="2"/>
          <w:sz w:val="32"/>
          <w:szCs w:val="32"/>
          <w:highlight w:val="none"/>
          <w:lang w:val="en-US" w:eastAsia="zh-CN"/>
        </w:rPr>
        <w:sectPr>
          <w:pgSz w:w="11907" w:h="16840"/>
          <w:pgMar w:top="2098" w:right="1474" w:bottom="1985" w:left="1588" w:header="851" w:footer="992" w:gutter="0"/>
          <w:pgBorders>
            <w:top w:val="none" w:sz="0" w:space="0"/>
            <w:left w:val="none" w:sz="0" w:space="0"/>
            <w:bottom w:val="none" w:sz="0" w:space="0"/>
            <w:right w:val="none" w:sz="0" w:space="0"/>
          </w:pgBorders>
          <w:pgNumType w:start="1"/>
          <w:cols w:space="720" w:num="1"/>
          <w:docGrid w:linePitch="312" w:charSpace="0"/>
        </w:sectPr>
      </w:pPr>
    </w:p>
    <w:p w14:paraId="17102152">
      <w:pPr>
        <w:jc w:val="center"/>
        <w:rPr>
          <w:rFonts w:hint="eastAsia" w:ascii="方正小标宋简体" w:hAnsi="方正小标宋简体" w:eastAsia="方正小标宋简体" w:cs="方正小标宋简体"/>
          <w:b w:val="0"/>
          <w:bCs/>
          <w:sz w:val="44"/>
          <w:szCs w:val="44"/>
          <w:highlight w:val="none"/>
        </w:rPr>
      </w:pPr>
    </w:p>
    <w:p w14:paraId="6123BDED">
      <w:pPr>
        <w:keepNext w:val="0"/>
        <w:keepLines w:val="0"/>
        <w:pageBreakBefore w:val="0"/>
        <w:widowControl w:val="0"/>
        <w:kinsoku/>
        <w:wordWrap/>
        <w:overflowPunct/>
        <w:topLinePunct w:val="0"/>
        <w:autoSpaceDE/>
        <w:autoSpaceDN/>
        <w:bidi w:val="0"/>
        <w:adjustRightInd w:val="0"/>
        <w:snapToGrid w:val="0"/>
        <w:spacing w:line="560" w:lineRule="exact"/>
        <w:ind w:left="0" w:leftChars="0" w:firstLine="0" w:firstLineChars="0"/>
        <w:jc w:val="center"/>
        <w:textAlignment w:val="auto"/>
        <w:rPr>
          <w:rFonts w:hint="eastAsia" w:ascii="方正小标宋简体" w:hAnsi="方正小标宋简体" w:eastAsia="方正小标宋简体" w:cs="方正小标宋简体"/>
          <w:b w:val="0"/>
          <w:bCs/>
          <w:sz w:val="44"/>
          <w:szCs w:val="44"/>
          <w:highlight w:val="none"/>
        </w:rPr>
      </w:pPr>
      <w:r>
        <w:rPr>
          <w:rFonts w:hint="eastAsia" w:ascii="方正小标宋简体" w:hAnsi="方正小标宋简体" w:eastAsia="方正小标宋简体" w:cs="方正小标宋简体"/>
          <w:b w:val="0"/>
          <w:bCs/>
          <w:sz w:val="44"/>
          <w:szCs w:val="44"/>
          <w:highlight w:val="none"/>
        </w:rPr>
        <w:t>目   录</w:t>
      </w:r>
    </w:p>
    <w:p w14:paraId="0E5A3B0B">
      <w:pPr>
        <w:pStyle w:val="9"/>
        <w:pageBreakBefore w:val="0"/>
        <w:widowControl w:val="0"/>
        <w:tabs>
          <w:tab w:val="right" w:leader="dot" w:pos="8306"/>
          <w:tab w:val="clear" w:pos="630"/>
          <w:tab w:val="clear" w:pos="8610"/>
        </w:tabs>
        <w:kinsoku/>
        <w:wordWrap/>
        <w:overflowPunct/>
        <w:topLinePunct w:val="0"/>
        <w:autoSpaceDE/>
        <w:autoSpaceDN/>
        <w:bidi w:val="0"/>
        <w:spacing w:line="360" w:lineRule="auto"/>
        <w:ind w:left="0" w:leftChars="0" w:firstLine="640" w:firstLineChars="200"/>
        <w:textAlignment w:val="auto"/>
        <w:rPr>
          <w:rStyle w:val="16"/>
          <w:rFonts w:hint="default" w:ascii="Times New Roman" w:hAnsi="Times New Roman" w:cs="Times New Roman"/>
          <w:b w:val="0"/>
          <w:bCs w:val="0"/>
          <w:highlight w:val="none"/>
        </w:rPr>
      </w:pPr>
    </w:p>
    <w:p w14:paraId="2FD21F1E">
      <w:pPr>
        <w:pStyle w:val="9"/>
        <w:pageBreakBefore w:val="0"/>
        <w:widowControl w:val="0"/>
        <w:tabs>
          <w:tab w:val="right" w:leader="dot" w:pos="8306"/>
          <w:tab w:val="clear" w:pos="630"/>
          <w:tab w:val="clear" w:pos="8610"/>
        </w:tabs>
        <w:kinsoku/>
        <w:wordWrap/>
        <w:overflowPunct/>
        <w:topLinePunct w:val="0"/>
        <w:autoSpaceDE/>
        <w:autoSpaceDN/>
        <w:bidi w:val="0"/>
        <w:spacing w:before="0" w:after="0" w:line="360" w:lineRule="auto"/>
        <w:ind w:left="0" w:leftChars="0" w:firstLine="640" w:firstLineChars="200"/>
        <w:textAlignment w:val="auto"/>
        <w:rPr>
          <w:b w:val="0"/>
          <w:bCs/>
        </w:rPr>
      </w:pPr>
      <w:r>
        <w:rPr>
          <w:rStyle w:val="16"/>
          <w:rFonts w:hint="default" w:ascii="Times New Roman" w:hAnsi="Times New Roman" w:cs="Times New Roman"/>
          <w:b w:val="0"/>
          <w:bCs w:val="0"/>
          <w:highlight w:val="none"/>
        </w:rPr>
        <w:fldChar w:fldCharType="begin"/>
      </w:r>
      <w:r>
        <w:rPr>
          <w:rStyle w:val="16"/>
          <w:rFonts w:hint="default" w:ascii="Times New Roman" w:hAnsi="Times New Roman" w:eastAsia="方正仿宋简体" w:cs="Times New Roman"/>
          <w:b w:val="0"/>
          <w:bCs w:val="0"/>
          <w:highlight w:val="none"/>
        </w:rPr>
        <w:instrText xml:space="preserve"> TOC \o "1-2" \h \z \u </w:instrText>
      </w:r>
      <w:r>
        <w:rPr>
          <w:rStyle w:val="16"/>
          <w:rFonts w:hint="default" w:ascii="Times New Roman" w:hAnsi="Times New Roman" w:cs="Times New Roman"/>
          <w:b w:val="0"/>
          <w:bCs w:val="0"/>
          <w:highlight w:val="none"/>
        </w:rPr>
        <w:fldChar w:fldCharType="separate"/>
      </w:r>
      <w:r>
        <w:rPr>
          <w:rFonts w:hint="default" w:ascii="Times New Roman" w:hAnsi="Times New Roman" w:cs="Times New Roman"/>
          <w:b w:val="0"/>
          <w:bCs/>
          <w:highlight w:val="none"/>
        </w:rPr>
        <w:fldChar w:fldCharType="begin"/>
      </w:r>
      <w:r>
        <w:rPr>
          <w:rFonts w:hint="default" w:ascii="Times New Roman" w:hAnsi="Times New Roman" w:cs="Times New Roman"/>
          <w:b w:val="0"/>
          <w:bCs/>
          <w:highlight w:val="none"/>
        </w:rPr>
        <w:instrText xml:space="preserve"> HYPERLINK \l _Toc26614 </w:instrText>
      </w:r>
      <w:r>
        <w:rPr>
          <w:rFonts w:hint="default" w:ascii="Times New Roman" w:hAnsi="Times New Roman" w:cs="Times New Roman"/>
          <w:b w:val="0"/>
          <w:bCs/>
          <w:highlight w:val="none"/>
        </w:rPr>
        <w:fldChar w:fldCharType="separate"/>
      </w:r>
      <w:r>
        <w:rPr>
          <w:rFonts w:hint="eastAsia" w:ascii="方正黑体简体" w:hAnsi="宋体" w:eastAsia="方正黑体简体" w:cs="Times New Roman"/>
          <w:b w:val="0"/>
          <w:bCs/>
          <w:szCs w:val="32"/>
          <w:highlight w:val="none"/>
          <w:lang w:val="en-US" w:eastAsia="zh-CN"/>
        </w:rPr>
        <w:t>1 南部调度台概况</w:t>
      </w:r>
      <w:r>
        <w:rPr>
          <w:b w:val="0"/>
          <w:bCs/>
        </w:rPr>
        <w:tab/>
      </w:r>
      <w:r>
        <w:rPr>
          <w:b w:val="0"/>
          <w:bCs/>
        </w:rPr>
        <w:fldChar w:fldCharType="begin"/>
      </w:r>
      <w:r>
        <w:rPr>
          <w:b w:val="0"/>
          <w:bCs/>
        </w:rPr>
        <w:instrText xml:space="preserve"> PAGEREF _Toc26614 \h </w:instrText>
      </w:r>
      <w:r>
        <w:rPr>
          <w:b w:val="0"/>
          <w:bCs/>
        </w:rPr>
        <w:fldChar w:fldCharType="separate"/>
      </w:r>
      <w:r>
        <w:rPr>
          <w:b w:val="0"/>
          <w:bCs/>
        </w:rPr>
        <w:t>1</w:t>
      </w:r>
      <w:r>
        <w:rPr>
          <w:b w:val="0"/>
          <w:bCs/>
        </w:rPr>
        <w:fldChar w:fldCharType="end"/>
      </w:r>
      <w:r>
        <w:rPr>
          <w:rFonts w:hint="default" w:ascii="Times New Roman" w:hAnsi="Times New Roman" w:cs="Times New Roman"/>
          <w:b w:val="0"/>
          <w:bCs/>
          <w:highlight w:val="none"/>
        </w:rPr>
        <w:fldChar w:fldCharType="end"/>
      </w:r>
    </w:p>
    <w:p w14:paraId="052E3721">
      <w:pPr>
        <w:pStyle w:val="9"/>
        <w:pageBreakBefore w:val="0"/>
        <w:widowControl w:val="0"/>
        <w:tabs>
          <w:tab w:val="right" w:leader="dot" w:pos="8306"/>
          <w:tab w:val="clear" w:pos="630"/>
          <w:tab w:val="clear" w:pos="8610"/>
        </w:tabs>
        <w:kinsoku/>
        <w:wordWrap/>
        <w:overflowPunct/>
        <w:topLinePunct w:val="0"/>
        <w:autoSpaceDE/>
        <w:autoSpaceDN/>
        <w:bidi w:val="0"/>
        <w:spacing w:before="0" w:after="0" w:line="360" w:lineRule="auto"/>
        <w:ind w:left="0" w:leftChars="0" w:firstLine="640" w:firstLineChars="200"/>
        <w:textAlignment w:val="auto"/>
      </w:pPr>
      <w:r>
        <w:rPr>
          <w:rFonts w:hint="default" w:ascii="Times New Roman" w:hAnsi="Times New Roman" w:eastAsia="方正仿宋简体" w:cs="Times New Roman"/>
          <w:b w:val="0"/>
          <w:bCs/>
          <w:szCs w:val="32"/>
          <w:highlight w:val="none"/>
        </w:rPr>
        <w:fldChar w:fldCharType="begin"/>
      </w:r>
      <w:r>
        <w:rPr>
          <w:rFonts w:hint="default" w:ascii="Times New Roman" w:hAnsi="Times New Roman" w:eastAsia="方正仿宋简体" w:cs="Times New Roman"/>
          <w:b w:val="0"/>
          <w:bCs/>
          <w:szCs w:val="32"/>
          <w:highlight w:val="none"/>
        </w:rPr>
        <w:instrText xml:space="preserve"> HYPERLINK \l _Toc16206 </w:instrText>
      </w:r>
      <w:r>
        <w:rPr>
          <w:rFonts w:hint="default" w:ascii="Times New Roman" w:hAnsi="Times New Roman" w:eastAsia="方正仿宋简体" w:cs="Times New Roman"/>
          <w:b w:val="0"/>
          <w:bCs/>
          <w:szCs w:val="32"/>
          <w:highlight w:val="none"/>
        </w:rPr>
        <w:fldChar w:fldCharType="separate"/>
      </w:r>
      <w:r>
        <w:rPr>
          <w:rFonts w:hint="eastAsia" w:ascii="方正黑体简体" w:hAnsi="宋体" w:eastAsia="方正黑体简体" w:cs="Times New Roman"/>
          <w:b w:val="0"/>
          <w:bCs/>
          <w:szCs w:val="32"/>
          <w:highlight w:val="none"/>
          <w:lang w:val="en-US" w:eastAsia="zh-CN"/>
        </w:rPr>
        <w:t>2 南部调度台管道基础信息</w:t>
      </w:r>
      <w:r>
        <w:rPr>
          <w:b w:val="0"/>
          <w:bCs/>
        </w:rPr>
        <w:tab/>
      </w:r>
      <w:r>
        <w:rPr>
          <w:b w:val="0"/>
          <w:bCs/>
        </w:rPr>
        <w:fldChar w:fldCharType="begin"/>
      </w:r>
      <w:r>
        <w:rPr>
          <w:b w:val="0"/>
          <w:bCs/>
        </w:rPr>
        <w:instrText xml:space="preserve"> PAGEREF _Toc16206 \h </w:instrText>
      </w:r>
      <w:r>
        <w:rPr>
          <w:b w:val="0"/>
          <w:bCs/>
        </w:rPr>
        <w:fldChar w:fldCharType="separate"/>
      </w:r>
      <w:r>
        <w:rPr>
          <w:b w:val="0"/>
          <w:bCs/>
        </w:rPr>
        <w:t>1</w:t>
      </w:r>
      <w:r>
        <w:rPr>
          <w:b w:val="0"/>
          <w:bCs/>
        </w:rPr>
        <w:fldChar w:fldCharType="end"/>
      </w:r>
      <w:r>
        <w:rPr>
          <w:rFonts w:hint="default" w:ascii="Times New Roman" w:hAnsi="Times New Roman" w:eastAsia="方正仿宋简体" w:cs="Times New Roman"/>
          <w:b w:val="0"/>
          <w:bCs/>
          <w:szCs w:val="32"/>
          <w:highlight w:val="none"/>
        </w:rPr>
        <w:fldChar w:fldCharType="end"/>
      </w:r>
    </w:p>
    <w:p w14:paraId="3445A8F1">
      <w:pPr>
        <w:pStyle w:val="10"/>
        <w:pageBreakBefore w:val="0"/>
        <w:widowControl w:val="0"/>
        <w:tabs>
          <w:tab w:val="right" w:leader="dot" w:pos="8306"/>
          <w:tab w:val="clear" w:pos="1050"/>
          <w:tab w:val="clear" w:pos="8631"/>
        </w:tabs>
        <w:kinsoku/>
        <w:wordWrap/>
        <w:overflowPunct/>
        <w:topLinePunct w:val="0"/>
        <w:autoSpaceDE/>
        <w:autoSpaceDN/>
        <w:bidi w:val="0"/>
        <w:spacing w:line="360" w:lineRule="auto"/>
        <w:ind w:left="0" w:leftChars="0" w:firstLine="640" w:firstLineChars="200"/>
        <w:textAlignment w:val="auto"/>
        <w:rPr>
          <w:rFonts w:ascii="方正黑体简体" w:hAnsi="宋体" w:eastAsia="方正黑体简体" w:cs="Times New Roman"/>
          <w:b w:val="0"/>
          <w:bCs/>
          <w:caps/>
          <w:smallCaps w:val="0"/>
          <w:kern w:val="2"/>
          <w:sz w:val="32"/>
          <w:szCs w:val="32"/>
          <w:lang w:val="en-US" w:eastAsia="zh-CN" w:bidi="ar-SA"/>
        </w:rPr>
      </w:pPr>
      <w:r>
        <w:rPr>
          <w:rFonts w:hint="default" w:ascii="方正黑体简体" w:hAnsi="宋体" w:eastAsia="方正黑体简体" w:cs="Times New Roman"/>
          <w:b w:val="0"/>
          <w:bCs/>
          <w:caps/>
          <w:smallCaps w:val="0"/>
          <w:kern w:val="2"/>
          <w:sz w:val="32"/>
          <w:szCs w:val="32"/>
          <w:lang w:val="en-US" w:eastAsia="zh-CN" w:bidi="ar-SA"/>
        </w:rPr>
        <w:fldChar w:fldCharType="begin"/>
      </w:r>
      <w:r>
        <w:rPr>
          <w:rFonts w:hint="default" w:ascii="方正黑体简体" w:hAnsi="宋体" w:eastAsia="方正黑体简体" w:cs="Times New Roman"/>
          <w:b w:val="0"/>
          <w:bCs/>
          <w:caps/>
          <w:smallCaps w:val="0"/>
          <w:kern w:val="2"/>
          <w:sz w:val="32"/>
          <w:szCs w:val="32"/>
          <w:lang w:val="en-US" w:eastAsia="zh-CN" w:bidi="ar-SA"/>
        </w:rPr>
        <w:instrText xml:space="preserve"> HYPERLINK \l _Toc14700 </w:instrText>
      </w:r>
      <w:r>
        <w:rPr>
          <w:rFonts w:hint="default" w:ascii="方正黑体简体" w:hAnsi="宋体" w:eastAsia="方正黑体简体" w:cs="Times New Roman"/>
          <w:b w:val="0"/>
          <w:bCs/>
          <w:caps/>
          <w:smallCaps w:val="0"/>
          <w:kern w:val="2"/>
          <w:sz w:val="32"/>
          <w:szCs w:val="32"/>
          <w:lang w:val="en-US" w:eastAsia="zh-CN" w:bidi="ar-SA"/>
        </w:rPr>
        <w:fldChar w:fldCharType="separate"/>
      </w:r>
      <w:r>
        <w:rPr>
          <w:rFonts w:hint="eastAsia" w:ascii="方正黑体简体" w:hAnsi="宋体" w:eastAsia="方正黑体简体" w:cs="Times New Roman"/>
          <w:b w:val="0"/>
          <w:bCs/>
          <w:caps/>
          <w:smallCaps w:val="0"/>
          <w:kern w:val="2"/>
          <w:sz w:val="32"/>
          <w:szCs w:val="32"/>
          <w:lang w:val="en-US" w:eastAsia="zh-CN" w:bidi="ar-SA"/>
        </w:rPr>
        <w:t>3 所辖管道高后果区情况</w:t>
      </w:r>
      <w:r>
        <w:rPr>
          <w:rFonts w:ascii="方正黑体简体" w:hAnsi="宋体" w:eastAsia="方正黑体简体" w:cs="Times New Roman"/>
          <w:b w:val="0"/>
          <w:bCs/>
          <w:caps/>
          <w:smallCaps w:val="0"/>
          <w:kern w:val="2"/>
          <w:sz w:val="32"/>
          <w:szCs w:val="32"/>
          <w:lang w:val="en-US" w:eastAsia="zh-CN" w:bidi="ar-SA"/>
        </w:rPr>
        <w:tab/>
      </w:r>
      <w:r>
        <w:rPr>
          <w:rFonts w:ascii="方正黑体简体" w:hAnsi="宋体" w:eastAsia="方正黑体简体" w:cs="Times New Roman"/>
          <w:b w:val="0"/>
          <w:bCs/>
          <w:caps/>
          <w:smallCaps w:val="0"/>
          <w:kern w:val="2"/>
          <w:sz w:val="32"/>
          <w:szCs w:val="32"/>
          <w:lang w:val="en-US" w:eastAsia="zh-CN" w:bidi="ar-SA"/>
        </w:rPr>
        <w:fldChar w:fldCharType="begin"/>
      </w:r>
      <w:r>
        <w:rPr>
          <w:rFonts w:ascii="方正黑体简体" w:hAnsi="宋体" w:eastAsia="方正黑体简体" w:cs="Times New Roman"/>
          <w:b w:val="0"/>
          <w:bCs/>
          <w:caps/>
          <w:smallCaps w:val="0"/>
          <w:kern w:val="2"/>
          <w:sz w:val="32"/>
          <w:szCs w:val="32"/>
          <w:lang w:val="en-US" w:eastAsia="zh-CN" w:bidi="ar-SA"/>
        </w:rPr>
        <w:instrText xml:space="preserve"> PAGEREF _Toc14700 \h </w:instrText>
      </w:r>
      <w:r>
        <w:rPr>
          <w:rFonts w:ascii="方正黑体简体" w:hAnsi="宋体" w:eastAsia="方正黑体简体" w:cs="Times New Roman"/>
          <w:b w:val="0"/>
          <w:bCs/>
          <w:caps/>
          <w:smallCaps w:val="0"/>
          <w:kern w:val="2"/>
          <w:sz w:val="32"/>
          <w:szCs w:val="32"/>
          <w:lang w:val="en-US" w:eastAsia="zh-CN" w:bidi="ar-SA"/>
        </w:rPr>
        <w:fldChar w:fldCharType="separate"/>
      </w:r>
      <w:r>
        <w:rPr>
          <w:rFonts w:ascii="方正黑体简体" w:hAnsi="宋体" w:eastAsia="方正黑体简体" w:cs="Times New Roman"/>
          <w:b w:val="0"/>
          <w:bCs/>
          <w:caps/>
          <w:smallCaps w:val="0"/>
          <w:kern w:val="2"/>
          <w:sz w:val="32"/>
          <w:szCs w:val="32"/>
          <w:lang w:val="en-US" w:eastAsia="zh-CN" w:bidi="ar-SA"/>
        </w:rPr>
        <w:t>5</w:t>
      </w:r>
      <w:r>
        <w:rPr>
          <w:rFonts w:ascii="方正黑体简体" w:hAnsi="宋体" w:eastAsia="方正黑体简体" w:cs="Times New Roman"/>
          <w:b w:val="0"/>
          <w:bCs/>
          <w:caps/>
          <w:smallCaps w:val="0"/>
          <w:kern w:val="2"/>
          <w:sz w:val="32"/>
          <w:szCs w:val="32"/>
          <w:lang w:val="en-US" w:eastAsia="zh-CN" w:bidi="ar-SA"/>
        </w:rPr>
        <w:fldChar w:fldCharType="end"/>
      </w:r>
      <w:r>
        <w:rPr>
          <w:rFonts w:hint="default" w:ascii="方正黑体简体" w:hAnsi="宋体" w:eastAsia="方正黑体简体" w:cs="Times New Roman"/>
          <w:b w:val="0"/>
          <w:bCs/>
          <w:caps/>
          <w:smallCaps w:val="0"/>
          <w:kern w:val="2"/>
          <w:sz w:val="32"/>
          <w:szCs w:val="32"/>
          <w:lang w:val="en-US" w:eastAsia="zh-CN" w:bidi="ar-SA"/>
        </w:rPr>
        <w:fldChar w:fldCharType="end"/>
      </w:r>
    </w:p>
    <w:p w14:paraId="2C48AF17">
      <w:pPr>
        <w:pStyle w:val="10"/>
        <w:pageBreakBefore w:val="0"/>
        <w:widowControl w:val="0"/>
        <w:tabs>
          <w:tab w:val="right" w:leader="dot" w:pos="8306"/>
          <w:tab w:val="clear" w:pos="1050"/>
          <w:tab w:val="clear" w:pos="8631"/>
        </w:tabs>
        <w:kinsoku/>
        <w:wordWrap/>
        <w:overflowPunct/>
        <w:topLinePunct w:val="0"/>
        <w:autoSpaceDE/>
        <w:autoSpaceDN/>
        <w:bidi w:val="0"/>
        <w:spacing w:line="360" w:lineRule="auto"/>
        <w:ind w:left="0" w:leftChars="0" w:firstLine="640" w:firstLineChars="200"/>
        <w:textAlignment w:val="auto"/>
        <w:rPr>
          <w:rFonts w:ascii="方正黑体简体" w:hAnsi="宋体" w:eastAsia="方正黑体简体" w:cs="Times New Roman"/>
          <w:b w:val="0"/>
          <w:bCs/>
          <w:caps/>
          <w:smallCaps w:val="0"/>
          <w:kern w:val="2"/>
          <w:sz w:val="32"/>
          <w:szCs w:val="32"/>
          <w:lang w:val="en-US" w:eastAsia="zh-CN" w:bidi="ar-SA"/>
        </w:rPr>
      </w:pPr>
      <w:r>
        <w:rPr>
          <w:rFonts w:hint="default" w:ascii="方正黑体简体" w:hAnsi="宋体" w:eastAsia="方正黑体简体" w:cs="Times New Roman"/>
          <w:b w:val="0"/>
          <w:bCs/>
          <w:caps/>
          <w:smallCaps w:val="0"/>
          <w:kern w:val="2"/>
          <w:sz w:val="32"/>
          <w:szCs w:val="32"/>
          <w:lang w:val="en-US" w:eastAsia="zh-CN" w:bidi="ar-SA"/>
        </w:rPr>
        <w:fldChar w:fldCharType="begin"/>
      </w:r>
      <w:r>
        <w:rPr>
          <w:rFonts w:hint="default" w:ascii="方正黑体简体" w:hAnsi="宋体" w:eastAsia="方正黑体简体" w:cs="Times New Roman"/>
          <w:b w:val="0"/>
          <w:bCs/>
          <w:caps/>
          <w:smallCaps w:val="0"/>
          <w:kern w:val="2"/>
          <w:sz w:val="32"/>
          <w:szCs w:val="32"/>
          <w:lang w:val="en-US" w:eastAsia="zh-CN" w:bidi="ar-SA"/>
        </w:rPr>
        <w:instrText xml:space="preserve"> HYPERLINK \l _Toc10808 </w:instrText>
      </w:r>
      <w:r>
        <w:rPr>
          <w:rFonts w:hint="default" w:ascii="方正黑体简体" w:hAnsi="宋体" w:eastAsia="方正黑体简体" w:cs="Times New Roman"/>
          <w:b w:val="0"/>
          <w:bCs/>
          <w:caps/>
          <w:smallCaps w:val="0"/>
          <w:kern w:val="2"/>
          <w:sz w:val="32"/>
          <w:szCs w:val="32"/>
          <w:lang w:val="en-US" w:eastAsia="zh-CN" w:bidi="ar-SA"/>
        </w:rPr>
        <w:fldChar w:fldCharType="separate"/>
      </w:r>
      <w:r>
        <w:rPr>
          <w:rFonts w:hint="eastAsia" w:ascii="方正黑体简体" w:hAnsi="宋体" w:eastAsia="方正黑体简体" w:cs="Times New Roman"/>
          <w:b w:val="0"/>
          <w:bCs/>
          <w:caps/>
          <w:smallCaps w:val="0"/>
          <w:kern w:val="2"/>
          <w:sz w:val="32"/>
          <w:szCs w:val="32"/>
          <w:lang w:val="en-US" w:eastAsia="zh-CN" w:bidi="ar-SA"/>
        </w:rPr>
        <w:t>4 南部区域运行重点</w:t>
      </w:r>
      <w:r>
        <w:rPr>
          <w:rFonts w:ascii="方正黑体简体" w:hAnsi="宋体" w:eastAsia="方正黑体简体" w:cs="Times New Roman"/>
          <w:b w:val="0"/>
          <w:bCs/>
          <w:caps/>
          <w:smallCaps w:val="0"/>
          <w:kern w:val="2"/>
          <w:sz w:val="32"/>
          <w:szCs w:val="32"/>
          <w:lang w:val="en-US" w:eastAsia="zh-CN" w:bidi="ar-SA"/>
        </w:rPr>
        <w:tab/>
      </w:r>
      <w:r>
        <w:rPr>
          <w:rFonts w:ascii="方正黑体简体" w:hAnsi="宋体" w:eastAsia="方正黑体简体" w:cs="Times New Roman"/>
          <w:b w:val="0"/>
          <w:bCs/>
          <w:caps/>
          <w:smallCaps w:val="0"/>
          <w:kern w:val="2"/>
          <w:sz w:val="32"/>
          <w:szCs w:val="32"/>
          <w:lang w:val="en-US" w:eastAsia="zh-CN" w:bidi="ar-SA"/>
        </w:rPr>
        <w:fldChar w:fldCharType="begin"/>
      </w:r>
      <w:r>
        <w:rPr>
          <w:rFonts w:ascii="方正黑体简体" w:hAnsi="宋体" w:eastAsia="方正黑体简体" w:cs="Times New Roman"/>
          <w:b w:val="0"/>
          <w:bCs/>
          <w:caps/>
          <w:smallCaps w:val="0"/>
          <w:kern w:val="2"/>
          <w:sz w:val="32"/>
          <w:szCs w:val="32"/>
          <w:lang w:val="en-US" w:eastAsia="zh-CN" w:bidi="ar-SA"/>
        </w:rPr>
        <w:instrText xml:space="preserve"> PAGEREF _Toc10808 \h </w:instrText>
      </w:r>
      <w:r>
        <w:rPr>
          <w:rFonts w:ascii="方正黑体简体" w:hAnsi="宋体" w:eastAsia="方正黑体简体" w:cs="Times New Roman"/>
          <w:b w:val="0"/>
          <w:bCs/>
          <w:caps/>
          <w:smallCaps w:val="0"/>
          <w:kern w:val="2"/>
          <w:sz w:val="32"/>
          <w:szCs w:val="32"/>
          <w:lang w:val="en-US" w:eastAsia="zh-CN" w:bidi="ar-SA"/>
        </w:rPr>
        <w:fldChar w:fldCharType="separate"/>
      </w:r>
      <w:r>
        <w:rPr>
          <w:rFonts w:ascii="方正黑体简体" w:hAnsi="宋体" w:eastAsia="方正黑体简体" w:cs="Times New Roman"/>
          <w:b w:val="0"/>
          <w:bCs/>
          <w:caps/>
          <w:smallCaps w:val="0"/>
          <w:kern w:val="2"/>
          <w:sz w:val="32"/>
          <w:szCs w:val="32"/>
          <w:lang w:val="en-US" w:eastAsia="zh-CN" w:bidi="ar-SA"/>
        </w:rPr>
        <w:t>8</w:t>
      </w:r>
      <w:r>
        <w:rPr>
          <w:rFonts w:ascii="方正黑体简体" w:hAnsi="宋体" w:eastAsia="方正黑体简体" w:cs="Times New Roman"/>
          <w:b w:val="0"/>
          <w:bCs/>
          <w:caps/>
          <w:smallCaps w:val="0"/>
          <w:kern w:val="2"/>
          <w:sz w:val="32"/>
          <w:szCs w:val="32"/>
          <w:lang w:val="en-US" w:eastAsia="zh-CN" w:bidi="ar-SA"/>
        </w:rPr>
        <w:fldChar w:fldCharType="end"/>
      </w:r>
      <w:r>
        <w:rPr>
          <w:rFonts w:hint="default" w:ascii="方正黑体简体" w:hAnsi="宋体" w:eastAsia="方正黑体简体" w:cs="Times New Roman"/>
          <w:b w:val="0"/>
          <w:bCs/>
          <w:caps/>
          <w:smallCaps w:val="0"/>
          <w:kern w:val="2"/>
          <w:sz w:val="32"/>
          <w:szCs w:val="32"/>
          <w:lang w:val="en-US" w:eastAsia="zh-CN" w:bidi="ar-SA"/>
        </w:rPr>
        <w:fldChar w:fldCharType="end"/>
      </w:r>
    </w:p>
    <w:p w14:paraId="091F8035">
      <w:pPr>
        <w:pStyle w:val="10"/>
        <w:pageBreakBefore w:val="0"/>
        <w:widowControl w:val="0"/>
        <w:tabs>
          <w:tab w:val="right" w:leader="dot" w:pos="8306"/>
          <w:tab w:val="clear" w:pos="1050"/>
          <w:tab w:val="clear" w:pos="8631"/>
        </w:tabs>
        <w:kinsoku/>
        <w:wordWrap/>
        <w:overflowPunct/>
        <w:topLinePunct w:val="0"/>
        <w:autoSpaceDE/>
        <w:autoSpaceDN/>
        <w:bidi w:val="0"/>
        <w:spacing w:line="360" w:lineRule="auto"/>
        <w:ind w:left="0" w:leftChars="0" w:firstLine="640" w:firstLineChars="200"/>
        <w:textAlignment w:val="auto"/>
        <w:rPr>
          <w:rFonts w:ascii="方正黑体简体" w:hAnsi="宋体" w:eastAsia="方正黑体简体" w:cs="Times New Roman"/>
          <w:b w:val="0"/>
          <w:bCs/>
          <w:caps/>
          <w:smallCaps w:val="0"/>
          <w:kern w:val="2"/>
          <w:sz w:val="32"/>
          <w:szCs w:val="32"/>
          <w:lang w:val="en-US" w:eastAsia="zh-CN" w:bidi="ar-SA"/>
        </w:rPr>
      </w:pPr>
      <w:r>
        <w:rPr>
          <w:rFonts w:hint="default" w:ascii="方正黑体简体" w:hAnsi="宋体" w:eastAsia="方正黑体简体" w:cs="Times New Roman"/>
          <w:b w:val="0"/>
          <w:bCs/>
          <w:caps/>
          <w:smallCaps w:val="0"/>
          <w:kern w:val="2"/>
          <w:sz w:val="32"/>
          <w:szCs w:val="32"/>
          <w:lang w:val="en-US" w:eastAsia="zh-CN" w:bidi="ar-SA"/>
        </w:rPr>
        <w:fldChar w:fldCharType="begin"/>
      </w:r>
      <w:r>
        <w:rPr>
          <w:rFonts w:hint="default" w:ascii="方正黑体简体" w:hAnsi="宋体" w:eastAsia="方正黑体简体" w:cs="Times New Roman"/>
          <w:b w:val="0"/>
          <w:bCs/>
          <w:caps/>
          <w:smallCaps w:val="0"/>
          <w:kern w:val="2"/>
          <w:sz w:val="32"/>
          <w:szCs w:val="32"/>
          <w:lang w:val="en-US" w:eastAsia="zh-CN" w:bidi="ar-SA"/>
        </w:rPr>
        <w:instrText xml:space="preserve"> HYPERLINK \l _Toc29306 </w:instrText>
      </w:r>
      <w:r>
        <w:rPr>
          <w:rFonts w:hint="default" w:ascii="方正黑体简体" w:hAnsi="宋体" w:eastAsia="方正黑体简体" w:cs="Times New Roman"/>
          <w:b w:val="0"/>
          <w:bCs/>
          <w:caps/>
          <w:smallCaps w:val="0"/>
          <w:kern w:val="2"/>
          <w:sz w:val="32"/>
          <w:szCs w:val="32"/>
          <w:lang w:val="en-US" w:eastAsia="zh-CN" w:bidi="ar-SA"/>
        </w:rPr>
        <w:fldChar w:fldCharType="separate"/>
      </w:r>
      <w:r>
        <w:rPr>
          <w:rFonts w:hint="eastAsia" w:ascii="方正黑体简体" w:hAnsi="宋体" w:eastAsia="方正黑体简体" w:cs="Times New Roman"/>
          <w:b w:val="0"/>
          <w:bCs/>
          <w:caps/>
          <w:smallCaps w:val="0"/>
          <w:kern w:val="2"/>
          <w:sz w:val="32"/>
          <w:szCs w:val="32"/>
          <w:lang w:val="en-US" w:eastAsia="zh-CN" w:bidi="ar-SA"/>
        </w:rPr>
        <w:t>5 重点用户基础信息</w:t>
      </w:r>
      <w:r>
        <w:rPr>
          <w:rFonts w:ascii="方正黑体简体" w:hAnsi="宋体" w:eastAsia="方正黑体简体" w:cs="Times New Roman"/>
          <w:b w:val="0"/>
          <w:bCs/>
          <w:caps/>
          <w:smallCaps w:val="0"/>
          <w:kern w:val="2"/>
          <w:sz w:val="32"/>
          <w:szCs w:val="32"/>
          <w:lang w:val="en-US" w:eastAsia="zh-CN" w:bidi="ar-SA"/>
        </w:rPr>
        <w:tab/>
      </w:r>
      <w:r>
        <w:rPr>
          <w:rFonts w:ascii="方正黑体简体" w:hAnsi="宋体" w:eastAsia="方正黑体简体" w:cs="Times New Roman"/>
          <w:b w:val="0"/>
          <w:bCs/>
          <w:caps/>
          <w:smallCaps w:val="0"/>
          <w:kern w:val="2"/>
          <w:sz w:val="32"/>
          <w:szCs w:val="32"/>
          <w:lang w:val="en-US" w:eastAsia="zh-CN" w:bidi="ar-SA"/>
        </w:rPr>
        <w:fldChar w:fldCharType="begin"/>
      </w:r>
      <w:r>
        <w:rPr>
          <w:rFonts w:ascii="方正黑体简体" w:hAnsi="宋体" w:eastAsia="方正黑体简体" w:cs="Times New Roman"/>
          <w:b w:val="0"/>
          <w:bCs/>
          <w:caps/>
          <w:smallCaps w:val="0"/>
          <w:kern w:val="2"/>
          <w:sz w:val="32"/>
          <w:szCs w:val="32"/>
          <w:lang w:val="en-US" w:eastAsia="zh-CN" w:bidi="ar-SA"/>
        </w:rPr>
        <w:instrText xml:space="preserve"> PAGEREF _Toc29306 \h </w:instrText>
      </w:r>
      <w:r>
        <w:rPr>
          <w:rFonts w:ascii="方正黑体简体" w:hAnsi="宋体" w:eastAsia="方正黑体简体" w:cs="Times New Roman"/>
          <w:b w:val="0"/>
          <w:bCs/>
          <w:caps/>
          <w:smallCaps w:val="0"/>
          <w:kern w:val="2"/>
          <w:sz w:val="32"/>
          <w:szCs w:val="32"/>
          <w:lang w:val="en-US" w:eastAsia="zh-CN" w:bidi="ar-SA"/>
        </w:rPr>
        <w:fldChar w:fldCharType="separate"/>
      </w:r>
      <w:r>
        <w:rPr>
          <w:rFonts w:ascii="方正黑体简体" w:hAnsi="宋体" w:eastAsia="方正黑体简体" w:cs="Times New Roman"/>
          <w:b w:val="0"/>
          <w:bCs/>
          <w:caps/>
          <w:smallCaps w:val="0"/>
          <w:kern w:val="2"/>
          <w:sz w:val="32"/>
          <w:szCs w:val="32"/>
          <w:lang w:val="en-US" w:eastAsia="zh-CN" w:bidi="ar-SA"/>
        </w:rPr>
        <w:t>8</w:t>
      </w:r>
      <w:r>
        <w:rPr>
          <w:rFonts w:ascii="方正黑体简体" w:hAnsi="宋体" w:eastAsia="方正黑体简体" w:cs="Times New Roman"/>
          <w:b w:val="0"/>
          <w:bCs/>
          <w:caps/>
          <w:smallCaps w:val="0"/>
          <w:kern w:val="2"/>
          <w:sz w:val="32"/>
          <w:szCs w:val="32"/>
          <w:lang w:val="en-US" w:eastAsia="zh-CN" w:bidi="ar-SA"/>
        </w:rPr>
        <w:fldChar w:fldCharType="end"/>
      </w:r>
      <w:r>
        <w:rPr>
          <w:rFonts w:hint="default" w:ascii="方正黑体简体" w:hAnsi="宋体" w:eastAsia="方正黑体简体" w:cs="Times New Roman"/>
          <w:b w:val="0"/>
          <w:bCs/>
          <w:caps/>
          <w:smallCaps w:val="0"/>
          <w:kern w:val="2"/>
          <w:sz w:val="32"/>
          <w:szCs w:val="32"/>
          <w:lang w:val="en-US" w:eastAsia="zh-CN" w:bidi="ar-SA"/>
        </w:rPr>
        <w:fldChar w:fldCharType="end"/>
      </w:r>
    </w:p>
    <w:p w14:paraId="07648187">
      <w:pPr>
        <w:pStyle w:val="10"/>
        <w:pageBreakBefore w:val="0"/>
        <w:widowControl w:val="0"/>
        <w:tabs>
          <w:tab w:val="right" w:leader="dot" w:pos="8306"/>
          <w:tab w:val="clear" w:pos="1050"/>
          <w:tab w:val="clear" w:pos="8631"/>
        </w:tabs>
        <w:kinsoku/>
        <w:wordWrap/>
        <w:overflowPunct/>
        <w:topLinePunct w:val="0"/>
        <w:autoSpaceDE/>
        <w:autoSpaceDN/>
        <w:bidi w:val="0"/>
        <w:spacing w:line="360" w:lineRule="auto"/>
        <w:ind w:left="0" w:leftChars="0" w:firstLine="640" w:firstLineChars="200"/>
        <w:textAlignment w:val="auto"/>
        <w:rPr>
          <w:rFonts w:ascii="方正黑体简体" w:hAnsi="宋体" w:eastAsia="方正黑体简体" w:cs="Times New Roman"/>
          <w:b w:val="0"/>
          <w:bCs/>
          <w:caps/>
          <w:smallCaps w:val="0"/>
          <w:kern w:val="2"/>
          <w:sz w:val="32"/>
          <w:szCs w:val="32"/>
          <w:lang w:val="en-US" w:eastAsia="zh-CN" w:bidi="ar-SA"/>
        </w:rPr>
      </w:pPr>
      <w:r>
        <w:rPr>
          <w:rFonts w:hint="default" w:ascii="方正黑体简体" w:hAnsi="宋体" w:eastAsia="方正黑体简体" w:cs="Times New Roman"/>
          <w:b w:val="0"/>
          <w:bCs/>
          <w:caps/>
          <w:smallCaps w:val="0"/>
          <w:kern w:val="2"/>
          <w:sz w:val="32"/>
          <w:szCs w:val="32"/>
          <w:lang w:val="en-US" w:eastAsia="zh-CN" w:bidi="ar-SA"/>
        </w:rPr>
        <w:fldChar w:fldCharType="begin"/>
      </w:r>
      <w:r>
        <w:rPr>
          <w:rFonts w:hint="default" w:ascii="方正黑体简体" w:hAnsi="宋体" w:eastAsia="方正黑体简体" w:cs="Times New Roman"/>
          <w:b w:val="0"/>
          <w:bCs/>
          <w:caps/>
          <w:smallCaps w:val="0"/>
          <w:kern w:val="2"/>
          <w:sz w:val="32"/>
          <w:szCs w:val="32"/>
          <w:lang w:val="en-US" w:eastAsia="zh-CN" w:bidi="ar-SA"/>
        </w:rPr>
        <w:instrText xml:space="preserve"> HYPERLINK \l _Toc7608 </w:instrText>
      </w:r>
      <w:r>
        <w:rPr>
          <w:rFonts w:hint="default" w:ascii="方正黑体简体" w:hAnsi="宋体" w:eastAsia="方正黑体简体" w:cs="Times New Roman"/>
          <w:b w:val="0"/>
          <w:bCs/>
          <w:caps/>
          <w:smallCaps w:val="0"/>
          <w:kern w:val="2"/>
          <w:sz w:val="32"/>
          <w:szCs w:val="32"/>
          <w:lang w:val="en-US" w:eastAsia="zh-CN" w:bidi="ar-SA"/>
        </w:rPr>
        <w:fldChar w:fldCharType="separate"/>
      </w:r>
      <w:r>
        <w:rPr>
          <w:rFonts w:hint="eastAsia" w:ascii="方正黑体简体" w:hAnsi="宋体" w:eastAsia="方正黑体简体" w:cs="Times New Roman"/>
          <w:b w:val="0"/>
          <w:bCs/>
          <w:caps/>
          <w:smallCaps w:val="0"/>
          <w:kern w:val="2"/>
          <w:sz w:val="32"/>
          <w:szCs w:val="32"/>
          <w:lang w:val="en-US" w:eastAsia="zh-CN" w:bidi="ar-SA"/>
        </w:rPr>
        <w:t>6 重点城市供气情况</w:t>
      </w:r>
      <w:r>
        <w:rPr>
          <w:rFonts w:ascii="方正黑体简体" w:hAnsi="宋体" w:eastAsia="方正黑体简体" w:cs="Times New Roman"/>
          <w:b w:val="0"/>
          <w:bCs/>
          <w:caps/>
          <w:smallCaps w:val="0"/>
          <w:kern w:val="2"/>
          <w:sz w:val="32"/>
          <w:szCs w:val="32"/>
          <w:lang w:val="en-US" w:eastAsia="zh-CN" w:bidi="ar-SA"/>
        </w:rPr>
        <w:tab/>
      </w:r>
      <w:r>
        <w:rPr>
          <w:rFonts w:ascii="方正黑体简体" w:hAnsi="宋体" w:eastAsia="方正黑体简体" w:cs="Times New Roman"/>
          <w:b w:val="0"/>
          <w:bCs/>
          <w:caps/>
          <w:smallCaps w:val="0"/>
          <w:kern w:val="2"/>
          <w:sz w:val="32"/>
          <w:szCs w:val="32"/>
          <w:lang w:val="en-US" w:eastAsia="zh-CN" w:bidi="ar-SA"/>
        </w:rPr>
        <w:fldChar w:fldCharType="begin"/>
      </w:r>
      <w:r>
        <w:rPr>
          <w:rFonts w:ascii="方正黑体简体" w:hAnsi="宋体" w:eastAsia="方正黑体简体" w:cs="Times New Roman"/>
          <w:b w:val="0"/>
          <w:bCs/>
          <w:caps/>
          <w:smallCaps w:val="0"/>
          <w:kern w:val="2"/>
          <w:sz w:val="32"/>
          <w:szCs w:val="32"/>
          <w:lang w:val="en-US" w:eastAsia="zh-CN" w:bidi="ar-SA"/>
        </w:rPr>
        <w:instrText xml:space="preserve"> PAGEREF _Toc7608 \h </w:instrText>
      </w:r>
      <w:r>
        <w:rPr>
          <w:rFonts w:ascii="方正黑体简体" w:hAnsi="宋体" w:eastAsia="方正黑体简体" w:cs="Times New Roman"/>
          <w:b w:val="0"/>
          <w:bCs/>
          <w:caps/>
          <w:smallCaps w:val="0"/>
          <w:kern w:val="2"/>
          <w:sz w:val="32"/>
          <w:szCs w:val="32"/>
          <w:lang w:val="en-US" w:eastAsia="zh-CN" w:bidi="ar-SA"/>
        </w:rPr>
        <w:fldChar w:fldCharType="separate"/>
      </w:r>
      <w:r>
        <w:rPr>
          <w:rFonts w:ascii="方正黑体简体" w:hAnsi="宋体" w:eastAsia="方正黑体简体" w:cs="Times New Roman"/>
          <w:b w:val="0"/>
          <w:bCs/>
          <w:caps/>
          <w:smallCaps w:val="0"/>
          <w:kern w:val="2"/>
          <w:sz w:val="32"/>
          <w:szCs w:val="32"/>
          <w:lang w:val="en-US" w:eastAsia="zh-CN" w:bidi="ar-SA"/>
        </w:rPr>
        <w:t>9</w:t>
      </w:r>
      <w:r>
        <w:rPr>
          <w:rFonts w:ascii="方正黑体简体" w:hAnsi="宋体" w:eastAsia="方正黑体简体" w:cs="Times New Roman"/>
          <w:b w:val="0"/>
          <w:bCs/>
          <w:caps/>
          <w:smallCaps w:val="0"/>
          <w:kern w:val="2"/>
          <w:sz w:val="32"/>
          <w:szCs w:val="32"/>
          <w:lang w:val="en-US" w:eastAsia="zh-CN" w:bidi="ar-SA"/>
        </w:rPr>
        <w:fldChar w:fldCharType="end"/>
      </w:r>
      <w:r>
        <w:rPr>
          <w:rFonts w:hint="default" w:ascii="方正黑体简体" w:hAnsi="宋体" w:eastAsia="方正黑体简体" w:cs="Times New Roman"/>
          <w:b w:val="0"/>
          <w:bCs/>
          <w:caps/>
          <w:smallCaps w:val="0"/>
          <w:kern w:val="2"/>
          <w:sz w:val="32"/>
          <w:szCs w:val="32"/>
          <w:lang w:val="en-US" w:eastAsia="zh-CN" w:bidi="ar-SA"/>
        </w:rPr>
        <w:fldChar w:fldCharType="end"/>
      </w:r>
    </w:p>
    <w:p w14:paraId="094EAB2D">
      <w:pPr>
        <w:pStyle w:val="10"/>
        <w:pageBreakBefore w:val="0"/>
        <w:widowControl w:val="0"/>
        <w:tabs>
          <w:tab w:val="right" w:leader="dot" w:pos="8306"/>
          <w:tab w:val="clear" w:pos="1050"/>
          <w:tab w:val="clear" w:pos="8631"/>
        </w:tabs>
        <w:kinsoku/>
        <w:wordWrap/>
        <w:overflowPunct/>
        <w:topLinePunct w:val="0"/>
        <w:autoSpaceDE/>
        <w:autoSpaceDN/>
        <w:bidi w:val="0"/>
        <w:spacing w:line="360" w:lineRule="auto"/>
        <w:ind w:left="0" w:leftChars="0" w:firstLine="640" w:firstLineChars="200"/>
        <w:textAlignment w:val="auto"/>
        <w:rPr>
          <w:rFonts w:ascii="方正黑体简体" w:hAnsi="宋体" w:eastAsia="方正黑体简体" w:cs="Times New Roman"/>
          <w:b w:val="0"/>
          <w:bCs/>
          <w:caps/>
          <w:smallCaps w:val="0"/>
          <w:kern w:val="2"/>
          <w:sz w:val="32"/>
          <w:szCs w:val="32"/>
          <w:lang w:val="en-US" w:eastAsia="zh-CN" w:bidi="ar-SA"/>
        </w:rPr>
      </w:pPr>
      <w:r>
        <w:rPr>
          <w:rFonts w:hint="default" w:ascii="方正黑体简体" w:hAnsi="宋体" w:eastAsia="方正黑体简体" w:cs="Times New Roman"/>
          <w:b w:val="0"/>
          <w:bCs/>
          <w:caps/>
          <w:smallCaps w:val="0"/>
          <w:kern w:val="2"/>
          <w:sz w:val="32"/>
          <w:szCs w:val="32"/>
          <w:lang w:val="en-US" w:eastAsia="zh-CN" w:bidi="ar-SA"/>
        </w:rPr>
        <w:fldChar w:fldCharType="begin"/>
      </w:r>
      <w:r>
        <w:rPr>
          <w:rFonts w:hint="default" w:ascii="方正黑体简体" w:hAnsi="宋体" w:eastAsia="方正黑体简体" w:cs="Times New Roman"/>
          <w:b w:val="0"/>
          <w:bCs/>
          <w:caps/>
          <w:smallCaps w:val="0"/>
          <w:kern w:val="2"/>
          <w:sz w:val="32"/>
          <w:szCs w:val="32"/>
          <w:lang w:val="en-US" w:eastAsia="zh-CN" w:bidi="ar-SA"/>
        </w:rPr>
        <w:instrText xml:space="preserve"> HYPERLINK \l _Toc8938 </w:instrText>
      </w:r>
      <w:r>
        <w:rPr>
          <w:rFonts w:hint="default" w:ascii="方正黑体简体" w:hAnsi="宋体" w:eastAsia="方正黑体简体" w:cs="Times New Roman"/>
          <w:b w:val="0"/>
          <w:bCs/>
          <w:caps/>
          <w:smallCaps w:val="0"/>
          <w:kern w:val="2"/>
          <w:sz w:val="32"/>
          <w:szCs w:val="32"/>
          <w:lang w:val="en-US" w:eastAsia="zh-CN" w:bidi="ar-SA"/>
        </w:rPr>
        <w:fldChar w:fldCharType="separate"/>
      </w:r>
      <w:r>
        <w:rPr>
          <w:rFonts w:hint="eastAsia" w:ascii="方正黑体简体" w:hAnsi="宋体" w:eastAsia="方正黑体简体" w:cs="Times New Roman"/>
          <w:b w:val="0"/>
          <w:bCs/>
          <w:caps/>
          <w:smallCaps w:val="0"/>
          <w:kern w:val="2"/>
          <w:sz w:val="32"/>
          <w:szCs w:val="32"/>
          <w:lang w:val="en-US" w:eastAsia="zh-CN" w:bidi="ar-SA"/>
        </w:rPr>
        <w:t>7 压缩机组基础信息</w:t>
      </w:r>
      <w:r>
        <w:rPr>
          <w:rFonts w:ascii="方正黑体简体" w:hAnsi="宋体" w:eastAsia="方正黑体简体" w:cs="Times New Roman"/>
          <w:b w:val="0"/>
          <w:bCs/>
          <w:caps/>
          <w:smallCaps w:val="0"/>
          <w:kern w:val="2"/>
          <w:sz w:val="32"/>
          <w:szCs w:val="32"/>
          <w:lang w:val="en-US" w:eastAsia="zh-CN" w:bidi="ar-SA"/>
        </w:rPr>
        <w:tab/>
      </w:r>
      <w:r>
        <w:rPr>
          <w:rFonts w:ascii="方正黑体简体" w:hAnsi="宋体" w:eastAsia="方正黑体简体" w:cs="Times New Roman"/>
          <w:b w:val="0"/>
          <w:bCs/>
          <w:caps/>
          <w:smallCaps w:val="0"/>
          <w:kern w:val="2"/>
          <w:sz w:val="32"/>
          <w:szCs w:val="32"/>
          <w:lang w:val="en-US" w:eastAsia="zh-CN" w:bidi="ar-SA"/>
        </w:rPr>
        <w:fldChar w:fldCharType="begin"/>
      </w:r>
      <w:r>
        <w:rPr>
          <w:rFonts w:ascii="方正黑体简体" w:hAnsi="宋体" w:eastAsia="方正黑体简体" w:cs="Times New Roman"/>
          <w:b w:val="0"/>
          <w:bCs/>
          <w:caps/>
          <w:smallCaps w:val="0"/>
          <w:kern w:val="2"/>
          <w:sz w:val="32"/>
          <w:szCs w:val="32"/>
          <w:lang w:val="en-US" w:eastAsia="zh-CN" w:bidi="ar-SA"/>
        </w:rPr>
        <w:instrText xml:space="preserve"> PAGEREF _Toc8938 \h </w:instrText>
      </w:r>
      <w:r>
        <w:rPr>
          <w:rFonts w:ascii="方正黑体简体" w:hAnsi="宋体" w:eastAsia="方正黑体简体" w:cs="Times New Roman"/>
          <w:b w:val="0"/>
          <w:bCs/>
          <w:caps/>
          <w:smallCaps w:val="0"/>
          <w:kern w:val="2"/>
          <w:sz w:val="32"/>
          <w:szCs w:val="32"/>
          <w:lang w:val="en-US" w:eastAsia="zh-CN" w:bidi="ar-SA"/>
        </w:rPr>
        <w:fldChar w:fldCharType="separate"/>
      </w:r>
      <w:r>
        <w:rPr>
          <w:rFonts w:ascii="方正黑体简体" w:hAnsi="宋体" w:eastAsia="方正黑体简体" w:cs="Times New Roman"/>
          <w:b w:val="0"/>
          <w:bCs/>
          <w:caps/>
          <w:smallCaps w:val="0"/>
          <w:kern w:val="2"/>
          <w:sz w:val="32"/>
          <w:szCs w:val="32"/>
          <w:lang w:val="en-US" w:eastAsia="zh-CN" w:bidi="ar-SA"/>
        </w:rPr>
        <w:t>12</w:t>
      </w:r>
      <w:r>
        <w:rPr>
          <w:rFonts w:ascii="方正黑体简体" w:hAnsi="宋体" w:eastAsia="方正黑体简体" w:cs="Times New Roman"/>
          <w:b w:val="0"/>
          <w:bCs/>
          <w:caps/>
          <w:smallCaps w:val="0"/>
          <w:kern w:val="2"/>
          <w:sz w:val="32"/>
          <w:szCs w:val="32"/>
          <w:lang w:val="en-US" w:eastAsia="zh-CN" w:bidi="ar-SA"/>
        </w:rPr>
        <w:fldChar w:fldCharType="end"/>
      </w:r>
      <w:r>
        <w:rPr>
          <w:rFonts w:hint="default" w:ascii="方正黑体简体" w:hAnsi="宋体" w:eastAsia="方正黑体简体" w:cs="Times New Roman"/>
          <w:b w:val="0"/>
          <w:bCs/>
          <w:caps/>
          <w:smallCaps w:val="0"/>
          <w:kern w:val="2"/>
          <w:sz w:val="32"/>
          <w:szCs w:val="32"/>
          <w:lang w:val="en-US" w:eastAsia="zh-CN" w:bidi="ar-SA"/>
        </w:rPr>
        <w:fldChar w:fldCharType="end"/>
      </w:r>
    </w:p>
    <w:p w14:paraId="7474F0BB">
      <w:pPr>
        <w:pStyle w:val="10"/>
        <w:pageBreakBefore w:val="0"/>
        <w:widowControl w:val="0"/>
        <w:tabs>
          <w:tab w:val="right" w:leader="dot" w:pos="8306"/>
          <w:tab w:val="clear" w:pos="1050"/>
          <w:tab w:val="clear" w:pos="8631"/>
        </w:tabs>
        <w:kinsoku/>
        <w:wordWrap/>
        <w:overflowPunct/>
        <w:topLinePunct w:val="0"/>
        <w:autoSpaceDE/>
        <w:autoSpaceDN/>
        <w:bidi w:val="0"/>
        <w:spacing w:line="360" w:lineRule="auto"/>
        <w:ind w:left="0" w:leftChars="0" w:firstLine="640" w:firstLineChars="200"/>
        <w:textAlignment w:val="auto"/>
      </w:pPr>
      <w:r>
        <w:rPr>
          <w:rFonts w:hint="default" w:ascii="方正黑体简体" w:hAnsi="宋体" w:eastAsia="方正黑体简体" w:cs="Times New Roman"/>
          <w:b w:val="0"/>
          <w:bCs/>
          <w:caps/>
          <w:smallCaps w:val="0"/>
          <w:kern w:val="2"/>
          <w:sz w:val="32"/>
          <w:szCs w:val="32"/>
          <w:lang w:val="en-US" w:eastAsia="zh-CN" w:bidi="ar-SA"/>
        </w:rPr>
        <w:fldChar w:fldCharType="begin"/>
      </w:r>
      <w:r>
        <w:rPr>
          <w:rFonts w:hint="default" w:ascii="方正黑体简体" w:hAnsi="宋体" w:eastAsia="方正黑体简体" w:cs="Times New Roman"/>
          <w:b w:val="0"/>
          <w:bCs/>
          <w:caps/>
          <w:smallCaps w:val="0"/>
          <w:kern w:val="2"/>
          <w:sz w:val="32"/>
          <w:szCs w:val="32"/>
          <w:lang w:val="en-US" w:eastAsia="zh-CN" w:bidi="ar-SA"/>
        </w:rPr>
        <w:instrText xml:space="preserve"> HYPERLINK \l _Toc21123 </w:instrText>
      </w:r>
      <w:r>
        <w:rPr>
          <w:rFonts w:hint="default" w:ascii="方正黑体简体" w:hAnsi="宋体" w:eastAsia="方正黑体简体" w:cs="Times New Roman"/>
          <w:b w:val="0"/>
          <w:bCs/>
          <w:caps/>
          <w:smallCaps w:val="0"/>
          <w:kern w:val="2"/>
          <w:sz w:val="32"/>
          <w:szCs w:val="32"/>
          <w:lang w:val="en-US" w:eastAsia="zh-CN" w:bidi="ar-SA"/>
        </w:rPr>
        <w:fldChar w:fldCharType="separate"/>
      </w:r>
      <w:r>
        <w:rPr>
          <w:rFonts w:hint="eastAsia" w:ascii="方正黑体简体" w:hAnsi="宋体" w:eastAsia="方正黑体简体" w:cs="Times New Roman"/>
          <w:b w:val="0"/>
          <w:bCs/>
          <w:caps/>
          <w:smallCaps w:val="0"/>
          <w:kern w:val="2"/>
          <w:sz w:val="32"/>
          <w:szCs w:val="32"/>
          <w:lang w:val="en-US" w:eastAsia="zh-CN" w:bidi="ar-SA"/>
        </w:rPr>
        <w:t>8 附录 南部台管道概况表</w:t>
      </w:r>
      <w:r>
        <w:rPr>
          <w:rFonts w:ascii="方正黑体简体" w:hAnsi="宋体" w:eastAsia="方正黑体简体" w:cs="Times New Roman"/>
          <w:b w:val="0"/>
          <w:bCs/>
          <w:caps/>
          <w:smallCaps w:val="0"/>
          <w:kern w:val="2"/>
          <w:sz w:val="32"/>
          <w:szCs w:val="32"/>
          <w:lang w:val="en-US" w:eastAsia="zh-CN" w:bidi="ar-SA"/>
        </w:rPr>
        <w:tab/>
      </w:r>
      <w:r>
        <w:rPr>
          <w:rFonts w:ascii="方正黑体简体" w:hAnsi="宋体" w:eastAsia="方正黑体简体" w:cs="Times New Roman"/>
          <w:b w:val="0"/>
          <w:bCs/>
          <w:caps/>
          <w:smallCaps w:val="0"/>
          <w:kern w:val="2"/>
          <w:sz w:val="32"/>
          <w:szCs w:val="32"/>
          <w:lang w:val="en-US" w:eastAsia="zh-CN" w:bidi="ar-SA"/>
        </w:rPr>
        <w:fldChar w:fldCharType="begin"/>
      </w:r>
      <w:r>
        <w:rPr>
          <w:rFonts w:ascii="方正黑体简体" w:hAnsi="宋体" w:eastAsia="方正黑体简体" w:cs="Times New Roman"/>
          <w:b w:val="0"/>
          <w:bCs/>
          <w:caps/>
          <w:smallCaps w:val="0"/>
          <w:kern w:val="2"/>
          <w:sz w:val="32"/>
          <w:szCs w:val="32"/>
          <w:lang w:val="en-US" w:eastAsia="zh-CN" w:bidi="ar-SA"/>
        </w:rPr>
        <w:instrText xml:space="preserve"> PAGEREF _Toc21123 \h </w:instrText>
      </w:r>
      <w:r>
        <w:rPr>
          <w:rFonts w:ascii="方正黑体简体" w:hAnsi="宋体" w:eastAsia="方正黑体简体" w:cs="Times New Roman"/>
          <w:b w:val="0"/>
          <w:bCs/>
          <w:caps/>
          <w:smallCaps w:val="0"/>
          <w:kern w:val="2"/>
          <w:sz w:val="32"/>
          <w:szCs w:val="32"/>
          <w:lang w:val="en-US" w:eastAsia="zh-CN" w:bidi="ar-SA"/>
        </w:rPr>
        <w:fldChar w:fldCharType="separate"/>
      </w:r>
      <w:r>
        <w:rPr>
          <w:rFonts w:ascii="方正黑体简体" w:hAnsi="宋体" w:eastAsia="方正黑体简体" w:cs="Times New Roman"/>
          <w:b w:val="0"/>
          <w:bCs/>
          <w:caps/>
          <w:smallCaps w:val="0"/>
          <w:kern w:val="2"/>
          <w:sz w:val="32"/>
          <w:szCs w:val="32"/>
          <w:lang w:val="en-US" w:eastAsia="zh-CN" w:bidi="ar-SA"/>
        </w:rPr>
        <w:t>13</w:t>
      </w:r>
      <w:r>
        <w:rPr>
          <w:rFonts w:ascii="方正黑体简体" w:hAnsi="宋体" w:eastAsia="方正黑体简体" w:cs="Times New Roman"/>
          <w:b w:val="0"/>
          <w:bCs/>
          <w:caps/>
          <w:smallCaps w:val="0"/>
          <w:kern w:val="2"/>
          <w:sz w:val="32"/>
          <w:szCs w:val="32"/>
          <w:lang w:val="en-US" w:eastAsia="zh-CN" w:bidi="ar-SA"/>
        </w:rPr>
        <w:fldChar w:fldCharType="end"/>
      </w:r>
      <w:r>
        <w:rPr>
          <w:rFonts w:hint="default" w:ascii="方正黑体简体" w:hAnsi="宋体" w:eastAsia="方正黑体简体" w:cs="Times New Roman"/>
          <w:b w:val="0"/>
          <w:bCs/>
          <w:caps/>
          <w:smallCaps w:val="0"/>
          <w:kern w:val="2"/>
          <w:sz w:val="32"/>
          <w:szCs w:val="32"/>
          <w:lang w:val="en-US" w:eastAsia="zh-CN" w:bidi="ar-SA"/>
        </w:rPr>
        <w:fldChar w:fldCharType="end"/>
      </w:r>
    </w:p>
    <w:p w14:paraId="67DDF997">
      <w:pPr>
        <w:pStyle w:val="2"/>
        <w:pageBreakBefore w:val="0"/>
        <w:widowControl w:val="0"/>
        <w:numPr>
          <w:ilvl w:val="0"/>
          <w:numId w:val="0"/>
        </w:numPr>
        <w:kinsoku/>
        <w:wordWrap/>
        <w:overflowPunct/>
        <w:topLinePunct w:val="0"/>
        <w:autoSpaceDE/>
        <w:autoSpaceDN/>
        <w:bidi w:val="0"/>
        <w:adjustRightInd/>
        <w:snapToGrid/>
        <w:spacing w:before="0" w:after="0" w:line="360" w:lineRule="auto"/>
        <w:ind w:leftChars="0" w:firstLine="0" w:firstLineChars="0"/>
        <w:textAlignment w:val="auto"/>
        <w:rPr>
          <w:rFonts w:hint="default" w:ascii="Times New Roman" w:hAnsi="Times New Roman" w:eastAsia="方正仿宋简体" w:cs="Times New Roman"/>
          <w:bCs w:val="0"/>
          <w:szCs w:val="32"/>
          <w:highlight w:val="none"/>
        </w:rPr>
        <w:sectPr>
          <w:footerReference r:id="rId5" w:type="default"/>
          <w:pgSz w:w="11906" w:h="16838"/>
          <w:pgMar w:top="1440" w:right="1800" w:bottom="1440" w:left="1800" w:header="851" w:footer="992" w:gutter="0"/>
          <w:pgBorders>
            <w:top w:val="none" w:sz="0" w:space="0"/>
            <w:left w:val="none" w:sz="0" w:space="0"/>
            <w:bottom w:val="none" w:sz="0" w:space="0"/>
            <w:right w:val="none" w:sz="0" w:space="0"/>
          </w:pgBorders>
          <w:pgNumType w:start="1"/>
          <w:cols w:space="720" w:num="1"/>
          <w:docGrid w:type="lines" w:linePitch="312" w:charSpace="0"/>
        </w:sectPr>
      </w:pPr>
      <w:r>
        <w:rPr>
          <w:rFonts w:hint="default" w:ascii="Times New Roman" w:hAnsi="Times New Roman" w:eastAsia="方正仿宋简体" w:cs="Times New Roman"/>
          <w:bCs w:val="0"/>
          <w:szCs w:val="32"/>
          <w:highlight w:val="none"/>
        </w:rPr>
        <w:fldChar w:fldCharType="end"/>
      </w:r>
    </w:p>
    <w:p w14:paraId="2AE7CB78">
      <w:pPr>
        <w:pStyle w:val="2"/>
        <w:numPr>
          <w:ilvl w:val="0"/>
          <w:numId w:val="0"/>
        </w:numPr>
        <w:adjustRightInd/>
        <w:snapToGrid/>
        <w:spacing w:before="120" w:after="120" w:line="560" w:lineRule="exact"/>
        <w:ind w:leftChars="0" w:firstLine="0" w:firstLineChars="0"/>
        <w:rPr>
          <w:rFonts w:hint="eastAsia" w:ascii="方正黑体简体" w:hAnsi="宋体" w:eastAsia="方正黑体简体" w:cs="Times New Roman"/>
          <w:b w:val="0"/>
          <w:bCs/>
          <w:sz w:val="32"/>
          <w:szCs w:val="32"/>
          <w:highlight w:val="none"/>
          <w:lang w:val="en-US" w:eastAsia="zh-CN"/>
        </w:rPr>
      </w:pPr>
      <w:bookmarkStart w:id="1" w:name="_Toc26614"/>
      <w:r>
        <w:rPr>
          <w:rFonts w:hint="eastAsia" w:ascii="方正黑体简体" w:hAnsi="宋体" w:eastAsia="方正黑体简体" w:cs="Times New Roman"/>
          <w:b w:val="0"/>
          <w:bCs/>
          <w:sz w:val="32"/>
          <w:szCs w:val="32"/>
          <w:highlight w:val="none"/>
          <w:lang w:val="en-US" w:eastAsia="zh-CN"/>
        </w:rPr>
        <w:t>1 南部调度台概况</w:t>
      </w:r>
      <w:bookmarkEnd w:id="1"/>
    </w:p>
    <w:p w14:paraId="35578E19">
      <w:pPr>
        <w:keepNext w:val="0"/>
        <w:keepLines w:val="0"/>
        <w:pageBreakBefore w:val="0"/>
        <w:widowControl w:val="0"/>
        <w:kinsoku/>
        <w:wordWrap/>
        <w:overflowPunct/>
        <w:topLinePunct w:val="0"/>
        <w:autoSpaceDE/>
        <w:autoSpaceDN/>
        <w:bidi w:val="0"/>
        <w:adjustRightInd w:val="0"/>
        <w:snapToGrid w:val="0"/>
        <w:spacing w:line="560" w:lineRule="exact"/>
        <w:ind w:firstLine="480"/>
        <w:textAlignment w:val="auto"/>
        <w:rPr>
          <w:rFonts w:hint="default"/>
          <w:lang w:val="en-US" w:eastAsia="zh-CN"/>
        </w:rPr>
      </w:pPr>
      <w:r>
        <w:rPr>
          <w:rFonts w:hint="eastAsia" w:ascii="方正仿宋简体" w:hAnsi="方正仿宋简体" w:eastAsia="方正仿宋简体" w:cs="方正仿宋简体"/>
          <w:sz w:val="28"/>
          <w:szCs w:val="24"/>
          <w:lang w:val="en-US" w:eastAsia="zh-CN"/>
        </w:rPr>
        <w:t>南部调度台调控的长输天然气管道共有11条，其中一级调控管道10条、二级调控管道1条，管道总里程达到9031公里，管道具体信息见附录。调控管道连接7座LNG接收站，其中6座为国家管网集团资产。调控管道经过云南、贵州、广西、广东、江西、福建、海南共7个省级行政单位和香港特别行政区。</w:t>
      </w:r>
    </w:p>
    <w:p w14:paraId="3802C57D">
      <w:pPr>
        <w:pStyle w:val="2"/>
        <w:numPr>
          <w:ilvl w:val="0"/>
          <w:numId w:val="0"/>
        </w:numPr>
        <w:adjustRightInd/>
        <w:snapToGrid/>
        <w:spacing w:before="120" w:after="120" w:line="560" w:lineRule="exact"/>
        <w:ind w:leftChars="0" w:firstLine="0" w:firstLineChars="0"/>
        <w:rPr>
          <w:rFonts w:hint="eastAsia" w:ascii="方正黑体简体" w:hAnsi="宋体" w:eastAsia="方正黑体简体" w:cs="Times New Roman"/>
          <w:b w:val="0"/>
          <w:bCs/>
          <w:sz w:val="32"/>
          <w:szCs w:val="32"/>
          <w:highlight w:val="none"/>
          <w:lang w:val="en-US" w:eastAsia="zh-CN"/>
        </w:rPr>
      </w:pPr>
      <w:bookmarkStart w:id="2" w:name="_Toc3922"/>
      <w:bookmarkStart w:id="3" w:name="_Toc11122"/>
      <w:bookmarkStart w:id="4" w:name="_Toc18151"/>
      <w:bookmarkStart w:id="5" w:name="_Toc32261"/>
      <w:bookmarkStart w:id="6" w:name="_Toc17165"/>
      <w:bookmarkStart w:id="7" w:name="_Toc16206"/>
      <w:r>
        <w:rPr>
          <w:rFonts w:hint="eastAsia" w:ascii="方正黑体简体" w:hAnsi="宋体" w:eastAsia="方正黑体简体" w:cs="Times New Roman"/>
          <w:b w:val="0"/>
          <w:bCs/>
          <w:sz w:val="32"/>
          <w:szCs w:val="32"/>
          <w:highlight w:val="none"/>
          <w:lang w:val="en-US" w:eastAsia="zh-CN"/>
        </w:rPr>
        <w:t>2 南部调度台管道</w:t>
      </w:r>
      <w:bookmarkEnd w:id="2"/>
      <w:bookmarkEnd w:id="3"/>
      <w:bookmarkEnd w:id="4"/>
      <w:bookmarkEnd w:id="5"/>
      <w:bookmarkEnd w:id="6"/>
      <w:r>
        <w:rPr>
          <w:rFonts w:hint="eastAsia" w:ascii="方正黑体简体" w:hAnsi="宋体" w:eastAsia="方正黑体简体" w:cs="Times New Roman"/>
          <w:b w:val="0"/>
          <w:bCs/>
          <w:sz w:val="32"/>
          <w:szCs w:val="32"/>
          <w:highlight w:val="none"/>
          <w:lang w:val="en-US" w:eastAsia="zh-CN"/>
        </w:rPr>
        <w:t>基础信息</w:t>
      </w:r>
      <w:bookmarkEnd w:id="7"/>
    </w:p>
    <w:p w14:paraId="701440C6">
      <w:pPr>
        <w:pStyle w:val="3"/>
        <w:numPr>
          <w:ilvl w:val="1"/>
          <w:numId w:val="0"/>
        </w:numPr>
        <w:adjustRightInd/>
        <w:snapToGrid/>
        <w:spacing w:before="120" w:after="120" w:line="560" w:lineRule="exact"/>
        <w:ind w:leftChars="0" w:firstLine="0" w:firstLineChars="0"/>
        <w:jc w:val="both"/>
        <w:rPr>
          <w:rFonts w:hint="eastAsia" w:ascii="方正黑体简体" w:hAnsi="方正黑体简体" w:eastAsia="方正黑体简体" w:cs="方正黑体简体"/>
          <w:b w:val="0"/>
          <w:bCs/>
          <w:sz w:val="28"/>
          <w:szCs w:val="28"/>
          <w:highlight w:val="none"/>
          <w:lang w:val="en-US" w:eastAsia="zh-CN"/>
        </w:rPr>
      </w:pPr>
      <w:bookmarkStart w:id="8" w:name="_Toc21851"/>
      <w:bookmarkStart w:id="9" w:name="_Toc352"/>
      <w:bookmarkStart w:id="10" w:name="_Toc32003"/>
      <w:bookmarkStart w:id="11" w:name="_Toc11684"/>
      <w:bookmarkStart w:id="12" w:name="_Toc12354"/>
      <w:bookmarkStart w:id="13" w:name="_Toc11219"/>
      <w:r>
        <w:rPr>
          <w:rFonts w:hint="eastAsia" w:ascii="方正黑体简体" w:hAnsi="方正黑体简体" w:eastAsia="方正黑体简体" w:cs="方正黑体简体"/>
          <w:b w:val="0"/>
          <w:bCs/>
          <w:sz w:val="28"/>
          <w:szCs w:val="28"/>
          <w:highlight w:val="none"/>
          <w:lang w:val="en-US" w:eastAsia="zh-CN"/>
        </w:rPr>
        <w:t>2.1 中缅天然气管道（国内段）</w:t>
      </w:r>
      <w:bookmarkEnd w:id="8"/>
    </w:p>
    <w:p w14:paraId="0D28B137">
      <w:pPr>
        <w:keepNext w:val="0"/>
        <w:keepLines w:val="0"/>
        <w:pageBreakBefore w:val="0"/>
        <w:widowControl w:val="0"/>
        <w:kinsoku/>
        <w:wordWrap/>
        <w:overflowPunct/>
        <w:topLinePunct w:val="0"/>
        <w:autoSpaceDE/>
        <w:autoSpaceDN/>
        <w:bidi w:val="0"/>
        <w:adjustRightInd w:val="0"/>
        <w:snapToGrid w:val="0"/>
        <w:spacing w:line="560" w:lineRule="exact"/>
        <w:ind w:firstLine="480"/>
        <w:textAlignment w:val="auto"/>
        <w:rPr>
          <w:rFonts w:hint="eastAsia" w:ascii="方正仿宋简体" w:hAnsi="方正仿宋简体" w:eastAsia="方正仿宋简体" w:cs="方正仿宋简体"/>
          <w:sz w:val="28"/>
          <w:szCs w:val="24"/>
          <w:lang w:val="en-US" w:eastAsia="zh-CN"/>
        </w:rPr>
      </w:pPr>
      <w:r>
        <w:rPr>
          <w:rFonts w:hint="eastAsia" w:ascii="方正仿宋简体" w:hAnsi="方正仿宋简体" w:eastAsia="方正仿宋简体" w:cs="方正仿宋简体"/>
          <w:sz w:val="28"/>
          <w:szCs w:val="24"/>
          <w:lang w:val="en-US" w:eastAsia="zh-CN"/>
        </w:rPr>
        <w:t>中缅天然气管道（国内段）包括干线和13条支线（丽江支线、玉溪支线、长顺支线、福泉支线、都匀支线、独山支线、平塘支线、荔波支线、三都支线、河池支线、桂林支线、钦州支线和防城港支线）。干线从云南省瑞丽市入境，与中缅原油管道并行，在禄丰输油气站油气管道分离。瑞丽－禄丰段管道于2013年8月1日投产，禄丰－贵港段管道于2013年10月13日投产。管道起自云南瑞丽站，止于广西贵港站。管道干线全长约1744km，瑞丽－贵阳设计输量100亿方/年，贵阳－贵港设计输量127亿方/年，设计压力10MPa，管径1016mm。管道设压气站4座，为保山、贵阳、河池和贵港压气站，干线设置线路截断阀室61座。</w:t>
      </w:r>
    </w:p>
    <w:p w14:paraId="57965A6F">
      <w:pPr>
        <w:keepNext w:val="0"/>
        <w:keepLines w:val="0"/>
        <w:pageBreakBefore w:val="0"/>
        <w:widowControl w:val="0"/>
        <w:kinsoku/>
        <w:wordWrap/>
        <w:overflowPunct/>
        <w:topLinePunct w:val="0"/>
        <w:autoSpaceDE/>
        <w:autoSpaceDN/>
        <w:bidi w:val="0"/>
        <w:adjustRightInd w:val="0"/>
        <w:snapToGrid w:val="0"/>
        <w:spacing w:line="560" w:lineRule="exact"/>
        <w:ind w:firstLine="480"/>
        <w:textAlignment w:val="auto"/>
        <w:rPr>
          <w:rFonts w:hint="eastAsia" w:ascii="方正仿宋简体" w:hAnsi="方正仿宋简体" w:eastAsia="方正仿宋简体" w:cs="方正仿宋简体"/>
          <w:sz w:val="28"/>
          <w:szCs w:val="24"/>
          <w:lang w:val="en-US" w:eastAsia="zh-CN"/>
        </w:rPr>
      </w:pPr>
      <w:r>
        <w:rPr>
          <w:rFonts w:hint="eastAsia" w:ascii="方正仿宋简体" w:hAnsi="方正仿宋简体" w:eastAsia="方正仿宋简体" w:cs="方正仿宋简体"/>
          <w:sz w:val="28"/>
          <w:szCs w:val="24"/>
          <w:lang w:val="en-US" w:eastAsia="zh-CN"/>
        </w:rPr>
        <w:t>中缅管道具有管道里程长，跨度广，地质条件复杂等特点。管道沿线有大型河流穿跨越12处，中型河流穿跨越34处，有山体隧道工程64处，其中油气管道共用隧道55处。</w:t>
      </w:r>
    </w:p>
    <w:p w14:paraId="110216FC">
      <w:pPr>
        <w:keepNext w:val="0"/>
        <w:keepLines w:val="0"/>
        <w:pageBreakBefore w:val="0"/>
        <w:widowControl w:val="0"/>
        <w:kinsoku/>
        <w:wordWrap/>
        <w:overflowPunct/>
        <w:topLinePunct w:val="0"/>
        <w:autoSpaceDE/>
        <w:autoSpaceDN/>
        <w:bidi w:val="0"/>
        <w:adjustRightInd w:val="0"/>
        <w:snapToGrid w:val="0"/>
        <w:spacing w:line="560" w:lineRule="exact"/>
        <w:ind w:firstLine="480"/>
        <w:textAlignment w:val="auto"/>
        <w:rPr>
          <w:rFonts w:hint="eastAsia" w:ascii="方正仿宋简体" w:hAnsi="方正仿宋简体" w:eastAsia="方正仿宋简体" w:cs="方正仿宋简体"/>
          <w:sz w:val="28"/>
          <w:szCs w:val="24"/>
          <w:lang w:val="en-US" w:eastAsia="zh-CN"/>
        </w:rPr>
      </w:pPr>
      <w:r>
        <w:rPr>
          <w:rFonts w:hint="eastAsia" w:ascii="方正仿宋简体" w:hAnsi="方正仿宋简体" w:eastAsia="方正仿宋简体" w:cs="方正仿宋简体"/>
          <w:sz w:val="28"/>
          <w:szCs w:val="24"/>
          <w:lang w:val="en-US" w:eastAsia="zh-CN"/>
        </w:rPr>
        <w:t>管道在8#阀室和9#阀室之间以悬索形式跨越怒江。怒江跨越为原油、天然气两管共用管桥，跨度320m，桥宽2.7m，为中缅管道干线跨度最大跨越。桥面高程684m，为中缅原油管道最低点。桥梁采用两层结构，桥梁上层是中缅天然气管道，管径1016mm，钢材等级X80，壁厚22.9mm，设计压力10MPa，桥梁下层是中缅原油管道，管径813mm，钢材等级X70，壁厚28.6mm，设计压力15MPa。</w:t>
      </w:r>
    </w:p>
    <w:p w14:paraId="7D1E5423">
      <w:pPr>
        <w:keepNext w:val="0"/>
        <w:keepLines w:val="0"/>
        <w:pageBreakBefore w:val="0"/>
        <w:widowControl w:val="0"/>
        <w:kinsoku/>
        <w:wordWrap/>
        <w:overflowPunct/>
        <w:topLinePunct w:val="0"/>
        <w:autoSpaceDE/>
        <w:autoSpaceDN/>
        <w:bidi w:val="0"/>
        <w:adjustRightInd w:val="0"/>
        <w:snapToGrid w:val="0"/>
        <w:spacing w:line="560" w:lineRule="exact"/>
        <w:ind w:firstLine="480"/>
        <w:textAlignment w:val="auto"/>
        <w:rPr>
          <w:rFonts w:hint="eastAsia" w:ascii="方正仿宋简体" w:hAnsi="方正仿宋简体" w:eastAsia="方正仿宋简体" w:cs="方正仿宋简体"/>
          <w:sz w:val="28"/>
          <w:szCs w:val="24"/>
          <w:lang w:val="en-US" w:eastAsia="zh-CN"/>
        </w:rPr>
      </w:pPr>
      <w:r>
        <w:rPr>
          <w:rFonts w:hint="eastAsia" w:ascii="方正仿宋简体" w:hAnsi="方正仿宋简体" w:eastAsia="方正仿宋简体" w:cs="方正仿宋简体"/>
          <w:sz w:val="28"/>
          <w:szCs w:val="24"/>
          <w:lang w:val="en-US" w:eastAsia="zh-CN"/>
        </w:rPr>
        <w:t>管道在12#阀室和13#阀室之间以悬索形式跨越澜沧江。澜沧江两隧一跨是中缅油气管道最为险要的控制性工程，采用悬索一跨过江，跨度280m，桥宽10m，东岸为江顶寺隧道长1352m，西岸为岩鹰山隧道长1840m，跨越两端到两岸隧道口管道全长305m，工程总长3777m。</w:t>
      </w:r>
    </w:p>
    <w:p w14:paraId="1249D07C">
      <w:pPr>
        <w:pStyle w:val="3"/>
        <w:numPr>
          <w:ilvl w:val="1"/>
          <w:numId w:val="0"/>
        </w:numPr>
        <w:adjustRightInd/>
        <w:snapToGrid/>
        <w:spacing w:before="120" w:after="120" w:line="560" w:lineRule="exact"/>
        <w:ind w:leftChars="0" w:firstLine="0" w:firstLineChars="0"/>
        <w:jc w:val="both"/>
        <w:rPr>
          <w:rFonts w:hint="default" w:ascii="方正黑体简体" w:hAnsi="方正黑体简体" w:eastAsia="方正黑体简体" w:cs="方正黑体简体"/>
          <w:b w:val="0"/>
          <w:bCs/>
          <w:sz w:val="28"/>
          <w:szCs w:val="28"/>
          <w:highlight w:val="none"/>
          <w:lang w:val="en-US" w:eastAsia="zh-CN"/>
        </w:rPr>
      </w:pPr>
      <w:bookmarkStart w:id="14" w:name="_Toc488"/>
      <w:r>
        <w:rPr>
          <w:rFonts w:hint="eastAsia" w:ascii="方正黑体简体" w:hAnsi="方正黑体简体" w:eastAsia="方正黑体简体" w:cs="方正黑体简体"/>
          <w:b w:val="0"/>
          <w:bCs/>
          <w:sz w:val="28"/>
          <w:szCs w:val="28"/>
          <w:highlight w:val="none"/>
          <w:lang w:val="en-US" w:eastAsia="zh-CN"/>
        </w:rPr>
        <w:t>2.2 西气东输二线（吉安-广州段）</w:t>
      </w:r>
      <w:bookmarkEnd w:id="14"/>
    </w:p>
    <w:p w14:paraId="795EC244">
      <w:pPr>
        <w:keepNext w:val="0"/>
        <w:keepLines w:val="0"/>
        <w:pageBreakBefore w:val="0"/>
        <w:widowControl w:val="0"/>
        <w:kinsoku/>
        <w:wordWrap/>
        <w:overflowPunct/>
        <w:topLinePunct w:val="0"/>
        <w:autoSpaceDE/>
        <w:autoSpaceDN/>
        <w:bidi w:val="0"/>
        <w:adjustRightInd w:val="0"/>
        <w:snapToGrid w:val="0"/>
        <w:spacing w:line="560" w:lineRule="exact"/>
        <w:ind w:firstLine="480"/>
        <w:textAlignment w:val="auto"/>
        <w:rPr>
          <w:rFonts w:hint="eastAsia" w:ascii="方正仿宋简体" w:hAnsi="方正仿宋简体" w:eastAsia="方正仿宋简体" w:cs="方正仿宋简体"/>
          <w:sz w:val="28"/>
          <w:szCs w:val="24"/>
          <w:lang w:val="en-US" w:eastAsia="zh-CN"/>
        </w:rPr>
      </w:pPr>
      <w:r>
        <w:rPr>
          <w:rFonts w:hint="eastAsia" w:ascii="方正仿宋简体" w:hAnsi="方正仿宋简体" w:eastAsia="方正仿宋简体" w:cs="方正仿宋简体"/>
          <w:sz w:val="28"/>
          <w:szCs w:val="24"/>
          <w:lang w:val="en-US" w:eastAsia="zh-CN"/>
        </w:rPr>
        <w:t>西气东输二线东段干线全长约2485km，设计压力10MPa，管径1219mm，设计输量280亿方/年，钢材等级X80，壁厚范围15.3～31mm。南部调度台所辖吉安-广州段管道干线设置工艺站场5座，其中压气站1座（广州）；设置线路截断阀室18座。管道在159#和160#阀室之间以大开挖形式穿越潖江，全长1km。</w:t>
      </w:r>
    </w:p>
    <w:p w14:paraId="7CC1EE55">
      <w:pPr>
        <w:pStyle w:val="3"/>
        <w:numPr>
          <w:ilvl w:val="1"/>
          <w:numId w:val="0"/>
        </w:numPr>
        <w:adjustRightInd/>
        <w:snapToGrid/>
        <w:spacing w:before="120" w:after="120" w:line="560" w:lineRule="exact"/>
        <w:ind w:leftChars="0" w:firstLine="0" w:firstLineChars="0"/>
        <w:jc w:val="both"/>
        <w:rPr>
          <w:rFonts w:hint="default" w:ascii="方正黑体简体" w:hAnsi="方正黑体简体" w:eastAsia="方正黑体简体" w:cs="方正黑体简体"/>
          <w:b w:val="0"/>
          <w:bCs/>
          <w:sz w:val="28"/>
          <w:szCs w:val="28"/>
          <w:highlight w:val="none"/>
          <w:lang w:val="en-US" w:eastAsia="zh-CN"/>
        </w:rPr>
      </w:pPr>
      <w:bookmarkStart w:id="15" w:name="_Toc10070"/>
      <w:r>
        <w:rPr>
          <w:rFonts w:hint="eastAsia" w:ascii="方正黑体简体" w:hAnsi="方正黑体简体" w:eastAsia="方正黑体简体" w:cs="方正黑体简体"/>
          <w:b w:val="0"/>
          <w:bCs/>
          <w:sz w:val="28"/>
          <w:szCs w:val="28"/>
          <w:highlight w:val="none"/>
          <w:lang w:val="en-US" w:eastAsia="zh-CN"/>
        </w:rPr>
        <w:t>2.3 广南支干线</w:t>
      </w:r>
      <w:bookmarkEnd w:id="15"/>
    </w:p>
    <w:p w14:paraId="23C85631">
      <w:pPr>
        <w:keepNext w:val="0"/>
        <w:keepLines w:val="0"/>
        <w:pageBreakBefore w:val="0"/>
        <w:widowControl w:val="0"/>
        <w:kinsoku/>
        <w:wordWrap/>
        <w:overflowPunct/>
        <w:topLinePunct w:val="0"/>
        <w:autoSpaceDE/>
        <w:autoSpaceDN/>
        <w:bidi w:val="0"/>
        <w:adjustRightInd w:val="0"/>
        <w:snapToGrid w:val="0"/>
        <w:spacing w:line="560" w:lineRule="exact"/>
        <w:ind w:firstLine="480"/>
        <w:textAlignment w:val="auto"/>
        <w:rPr>
          <w:rFonts w:hint="eastAsia" w:ascii="方正仿宋简体" w:hAnsi="方正仿宋简体" w:eastAsia="方正仿宋简体" w:cs="方正仿宋简体"/>
          <w:sz w:val="28"/>
          <w:szCs w:val="24"/>
          <w:lang w:val="en-US" w:eastAsia="zh-CN"/>
        </w:rPr>
      </w:pPr>
      <w:r>
        <w:rPr>
          <w:rFonts w:hint="eastAsia" w:ascii="方正仿宋简体" w:hAnsi="方正仿宋简体" w:eastAsia="方正仿宋简体" w:cs="方正仿宋简体"/>
          <w:sz w:val="28"/>
          <w:szCs w:val="24"/>
          <w:lang w:val="en-US" w:eastAsia="zh-CN"/>
        </w:rPr>
        <w:t>广南支干线包括干线和3条支线（苍贺支线、南百支线、贵玉支线、南凭支线）。广南支干线于2012年12月28日投产，起自广东广州站，止于广西南宁站。管道全长约1203km，设计压力10MPa，管径1016mm，设计输量90亿方/年，设置压气站1座（梧州），设置线路截断阀室23座。</w:t>
      </w:r>
    </w:p>
    <w:p w14:paraId="141F0C8E">
      <w:pPr>
        <w:pStyle w:val="3"/>
        <w:numPr>
          <w:ilvl w:val="1"/>
          <w:numId w:val="0"/>
        </w:numPr>
        <w:adjustRightInd/>
        <w:snapToGrid/>
        <w:spacing w:before="120" w:after="120" w:line="560" w:lineRule="exact"/>
        <w:ind w:leftChars="0" w:firstLine="0" w:firstLineChars="0"/>
        <w:jc w:val="both"/>
        <w:rPr>
          <w:rFonts w:hint="default" w:ascii="方正黑体简体" w:hAnsi="方正黑体简体" w:eastAsia="方正黑体简体" w:cs="方正黑体简体"/>
          <w:b w:val="0"/>
          <w:bCs/>
          <w:sz w:val="28"/>
          <w:szCs w:val="28"/>
          <w:highlight w:val="none"/>
          <w:lang w:val="en-US" w:eastAsia="zh-CN"/>
        </w:rPr>
      </w:pPr>
      <w:bookmarkStart w:id="16" w:name="_Toc4160"/>
      <w:r>
        <w:rPr>
          <w:rFonts w:hint="eastAsia" w:ascii="方正黑体简体" w:hAnsi="方正黑体简体" w:eastAsia="方正黑体简体" w:cs="方正黑体简体"/>
          <w:b w:val="0"/>
          <w:bCs/>
          <w:sz w:val="28"/>
          <w:szCs w:val="28"/>
          <w:highlight w:val="none"/>
          <w:lang w:val="en-US" w:eastAsia="zh-CN"/>
        </w:rPr>
        <w:t>2.4 广深支干线</w:t>
      </w:r>
      <w:bookmarkEnd w:id="16"/>
    </w:p>
    <w:p w14:paraId="25B290D5">
      <w:pPr>
        <w:pStyle w:val="17"/>
        <w:keepNext w:val="0"/>
        <w:keepLines w:val="0"/>
        <w:pageBreakBefore w:val="0"/>
        <w:widowControl w:val="0"/>
        <w:kinsoku/>
        <w:wordWrap/>
        <w:overflowPunct/>
        <w:topLinePunct w:val="0"/>
        <w:autoSpaceDE/>
        <w:autoSpaceDN/>
        <w:bidi w:val="0"/>
        <w:adjustRightInd w:val="0"/>
        <w:snapToGrid w:val="0"/>
        <w:spacing w:after="0" w:line="560" w:lineRule="exact"/>
        <w:ind w:left="0" w:leftChars="0" w:firstLine="560" w:firstLineChars="200"/>
        <w:textAlignment w:val="auto"/>
        <w:rPr>
          <w:rFonts w:hint="eastAsia" w:ascii="方正仿宋简体" w:hAnsi="方正仿宋简体" w:eastAsia="方正仿宋简体" w:cs="方正仿宋简体"/>
          <w:kern w:val="2"/>
          <w:sz w:val="28"/>
          <w:szCs w:val="24"/>
          <w:lang w:val="en-US" w:eastAsia="zh-CN" w:bidi="ar-SA"/>
        </w:rPr>
      </w:pPr>
      <w:r>
        <w:rPr>
          <w:rFonts w:hint="eastAsia" w:ascii="方正仿宋简体" w:hAnsi="方正仿宋简体" w:eastAsia="方正仿宋简体" w:cs="方正仿宋简体"/>
          <w:kern w:val="2"/>
          <w:sz w:val="28"/>
          <w:szCs w:val="24"/>
          <w:lang w:val="en-US" w:eastAsia="zh-CN" w:bidi="ar-SA"/>
        </w:rPr>
        <w:t>广深支干线广州-求雨岭段于2012年5月4日投产，求雨岭-大铲岛段于2012年12月19日投产，起自广东广州站，止于大铲岛站。管道全长约258km，设计压力10MPa，设计输量100亿方/年，广州-求雨岭段管径1016mm，求雨岭－大铲岛段管径914mm，广深支干线设</w:t>
      </w:r>
      <w:r>
        <w:rPr>
          <w:rFonts w:hint="eastAsia" w:ascii="方正仿宋简体" w:hAnsi="方正仿宋简体" w:eastAsia="方正仿宋简体" w:cs="方正仿宋简体"/>
          <w:sz w:val="28"/>
          <w:szCs w:val="24"/>
          <w:lang w:val="en-US" w:eastAsia="zh-CN"/>
        </w:rPr>
        <w:t>置</w:t>
      </w:r>
      <w:r>
        <w:rPr>
          <w:rFonts w:hint="eastAsia" w:ascii="方正仿宋简体" w:hAnsi="方正仿宋简体" w:eastAsia="方正仿宋简体" w:cs="方正仿宋简体"/>
          <w:kern w:val="2"/>
          <w:sz w:val="28"/>
          <w:szCs w:val="24"/>
          <w:lang w:val="en-US" w:eastAsia="zh-CN" w:bidi="ar-SA"/>
        </w:rPr>
        <w:t>压气站1座（大铲岛），设</w:t>
      </w:r>
      <w:r>
        <w:rPr>
          <w:rFonts w:hint="eastAsia" w:ascii="方正仿宋简体" w:hAnsi="方正仿宋简体" w:eastAsia="方正仿宋简体" w:cs="方正仿宋简体"/>
          <w:sz w:val="28"/>
          <w:szCs w:val="24"/>
          <w:lang w:val="en-US" w:eastAsia="zh-CN"/>
        </w:rPr>
        <w:t>置</w:t>
      </w:r>
      <w:r>
        <w:rPr>
          <w:rFonts w:hint="eastAsia" w:ascii="方正仿宋简体" w:hAnsi="方正仿宋简体" w:eastAsia="方正仿宋简体" w:cs="方正仿宋简体"/>
          <w:kern w:val="2"/>
          <w:sz w:val="28"/>
          <w:szCs w:val="24"/>
          <w:lang w:val="en-US" w:eastAsia="zh-CN" w:bidi="ar-SA"/>
        </w:rPr>
        <w:t>线路截断阀室18座。</w:t>
      </w:r>
    </w:p>
    <w:p w14:paraId="07890988">
      <w:pPr>
        <w:pStyle w:val="3"/>
        <w:numPr>
          <w:ilvl w:val="1"/>
          <w:numId w:val="0"/>
        </w:numPr>
        <w:adjustRightInd/>
        <w:snapToGrid/>
        <w:spacing w:before="120" w:after="120" w:line="560" w:lineRule="exact"/>
        <w:ind w:leftChars="0" w:firstLine="0" w:firstLineChars="0"/>
        <w:jc w:val="both"/>
        <w:rPr>
          <w:rFonts w:hint="default" w:ascii="方正黑体简体" w:hAnsi="方正黑体简体" w:eastAsia="方正黑体简体" w:cs="方正黑体简体"/>
          <w:b w:val="0"/>
          <w:bCs/>
          <w:sz w:val="28"/>
          <w:szCs w:val="28"/>
          <w:highlight w:val="none"/>
          <w:lang w:val="en-US" w:eastAsia="zh-CN"/>
        </w:rPr>
      </w:pPr>
      <w:bookmarkStart w:id="17" w:name="_Toc31380"/>
      <w:r>
        <w:rPr>
          <w:rFonts w:hint="eastAsia" w:ascii="方正黑体简体" w:hAnsi="方正黑体简体" w:eastAsia="方正黑体简体" w:cs="方正黑体简体"/>
          <w:b w:val="0"/>
          <w:bCs/>
          <w:sz w:val="28"/>
          <w:szCs w:val="28"/>
          <w:highlight w:val="none"/>
          <w:lang w:val="en-US" w:eastAsia="zh-CN"/>
        </w:rPr>
        <w:t>2.5 深圳LNG外输管道</w:t>
      </w:r>
      <w:bookmarkEnd w:id="17"/>
    </w:p>
    <w:p w14:paraId="4FFA1020">
      <w:pPr>
        <w:keepNext w:val="0"/>
        <w:keepLines w:val="0"/>
        <w:pageBreakBefore w:val="0"/>
        <w:widowControl w:val="0"/>
        <w:kinsoku/>
        <w:wordWrap/>
        <w:overflowPunct/>
        <w:topLinePunct w:val="0"/>
        <w:autoSpaceDE/>
        <w:autoSpaceDN/>
        <w:bidi w:val="0"/>
        <w:adjustRightInd w:val="0"/>
        <w:snapToGrid w:val="0"/>
        <w:spacing w:line="560" w:lineRule="exact"/>
        <w:ind w:firstLine="480"/>
        <w:textAlignment w:val="auto"/>
        <w:rPr>
          <w:rFonts w:hint="eastAsia" w:ascii="方正仿宋简体" w:hAnsi="方正仿宋简体" w:eastAsia="方正仿宋简体" w:cs="方正仿宋简体"/>
          <w:sz w:val="28"/>
          <w:szCs w:val="24"/>
          <w:lang w:val="en-US" w:eastAsia="zh-CN"/>
        </w:rPr>
      </w:pPr>
      <w:r>
        <w:rPr>
          <w:rFonts w:hint="eastAsia" w:ascii="方正仿宋简体" w:hAnsi="方正仿宋简体" w:eastAsia="方正仿宋简体" w:cs="方正仿宋简体"/>
          <w:sz w:val="28"/>
          <w:szCs w:val="24"/>
          <w:lang w:val="en-US" w:eastAsia="zh-CN"/>
        </w:rPr>
        <w:t>深圳LNG外输管道于2020年7月8日投产，起自深圳LNG首站，止于广深支干线清溪镇12#阀室上游连头处。管道全长64.3km，设计压力10MPa，管径1016mm，设计输量161亿方/年、4600万方/天，设置工艺场站2座（未投产的首站、清溪清管站），设置线路截断阀室5座。</w:t>
      </w:r>
    </w:p>
    <w:p w14:paraId="661F2E13">
      <w:pPr>
        <w:pStyle w:val="3"/>
        <w:numPr>
          <w:ilvl w:val="1"/>
          <w:numId w:val="0"/>
        </w:numPr>
        <w:adjustRightInd/>
        <w:snapToGrid/>
        <w:spacing w:before="120" w:after="120" w:line="560" w:lineRule="exact"/>
        <w:ind w:leftChars="0" w:firstLine="0" w:firstLineChars="0"/>
        <w:jc w:val="both"/>
        <w:rPr>
          <w:rFonts w:hint="default" w:ascii="方正黑体简体" w:hAnsi="方正黑体简体" w:eastAsia="方正黑体简体" w:cs="方正黑体简体"/>
          <w:b w:val="0"/>
          <w:bCs/>
          <w:sz w:val="28"/>
          <w:szCs w:val="28"/>
          <w:highlight w:val="none"/>
          <w:lang w:val="en-US" w:eastAsia="zh-CN"/>
        </w:rPr>
      </w:pPr>
      <w:bookmarkStart w:id="18" w:name="_Toc31312"/>
      <w:r>
        <w:rPr>
          <w:rFonts w:hint="eastAsia" w:ascii="方正黑体简体" w:hAnsi="方正黑体简体" w:eastAsia="方正黑体简体" w:cs="方正黑体简体"/>
          <w:b w:val="0"/>
          <w:bCs/>
          <w:sz w:val="28"/>
          <w:szCs w:val="28"/>
          <w:highlight w:val="none"/>
          <w:lang w:val="en-US" w:eastAsia="zh-CN"/>
        </w:rPr>
        <w:t>2.6 西气东输三线东段</w:t>
      </w:r>
      <w:bookmarkEnd w:id="18"/>
    </w:p>
    <w:p w14:paraId="085C1C1F">
      <w:pPr>
        <w:keepNext w:val="0"/>
        <w:keepLines w:val="0"/>
        <w:pageBreakBefore w:val="0"/>
        <w:widowControl w:val="0"/>
        <w:kinsoku/>
        <w:wordWrap/>
        <w:overflowPunct/>
        <w:topLinePunct w:val="0"/>
        <w:autoSpaceDE/>
        <w:autoSpaceDN/>
        <w:bidi w:val="0"/>
        <w:adjustRightInd w:val="0"/>
        <w:snapToGrid w:val="0"/>
        <w:spacing w:line="560" w:lineRule="exact"/>
        <w:ind w:firstLine="480"/>
        <w:textAlignment w:val="auto"/>
        <w:rPr>
          <w:rFonts w:hint="eastAsia" w:ascii="方正仿宋简体" w:hAnsi="方正仿宋简体" w:eastAsia="方正仿宋简体" w:cs="方正仿宋简体"/>
          <w:sz w:val="28"/>
          <w:szCs w:val="24"/>
          <w:lang w:val="en-US" w:eastAsia="zh-CN"/>
        </w:rPr>
      </w:pPr>
      <w:r>
        <w:rPr>
          <w:rFonts w:hint="eastAsia" w:ascii="方正仿宋简体" w:hAnsi="方正仿宋简体" w:eastAsia="方正仿宋简体" w:cs="方正仿宋简体"/>
          <w:sz w:val="28"/>
          <w:szCs w:val="24"/>
          <w:lang w:val="en-US" w:eastAsia="zh-CN"/>
        </w:rPr>
        <w:t>西气东输三线东段干线（吉安－福州段）于2016年10月13日投产，起自江西吉安站，止于福建福州站。管道全长约812km，设计压力10MPa，吉安-漳州段管径1219mm，漳州-福州段管径1016mm，设计输量150亿方/年，设置工艺场站14座，其中压气站1座（吉安），设置线路截断阀室32座。有大型河流穿越5处，中型河流穿越30处。</w:t>
      </w:r>
    </w:p>
    <w:p w14:paraId="6EC70942">
      <w:pPr>
        <w:pStyle w:val="3"/>
        <w:numPr>
          <w:ilvl w:val="1"/>
          <w:numId w:val="0"/>
        </w:numPr>
        <w:adjustRightInd/>
        <w:snapToGrid/>
        <w:spacing w:before="120" w:after="120" w:line="560" w:lineRule="exact"/>
        <w:ind w:leftChars="0" w:firstLine="0" w:firstLineChars="0"/>
        <w:jc w:val="both"/>
        <w:rPr>
          <w:rFonts w:hint="default" w:ascii="方正黑体简体" w:hAnsi="方正黑体简体" w:eastAsia="方正黑体简体" w:cs="方正黑体简体"/>
          <w:b w:val="0"/>
          <w:bCs/>
          <w:sz w:val="28"/>
          <w:szCs w:val="28"/>
          <w:highlight w:val="none"/>
          <w:lang w:val="en-US" w:eastAsia="zh-CN"/>
        </w:rPr>
      </w:pPr>
      <w:bookmarkStart w:id="19" w:name="_Toc29988"/>
      <w:r>
        <w:rPr>
          <w:rFonts w:hint="eastAsia" w:ascii="方正黑体简体" w:hAnsi="方正黑体简体" w:eastAsia="方正黑体简体" w:cs="方正黑体简体"/>
          <w:b w:val="0"/>
          <w:bCs/>
          <w:sz w:val="28"/>
          <w:szCs w:val="28"/>
          <w:highlight w:val="none"/>
          <w:lang w:val="en-US" w:eastAsia="zh-CN"/>
        </w:rPr>
        <w:t>2.7 闽粤支干线</w:t>
      </w:r>
      <w:bookmarkEnd w:id="19"/>
    </w:p>
    <w:p w14:paraId="40E46918">
      <w:pPr>
        <w:keepNext w:val="0"/>
        <w:keepLines w:val="0"/>
        <w:pageBreakBefore w:val="0"/>
        <w:widowControl w:val="0"/>
        <w:kinsoku/>
        <w:wordWrap/>
        <w:overflowPunct/>
        <w:topLinePunct w:val="0"/>
        <w:autoSpaceDE/>
        <w:autoSpaceDN/>
        <w:bidi w:val="0"/>
        <w:adjustRightInd w:val="0"/>
        <w:snapToGrid w:val="0"/>
        <w:spacing w:line="560" w:lineRule="exact"/>
        <w:ind w:firstLine="480"/>
        <w:textAlignment w:val="auto"/>
        <w:rPr>
          <w:rFonts w:hint="eastAsia" w:ascii="方正仿宋简体" w:hAnsi="方正仿宋简体" w:eastAsia="方正仿宋简体" w:cs="方正仿宋简体"/>
          <w:sz w:val="28"/>
          <w:szCs w:val="24"/>
          <w:lang w:val="en-US" w:eastAsia="zh-CN"/>
        </w:rPr>
      </w:pPr>
      <w:r>
        <w:rPr>
          <w:rFonts w:hint="eastAsia" w:ascii="方正仿宋简体" w:hAnsi="方正仿宋简体" w:eastAsia="方正仿宋简体" w:cs="方正仿宋简体"/>
          <w:sz w:val="28"/>
          <w:szCs w:val="24"/>
          <w:lang w:val="en-US" w:eastAsia="zh-CN"/>
        </w:rPr>
        <w:t>闽粤支干线于2020年1月21日投产，起自广深支干线6#阀室，止于广东潮州站，管道全长约380km，设计压力10MPa，管径813mm，设计输量58.1亿方/年，设置工艺站场4座，设置线路阀室17座。</w:t>
      </w:r>
    </w:p>
    <w:p w14:paraId="282B46F5">
      <w:pPr>
        <w:pStyle w:val="3"/>
        <w:numPr>
          <w:ilvl w:val="1"/>
          <w:numId w:val="0"/>
        </w:numPr>
        <w:adjustRightInd/>
        <w:snapToGrid/>
        <w:spacing w:before="120" w:after="120" w:line="560" w:lineRule="exact"/>
        <w:ind w:leftChars="0" w:firstLine="0" w:firstLineChars="0"/>
        <w:jc w:val="both"/>
        <w:rPr>
          <w:rFonts w:hint="default" w:ascii="方正黑体简体" w:hAnsi="方正黑体简体" w:eastAsia="方正黑体简体" w:cs="方正黑体简体"/>
          <w:b w:val="0"/>
          <w:bCs/>
          <w:sz w:val="28"/>
          <w:szCs w:val="28"/>
          <w:highlight w:val="none"/>
          <w:lang w:val="en-US" w:eastAsia="zh-CN"/>
        </w:rPr>
      </w:pPr>
      <w:bookmarkStart w:id="20" w:name="_Toc13311"/>
      <w:r>
        <w:rPr>
          <w:rFonts w:hint="eastAsia" w:ascii="方正黑体简体" w:hAnsi="方正黑体简体" w:eastAsia="方正黑体简体" w:cs="方正黑体简体"/>
          <w:b w:val="0"/>
          <w:bCs/>
          <w:sz w:val="28"/>
          <w:szCs w:val="28"/>
          <w:highlight w:val="none"/>
          <w:lang w:val="en-US" w:eastAsia="zh-CN"/>
        </w:rPr>
        <w:t>2.8 广西管道</w:t>
      </w:r>
      <w:bookmarkEnd w:id="20"/>
    </w:p>
    <w:p w14:paraId="1E5F5C02">
      <w:pPr>
        <w:keepNext w:val="0"/>
        <w:keepLines w:val="0"/>
        <w:pageBreakBefore w:val="0"/>
        <w:widowControl w:val="0"/>
        <w:kinsoku/>
        <w:wordWrap/>
        <w:overflowPunct/>
        <w:topLinePunct w:val="0"/>
        <w:autoSpaceDE/>
        <w:autoSpaceDN/>
        <w:bidi w:val="0"/>
        <w:adjustRightInd w:val="0"/>
        <w:snapToGrid w:val="0"/>
        <w:spacing w:line="560" w:lineRule="exact"/>
        <w:ind w:firstLine="480"/>
        <w:textAlignment w:val="auto"/>
        <w:rPr>
          <w:rFonts w:hint="eastAsia" w:ascii="方正仿宋简体" w:hAnsi="方正仿宋简体" w:eastAsia="方正仿宋简体" w:cs="方正仿宋简体"/>
          <w:sz w:val="28"/>
          <w:szCs w:val="24"/>
          <w:lang w:val="en-US" w:eastAsia="zh-CN"/>
        </w:rPr>
      </w:pPr>
      <w:r>
        <w:rPr>
          <w:rFonts w:hint="eastAsia" w:ascii="方正仿宋简体" w:hAnsi="方正仿宋简体" w:eastAsia="方正仿宋简体" w:cs="方正仿宋简体"/>
          <w:sz w:val="28"/>
          <w:szCs w:val="24"/>
          <w:lang w:val="en-US" w:eastAsia="zh-CN"/>
        </w:rPr>
        <w:t>广西管道包括干线和3条支线（桂林支线、柳州支线和粤西支线），全线设置工艺站场17座，设置线路阀室33座，管道穿越大型河流3处，分别为南流江定向钻穿越1331m、柳江沉管穿越980m、雷州青年运河定向钻穿越1200m。广西管道干线起自北海首站，止于柳州站，管道干线全长约499km，设计输量40.5亿方/年，设计压力10MPa，管径813mm，北海LNG接收站－邕宁段于2018年9月13日投产，邕宁－来宾段于2018年10月23日投产，来宾－柳州段于2018年11月25日投产。柳州支线起自柳州站，止于柳州东站，全长约29km，设计输量5亿方/年，设计压力10MPa，管径610mm。桂林支线起自柳州站，止于桂林站，全长约151km，设计输量25亿方/年，设计压力10MPa，管径813mm。</w:t>
      </w:r>
    </w:p>
    <w:p w14:paraId="6DAFCE26">
      <w:pPr>
        <w:pStyle w:val="3"/>
        <w:numPr>
          <w:ilvl w:val="1"/>
          <w:numId w:val="0"/>
        </w:numPr>
        <w:adjustRightInd/>
        <w:snapToGrid/>
        <w:spacing w:before="120" w:after="120" w:line="560" w:lineRule="exact"/>
        <w:ind w:leftChars="0" w:firstLine="0" w:firstLineChars="0"/>
        <w:jc w:val="both"/>
        <w:rPr>
          <w:rFonts w:hint="default" w:ascii="方正黑体简体" w:hAnsi="方正黑体简体" w:eastAsia="方正黑体简体" w:cs="方正黑体简体"/>
          <w:b w:val="0"/>
          <w:bCs/>
          <w:sz w:val="28"/>
          <w:szCs w:val="28"/>
          <w:highlight w:val="none"/>
          <w:lang w:val="en-US" w:eastAsia="zh-CN"/>
        </w:rPr>
      </w:pPr>
      <w:bookmarkStart w:id="21" w:name="_Toc20763"/>
      <w:r>
        <w:rPr>
          <w:rFonts w:hint="eastAsia" w:ascii="方正黑体简体" w:hAnsi="方正黑体简体" w:eastAsia="方正黑体简体" w:cs="方正黑体简体"/>
          <w:b w:val="0"/>
          <w:bCs/>
          <w:sz w:val="28"/>
          <w:szCs w:val="28"/>
          <w:highlight w:val="none"/>
          <w:lang w:val="en-US" w:eastAsia="zh-CN"/>
        </w:rPr>
        <w:t>2.9 海西二期管道</w:t>
      </w:r>
      <w:bookmarkEnd w:id="21"/>
    </w:p>
    <w:p w14:paraId="286CE741">
      <w:pPr>
        <w:keepNext w:val="0"/>
        <w:keepLines w:val="0"/>
        <w:pageBreakBefore w:val="0"/>
        <w:widowControl w:val="0"/>
        <w:kinsoku/>
        <w:wordWrap/>
        <w:overflowPunct/>
        <w:topLinePunct w:val="0"/>
        <w:autoSpaceDE/>
        <w:autoSpaceDN/>
        <w:bidi w:val="0"/>
        <w:adjustRightInd w:val="0"/>
        <w:snapToGrid w:val="0"/>
        <w:spacing w:line="560" w:lineRule="exact"/>
        <w:ind w:firstLine="480"/>
        <w:textAlignment w:val="auto"/>
        <w:rPr>
          <w:rFonts w:hint="eastAsia" w:ascii="方正仿宋简体" w:hAnsi="方正仿宋简体" w:eastAsia="方正仿宋简体" w:cs="方正仿宋简体"/>
          <w:sz w:val="28"/>
          <w:szCs w:val="24"/>
          <w:lang w:val="en-US" w:eastAsia="zh-CN"/>
        </w:rPr>
      </w:pPr>
      <w:r>
        <w:rPr>
          <w:rFonts w:hint="eastAsia" w:ascii="方正仿宋简体" w:hAnsi="方正仿宋简体" w:eastAsia="方正仿宋简体" w:cs="方正仿宋简体"/>
          <w:sz w:val="28"/>
          <w:szCs w:val="24"/>
          <w:lang w:val="en-US" w:eastAsia="zh-CN"/>
        </w:rPr>
        <w:t>海西二期管道包括5条管道（德化支线、福州-福鼎段、漳州-诏安段、漳州-龙岩段、漳州联络线）。德化支线于2022年12月23日投产，起自南安分输联络站，止于德化末站。管道全长83km，设计压力7.5MPa，管径813mm，设计输量10.7亿方/年。福州-福鼎段于2024年9月3日投产，起自营前分输站，止于福鼎末站。管道全长约250km，设计压力7.5MPa，管径813mm，设计输量13.49亿方/年。</w:t>
      </w:r>
    </w:p>
    <w:p w14:paraId="21FA15FD">
      <w:pPr>
        <w:pStyle w:val="3"/>
        <w:numPr>
          <w:ilvl w:val="1"/>
          <w:numId w:val="0"/>
        </w:numPr>
        <w:adjustRightInd/>
        <w:snapToGrid/>
        <w:spacing w:before="120" w:after="120" w:line="560" w:lineRule="exact"/>
        <w:ind w:leftChars="0" w:firstLine="0" w:firstLineChars="0"/>
        <w:jc w:val="both"/>
        <w:rPr>
          <w:rFonts w:hint="eastAsia" w:ascii="方正黑体简体" w:hAnsi="方正黑体简体" w:eastAsia="方正黑体简体" w:cs="方正黑体简体"/>
          <w:b w:val="0"/>
          <w:bCs/>
          <w:sz w:val="28"/>
          <w:szCs w:val="28"/>
          <w:highlight w:val="none"/>
          <w:lang w:val="en-US" w:eastAsia="zh-CN"/>
        </w:rPr>
      </w:pPr>
      <w:r>
        <w:rPr>
          <w:rFonts w:hint="eastAsia" w:ascii="方正黑体简体" w:hAnsi="方正黑体简体" w:eastAsia="方正黑体简体" w:cs="方正黑体简体"/>
          <w:b w:val="0"/>
          <w:bCs/>
          <w:sz w:val="28"/>
          <w:szCs w:val="28"/>
          <w:highlight w:val="none"/>
          <w:lang w:val="en-US" w:eastAsia="zh-CN"/>
        </w:rPr>
        <w:t>2.10 漳州LNG外输管道</w:t>
      </w:r>
    </w:p>
    <w:p w14:paraId="1CF027CE">
      <w:pPr>
        <w:keepNext w:val="0"/>
        <w:keepLines w:val="0"/>
        <w:pageBreakBefore w:val="0"/>
        <w:widowControl w:val="0"/>
        <w:kinsoku/>
        <w:wordWrap/>
        <w:overflowPunct/>
        <w:topLinePunct w:val="0"/>
        <w:autoSpaceDE/>
        <w:autoSpaceDN/>
        <w:bidi w:val="0"/>
        <w:adjustRightInd w:val="0"/>
        <w:snapToGrid w:val="0"/>
        <w:spacing w:line="560" w:lineRule="exact"/>
        <w:ind w:firstLine="480"/>
        <w:textAlignment w:val="auto"/>
        <w:rPr>
          <w:rFonts w:hint="default"/>
          <w:lang w:val="en-US" w:eastAsia="zh-CN"/>
        </w:rPr>
      </w:pPr>
      <w:r>
        <w:rPr>
          <w:rFonts w:hint="eastAsia" w:ascii="方正仿宋简体" w:hAnsi="方正仿宋简体" w:eastAsia="方正仿宋简体" w:cs="方正仿宋简体"/>
          <w:sz w:val="28"/>
          <w:szCs w:val="24"/>
          <w:lang w:val="en-US" w:eastAsia="zh-CN"/>
        </w:rPr>
        <w:t>漳州LNG外输管道于2024年7月7日投产，起自漳州LNG接收站，止于漳州分输清管站。管道全长约123km，设计压力10MPa，管径1016mm，设计输量42亿方/年。</w:t>
      </w:r>
    </w:p>
    <w:p w14:paraId="3AA6F01D">
      <w:pPr>
        <w:pStyle w:val="3"/>
        <w:numPr>
          <w:ilvl w:val="1"/>
          <w:numId w:val="0"/>
        </w:numPr>
        <w:adjustRightInd/>
        <w:snapToGrid/>
        <w:spacing w:before="120" w:after="120" w:line="560" w:lineRule="exact"/>
        <w:ind w:leftChars="0" w:firstLine="0" w:firstLineChars="0"/>
        <w:jc w:val="both"/>
        <w:rPr>
          <w:rFonts w:hint="default" w:ascii="方正黑体简体" w:hAnsi="方正黑体简体" w:eastAsia="方正黑体简体" w:cs="方正黑体简体"/>
          <w:b w:val="0"/>
          <w:bCs/>
          <w:sz w:val="28"/>
          <w:szCs w:val="28"/>
          <w:highlight w:val="none"/>
          <w:lang w:val="en-US" w:eastAsia="zh-CN"/>
        </w:rPr>
      </w:pPr>
      <w:bookmarkStart w:id="22" w:name="_Toc30127"/>
      <w:r>
        <w:rPr>
          <w:rFonts w:hint="eastAsia" w:ascii="方正黑体简体" w:hAnsi="方正黑体简体" w:eastAsia="方正黑体简体" w:cs="方正黑体简体"/>
          <w:b w:val="0"/>
          <w:bCs/>
          <w:sz w:val="28"/>
          <w:szCs w:val="28"/>
          <w:highlight w:val="none"/>
          <w:lang w:val="en-US" w:eastAsia="zh-CN"/>
        </w:rPr>
        <w:t>2.11 海南管网</w:t>
      </w:r>
      <w:bookmarkEnd w:id="22"/>
      <w:r>
        <w:rPr>
          <w:rFonts w:hint="eastAsia" w:ascii="方正黑体简体" w:hAnsi="方正黑体简体" w:eastAsia="方正黑体简体" w:cs="方正黑体简体"/>
          <w:b w:val="0"/>
          <w:bCs/>
          <w:sz w:val="28"/>
          <w:szCs w:val="28"/>
          <w:highlight w:val="none"/>
          <w:lang w:val="en-US" w:eastAsia="zh-CN"/>
        </w:rPr>
        <w:t>（二级管道）</w:t>
      </w:r>
    </w:p>
    <w:p w14:paraId="7B03DF15">
      <w:pPr>
        <w:keepNext w:val="0"/>
        <w:keepLines w:val="0"/>
        <w:pageBreakBefore w:val="0"/>
        <w:widowControl w:val="0"/>
        <w:kinsoku/>
        <w:wordWrap/>
        <w:overflowPunct/>
        <w:topLinePunct w:val="0"/>
        <w:autoSpaceDE/>
        <w:autoSpaceDN/>
        <w:bidi w:val="0"/>
        <w:adjustRightInd w:val="0"/>
        <w:snapToGrid w:val="0"/>
        <w:spacing w:line="560" w:lineRule="exact"/>
        <w:ind w:firstLine="480"/>
        <w:textAlignment w:val="auto"/>
        <w:rPr>
          <w:rFonts w:hint="eastAsia" w:ascii="方正仿宋简体" w:hAnsi="方正仿宋简体" w:eastAsia="方正仿宋简体" w:cs="方正仿宋简体"/>
          <w:sz w:val="28"/>
          <w:szCs w:val="24"/>
          <w:lang w:val="en-US" w:eastAsia="zh-CN"/>
        </w:rPr>
      </w:pPr>
      <w:r>
        <w:rPr>
          <w:rFonts w:hint="eastAsia" w:ascii="方正仿宋简体" w:hAnsi="方正仿宋简体" w:eastAsia="方正仿宋简体" w:cs="方正仿宋简体"/>
          <w:sz w:val="28"/>
          <w:szCs w:val="24"/>
          <w:lang w:val="en-US" w:eastAsia="zh-CN"/>
        </w:rPr>
        <w:t>海南管网包括三亚－东方管道、东洋海管道、海口-文昌管道、海南LNG复线、约亭管道、昌江支线和东崖连接线、文琼三管道、神州半岛分输支线、海唐支线和洋浦石化支线。</w:t>
      </w:r>
    </w:p>
    <w:p w14:paraId="1CF51EDE">
      <w:pPr>
        <w:keepNext w:val="0"/>
        <w:keepLines w:val="0"/>
        <w:pageBreakBefore w:val="0"/>
        <w:widowControl w:val="0"/>
        <w:kinsoku/>
        <w:wordWrap/>
        <w:overflowPunct/>
        <w:topLinePunct w:val="0"/>
        <w:autoSpaceDE/>
        <w:autoSpaceDN/>
        <w:bidi w:val="0"/>
        <w:adjustRightInd w:val="0"/>
        <w:snapToGrid w:val="0"/>
        <w:spacing w:line="560" w:lineRule="exact"/>
        <w:ind w:firstLine="480"/>
        <w:textAlignment w:val="auto"/>
        <w:rPr>
          <w:rFonts w:hint="eastAsia" w:ascii="方正仿宋简体" w:hAnsi="方正仿宋简体" w:eastAsia="方正仿宋简体" w:cs="方正仿宋简体"/>
          <w:sz w:val="28"/>
          <w:szCs w:val="24"/>
          <w:lang w:val="en-US" w:eastAsia="zh-CN"/>
        </w:rPr>
      </w:pPr>
      <w:r>
        <w:rPr>
          <w:rFonts w:hint="eastAsia" w:ascii="方正仿宋简体" w:hAnsi="方正仿宋简体" w:eastAsia="方正仿宋简体" w:cs="方正仿宋简体"/>
          <w:sz w:val="28"/>
          <w:szCs w:val="24"/>
          <w:lang w:val="en-US" w:eastAsia="zh-CN"/>
        </w:rPr>
        <w:t>三亚－东方管道于1996年投产，起自三亚站，止于东方站，全长122km，设计输量7亿方/年，设计压力6.4MPa，管径323mm。</w:t>
      </w:r>
    </w:p>
    <w:p w14:paraId="4E9106AA">
      <w:pPr>
        <w:keepNext w:val="0"/>
        <w:keepLines w:val="0"/>
        <w:pageBreakBefore w:val="0"/>
        <w:widowControl w:val="0"/>
        <w:kinsoku/>
        <w:wordWrap/>
        <w:overflowPunct/>
        <w:topLinePunct w:val="0"/>
        <w:autoSpaceDE/>
        <w:autoSpaceDN/>
        <w:bidi w:val="0"/>
        <w:adjustRightInd w:val="0"/>
        <w:snapToGrid w:val="0"/>
        <w:spacing w:line="560" w:lineRule="exact"/>
        <w:ind w:firstLine="480"/>
        <w:textAlignment w:val="auto"/>
        <w:rPr>
          <w:rFonts w:hint="eastAsia" w:ascii="方正仿宋简体" w:hAnsi="方正仿宋简体" w:eastAsia="方正仿宋简体" w:cs="方正仿宋简体"/>
          <w:sz w:val="28"/>
          <w:szCs w:val="24"/>
          <w:lang w:val="en-US" w:eastAsia="zh-CN"/>
        </w:rPr>
      </w:pPr>
      <w:r>
        <w:rPr>
          <w:rFonts w:hint="eastAsia" w:ascii="方正仿宋简体" w:hAnsi="方正仿宋简体" w:eastAsia="方正仿宋简体" w:cs="方正仿宋简体"/>
          <w:sz w:val="28"/>
          <w:szCs w:val="24"/>
          <w:lang w:val="en-US" w:eastAsia="zh-CN"/>
        </w:rPr>
        <w:t>东洋海管道于2003年投产，起自东方站，止于海口站，全长225km，设计输量16亿方/年，东方首站－儋州设计压力6.6MPa，儋州－海口设计压力5.9MPa。</w:t>
      </w:r>
    </w:p>
    <w:p w14:paraId="640890FC">
      <w:pPr>
        <w:keepNext w:val="0"/>
        <w:keepLines w:val="0"/>
        <w:pageBreakBefore w:val="0"/>
        <w:widowControl w:val="0"/>
        <w:kinsoku/>
        <w:wordWrap/>
        <w:overflowPunct/>
        <w:topLinePunct w:val="0"/>
        <w:autoSpaceDE/>
        <w:autoSpaceDN/>
        <w:bidi w:val="0"/>
        <w:adjustRightInd w:val="0"/>
        <w:snapToGrid w:val="0"/>
        <w:spacing w:line="560" w:lineRule="exact"/>
        <w:ind w:firstLine="480"/>
        <w:textAlignment w:val="auto"/>
        <w:rPr>
          <w:rFonts w:hint="eastAsia" w:ascii="方正仿宋简体" w:hAnsi="方正仿宋简体" w:eastAsia="方正仿宋简体" w:cs="方正仿宋简体"/>
          <w:sz w:val="28"/>
          <w:szCs w:val="24"/>
          <w:lang w:val="en-US" w:eastAsia="zh-CN"/>
        </w:rPr>
      </w:pPr>
      <w:r>
        <w:rPr>
          <w:rFonts w:hint="eastAsia" w:ascii="方正仿宋简体" w:hAnsi="方正仿宋简体" w:eastAsia="方正仿宋简体" w:cs="方正仿宋简体"/>
          <w:sz w:val="28"/>
          <w:szCs w:val="24"/>
          <w:lang w:val="en-US" w:eastAsia="zh-CN"/>
        </w:rPr>
        <w:t>海口-文昌管道于2010年投产，起自海口站，止于文昌站，全长91km，设计输量8亿方/年，设计压力7MPa，管径508mm。</w:t>
      </w:r>
    </w:p>
    <w:p w14:paraId="66EBDBA0">
      <w:pPr>
        <w:keepNext w:val="0"/>
        <w:keepLines w:val="0"/>
        <w:pageBreakBefore w:val="0"/>
        <w:widowControl w:val="0"/>
        <w:kinsoku/>
        <w:wordWrap/>
        <w:overflowPunct/>
        <w:topLinePunct w:val="0"/>
        <w:autoSpaceDE/>
        <w:autoSpaceDN/>
        <w:bidi w:val="0"/>
        <w:adjustRightInd w:val="0"/>
        <w:snapToGrid w:val="0"/>
        <w:spacing w:line="560" w:lineRule="exact"/>
        <w:ind w:firstLine="480"/>
        <w:textAlignment w:val="auto"/>
        <w:rPr>
          <w:rFonts w:hint="eastAsia" w:ascii="方正仿宋简体" w:hAnsi="方正仿宋简体" w:eastAsia="方正仿宋简体" w:cs="方正仿宋简体"/>
          <w:sz w:val="28"/>
          <w:szCs w:val="24"/>
          <w:lang w:val="en-US" w:eastAsia="zh-CN"/>
        </w:rPr>
      </w:pPr>
      <w:r>
        <w:rPr>
          <w:rFonts w:hint="eastAsia" w:ascii="方正仿宋简体" w:hAnsi="方正仿宋简体" w:eastAsia="方正仿宋简体" w:cs="方正仿宋简体"/>
          <w:sz w:val="28"/>
          <w:szCs w:val="24"/>
          <w:lang w:val="en-US" w:eastAsia="zh-CN"/>
        </w:rPr>
        <w:t>海南LNG复线于2016年投产，起自海南LNG接收站，止于海口站，全长108km，接收站－儋州段设计压力10MPa，管径1016mm，儋州－海口段设计压力7MPa，管径610mm。</w:t>
      </w:r>
    </w:p>
    <w:p w14:paraId="20B35B64">
      <w:pPr>
        <w:keepNext w:val="0"/>
        <w:keepLines w:val="0"/>
        <w:pageBreakBefore w:val="0"/>
        <w:widowControl w:val="0"/>
        <w:kinsoku/>
        <w:wordWrap/>
        <w:overflowPunct/>
        <w:topLinePunct w:val="0"/>
        <w:autoSpaceDE/>
        <w:autoSpaceDN/>
        <w:bidi w:val="0"/>
        <w:adjustRightInd w:val="0"/>
        <w:snapToGrid w:val="0"/>
        <w:spacing w:line="560" w:lineRule="exact"/>
        <w:ind w:firstLine="480"/>
        <w:textAlignment w:val="auto"/>
        <w:rPr>
          <w:rFonts w:hint="default"/>
          <w:lang w:val="en-US" w:eastAsia="zh-CN"/>
        </w:rPr>
      </w:pPr>
      <w:r>
        <w:rPr>
          <w:rFonts w:hint="eastAsia" w:ascii="方正仿宋简体" w:hAnsi="方正仿宋简体" w:eastAsia="方正仿宋简体" w:cs="方正仿宋简体"/>
          <w:sz w:val="28"/>
          <w:szCs w:val="24"/>
          <w:lang w:val="en-US" w:eastAsia="zh-CN"/>
        </w:rPr>
        <w:t>文琼三管道起自文昌站，止于三亚站，设计输量为14.92亿方/年，设计压力为7.0MPa，管径为610mm，全长269km。</w:t>
      </w:r>
    </w:p>
    <w:p w14:paraId="42BD197F">
      <w:pPr>
        <w:pStyle w:val="3"/>
        <w:numPr>
          <w:ilvl w:val="1"/>
          <w:numId w:val="0"/>
        </w:numPr>
        <w:adjustRightInd/>
        <w:snapToGrid/>
        <w:spacing w:before="120" w:after="120" w:line="560" w:lineRule="exact"/>
        <w:ind w:leftChars="0" w:firstLine="0" w:firstLineChars="0"/>
        <w:jc w:val="both"/>
        <w:rPr>
          <w:rFonts w:hint="default" w:ascii="方正仿宋简体" w:hAnsi="方正仿宋简体" w:eastAsia="方正仿宋简体" w:cs="方正仿宋简体"/>
          <w:sz w:val="28"/>
          <w:szCs w:val="24"/>
          <w:lang w:val="en-US" w:eastAsia="zh-CN"/>
        </w:rPr>
      </w:pPr>
      <w:bookmarkStart w:id="23" w:name="_Toc14700"/>
      <w:r>
        <w:rPr>
          <w:rFonts w:hint="eastAsia" w:ascii="方正黑体简体" w:hAnsi="方正黑体简体" w:eastAsia="方正黑体简体" w:cs="方正黑体简体"/>
          <w:b w:val="0"/>
          <w:bCs/>
          <w:sz w:val="32"/>
          <w:szCs w:val="32"/>
          <w:highlight w:val="none"/>
          <w:lang w:val="en-US" w:eastAsia="zh-CN"/>
        </w:rPr>
        <w:t>3 所辖管道高后果区情况</w:t>
      </w:r>
      <w:bookmarkEnd w:id="9"/>
      <w:bookmarkEnd w:id="10"/>
      <w:bookmarkEnd w:id="11"/>
      <w:bookmarkEnd w:id="12"/>
      <w:bookmarkEnd w:id="13"/>
      <w:bookmarkEnd w:id="23"/>
    </w:p>
    <w:p w14:paraId="4485CE28">
      <w:pPr>
        <w:pStyle w:val="3"/>
        <w:numPr>
          <w:ilvl w:val="1"/>
          <w:numId w:val="0"/>
        </w:numPr>
        <w:adjustRightInd/>
        <w:snapToGrid/>
        <w:spacing w:before="120" w:after="120" w:line="560" w:lineRule="exact"/>
        <w:ind w:leftChars="0" w:firstLine="0" w:firstLineChars="0"/>
        <w:jc w:val="both"/>
        <w:rPr>
          <w:rFonts w:hint="default" w:ascii="方正黑体简体" w:hAnsi="方正黑体简体" w:eastAsia="方正黑体简体" w:cs="方正黑体简体"/>
          <w:b w:val="0"/>
          <w:bCs/>
          <w:sz w:val="28"/>
          <w:szCs w:val="28"/>
          <w:highlight w:val="none"/>
          <w:lang w:val="en-US" w:eastAsia="zh-CN"/>
        </w:rPr>
      </w:pPr>
      <w:r>
        <w:rPr>
          <w:rFonts w:hint="eastAsia" w:ascii="方正黑体简体" w:hAnsi="方正黑体简体" w:eastAsia="方正黑体简体" w:cs="方正黑体简体"/>
          <w:b w:val="0"/>
          <w:bCs/>
          <w:sz w:val="28"/>
          <w:szCs w:val="28"/>
          <w:highlight w:val="none"/>
          <w:lang w:val="en-US" w:eastAsia="zh-CN"/>
        </w:rPr>
        <w:t>3.1 高后果区概况及整体限压运行情况</w:t>
      </w:r>
    </w:p>
    <w:p w14:paraId="155607A1">
      <w:pPr>
        <w:keepNext w:val="0"/>
        <w:keepLines w:val="0"/>
        <w:pageBreakBefore w:val="0"/>
        <w:widowControl w:val="0"/>
        <w:kinsoku/>
        <w:wordWrap/>
        <w:overflowPunct/>
        <w:topLinePunct w:val="0"/>
        <w:autoSpaceDE/>
        <w:autoSpaceDN/>
        <w:bidi w:val="0"/>
        <w:adjustRightInd w:val="0"/>
        <w:snapToGrid w:val="0"/>
        <w:spacing w:line="560" w:lineRule="exact"/>
        <w:ind w:firstLine="480"/>
        <w:textAlignment w:val="auto"/>
        <w:rPr>
          <w:rFonts w:hint="eastAsia" w:ascii="方正仿宋简体" w:hAnsi="方正仿宋简体" w:eastAsia="方正仿宋简体" w:cs="方正仿宋简体"/>
          <w:sz w:val="28"/>
          <w:szCs w:val="24"/>
          <w:lang w:val="en-US" w:eastAsia="zh-CN"/>
        </w:rPr>
      </w:pPr>
      <w:r>
        <w:rPr>
          <w:rFonts w:hint="eastAsia" w:ascii="方正仿宋简体" w:hAnsi="方正仿宋简体" w:eastAsia="方正仿宋简体" w:cs="方正仿宋简体"/>
          <w:sz w:val="28"/>
          <w:szCs w:val="24"/>
          <w:lang w:val="en-US" w:eastAsia="zh-CN"/>
        </w:rPr>
        <w:t>高后果区是油气管道运行和安全管理的重要部位，是实施完整性管理和事故防范的重点区域，高后果区情况见各地区公司台账。</w:t>
      </w:r>
    </w:p>
    <w:p w14:paraId="686860F9">
      <w:pPr>
        <w:spacing w:before="120" w:beforeLines="50" w:after="120" w:afterLines="50"/>
        <w:ind w:left="0" w:leftChars="0" w:firstLine="0" w:firstLineChars="0"/>
        <w:jc w:val="center"/>
        <w:rPr>
          <w:rFonts w:hint="eastAsia" w:ascii="方正仿宋简体" w:hAnsi="方正仿宋简体" w:eastAsia="方正仿宋简体" w:cs="方正仿宋简体"/>
          <w:sz w:val="28"/>
          <w:szCs w:val="24"/>
          <w:lang w:val="en-US" w:eastAsia="zh-CN"/>
        </w:rPr>
      </w:pPr>
      <w:r>
        <w:rPr>
          <w:rFonts w:hint="eastAsia" w:ascii="黑体" w:hAnsi="黑体" w:eastAsia="黑体" w:cs="Times New Roman"/>
          <w:szCs w:val="21"/>
          <w:highlight w:val="none"/>
          <w:lang w:val="en-US" w:eastAsia="zh-CN"/>
        </w:rPr>
        <w:t>表1 南部台管道压力控制限值</w:t>
      </w:r>
    </w:p>
    <w:tbl>
      <w:tblPr>
        <w:tblStyle w:val="13"/>
        <w:tblW w:w="8505" w:type="dxa"/>
        <w:tblInd w:w="9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070"/>
        <w:gridCol w:w="1280"/>
        <w:gridCol w:w="1557"/>
        <w:gridCol w:w="1557"/>
        <w:gridCol w:w="1559"/>
        <w:gridCol w:w="1482"/>
      </w:tblGrid>
      <w:tr w14:paraId="52018C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1" w:hRule="atLeast"/>
          <w:tblHeader/>
        </w:trPr>
        <w:tc>
          <w:tcPr>
            <w:tcW w:w="1070" w:type="dxa"/>
            <w:tcBorders>
              <w:top w:val="single" w:color="000000" w:sz="4" w:space="0"/>
              <w:left w:val="single" w:color="000000" w:sz="8" w:space="0"/>
              <w:bottom w:val="single" w:color="000000" w:sz="4" w:space="0"/>
              <w:right w:val="single" w:color="000000" w:sz="4" w:space="0"/>
            </w:tcBorders>
            <w:shd w:val="clear" w:color="auto" w:fill="FFFFFF" w:themeFill="background1"/>
            <w:noWrap/>
            <w:vAlign w:val="center"/>
          </w:tcPr>
          <w:p w14:paraId="33A4FA48">
            <w:pPr>
              <w:keepNext w:val="0"/>
              <w:keepLines w:val="0"/>
              <w:pageBreakBefore w:val="0"/>
              <w:widowControl/>
              <w:suppressLineNumbers w:val="0"/>
              <w:kinsoku/>
              <w:wordWrap/>
              <w:overflowPunct/>
              <w:topLinePunct w:val="0"/>
              <w:autoSpaceDE/>
              <w:autoSpaceDN/>
              <w:bidi w:val="0"/>
              <w:spacing w:line="240" w:lineRule="auto"/>
              <w:ind w:left="0" w:leftChars="0" w:firstLine="0" w:firstLineChars="0"/>
              <w:jc w:val="center"/>
              <w:textAlignment w:val="center"/>
              <w:rPr>
                <w:rFonts w:hint="default" w:asciiTheme="minorEastAsia" w:hAnsiTheme="minorEastAsia" w:eastAsiaTheme="minorEastAsia" w:cstheme="minorEastAsia"/>
                <w:b/>
                <w:bCs/>
                <w:i w:val="0"/>
                <w:iCs w:val="0"/>
                <w:color w:val="000000"/>
                <w:kern w:val="0"/>
                <w:sz w:val="21"/>
                <w:szCs w:val="21"/>
                <w:u w:val="none"/>
                <w:lang w:val="en-US" w:eastAsia="zh-CN" w:bidi="ar"/>
              </w:rPr>
            </w:pPr>
            <w:r>
              <w:rPr>
                <w:rFonts w:hint="eastAsia" w:asciiTheme="minorEastAsia" w:hAnsiTheme="minorEastAsia" w:eastAsiaTheme="minorEastAsia" w:cstheme="minorEastAsia"/>
                <w:b/>
                <w:bCs/>
                <w:i w:val="0"/>
                <w:iCs w:val="0"/>
                <w:color w:val="000000"/>
                <w:kern w:val="0"/>
                <w:sz w:val="21"/>
                <w:szCs w:val="21"/>
                <w:u w:val="none"/>
                <w:lang w:val="en-US" w:eastAsia="zh-CN" w:bidi="ar"/>
              </w:rPr>
              <w:t>管道</w:t>
            </w:r>
          </w:p>
        </w:tc>
        <w:tc>
          <w:tcPr>
            <w:tcW w:w="1280" w:type="dxa"/>
            <w:tcBorders>
              <w:top w:val="single" w:color="000000" w:sz="4" w:space="0"/>
              <w:left w:val="single" w:color="000000" w:sz="4" w:space="0"/>
              <w:bottom w:val="single" w:color="000000" w:sz="4" w:space="0"/>
              <w:right w:val="single" w:color="000000" w:sz="4" w:space="0"/>
            </w:tcBorders>
            <w:shd w:val="clear" w:color="auto" w:fill="FFFFFF" w:themeFill="background1"/>
            <w:noWrap/>
            <w:vAlign w:val="center"/>
          </w:tcPr>
          <w:p w14:paraId="48819FD9">
            <w:pPr>
              <w:keepNext w:val="0"/>
              <w:keepLines w:val="0"/>
              <w:pageBreakBefore w:val="0"/>
              <w:widowControl/>
              <w:suppressLineNumbers w:val="0"/>
              <w:kinsoku/>
              <w:wordWrap/>
              <w:overflowPunct/>
              <w:topLinePunct w:val="0"/>
              <w:autoSpaceDE/>
              <w:autoSpaceDN/>
              <w:bidi w:val="0"/>
              <w:spacing w:line="240" w:lineRule="auto"/>
              <w:ind w:left="0" w:leftChars="0" w:firstLine="0" w:firstLineChars="0"/>
              <w:jc w:val="center"/>
              <w:textAlignment w:val="center"/>
              <w:rPr>
                <w:rFonts w:hint="default" w:asciiTheme="minorEastAsia" w:hAnsiTheme="minorEastAsia" w:eastAsiaTheme="minorEastAsia" w:cstheme="minorEastAsia"/>
                <w:b/>
                <w:bCs/>
                <w:i w:val="0"/>
                <w:iCs w:val="0"/>
                <w:color w:val="000000"/>
                <w:kern w:val="0"/>
                <w:sz w:val="21"/>
                <w:szCs w:val="21"/>
                <w:u w:val="none"/>
                <w:lang w:val="en-US" w:eastAsia="zh-CN" w:bidi="ar"/>
              </w:rPr>
            </w:pPr>
            <w:r>
              <w:rPr>
                <w:rFonts w:hint="eastAsia" w:asciiTheme="minorEastAsia" w:hAnsiTheme="minorEastAsia" w:eastAsiaTheme="minorEastAsia" w:cstheme="minorEastAsia"/>
                <w:b/>
                <w:bCs/>
                <w:i w:val="0"/>
                <w:iCs w:val="0"/>
                <w:color w:val="000000"/>
                <w:kern w:val="0"/>
                <w:sz w:val="21"/>
                <w:szCs w:val="21"/>
                <w:u w:val="none"/>
                <w:lang w:val="en-US" w:eastAsia="zh-CN" w:bidi="ar"/>
              </w:rPr>
              <w:t>支线</w:t>
            </w:r>
          </w:p>
        </w:tc>
        <w:tc>
          <w:tcPr>
            <w:tcW w:w="1557" w:type="dxa"/>
            <w:tcBorders>
              <w:top w:val="single" w:color="000000" w:sz="4" w:space="0"/>
              <w:left w:val="single" w:color="000000" w:sz="4" w:space="0"/>
              <w:bottom w:val="single" w:color="000000" w:sz="4" w:space="0"/>
              <w:right w:val="single" w:color="000000" w:sz="4" w:space="0"/>
            </w:tcBorders>
            <w:shd w:val="clear" w:color="auto" w:fill="FFFFFF" w:themeFill="background1"/>
            <w:noWrap/>
            <w:vAlign w:val="center"/>
          </w:tcPr>
          <w:p w14:paraId="64026235">
            <w:pPr>
              <w:keepNext w:val="0"/>
              <w:keepLines w:val="0"/>
              <w:pageBreakBefore w:val="0"/>
              <w:widowControl/>
              <w:suppressLineNumbers w:val="0"/>
              <w:kinsoku/>
              <w:wordWrap/>
              <w:overflowPunct/>
              <w:topLinePunct w:val="0"/>
              <w:autoSpaceDE/>
              <w:autoSpaceDN/>
              <w:bidi w:val="0"/>
              <w:spacing w:line="240" w:lineRule="auto"/>
              <w:ind w:left="0" w:leftChars="0" w:firstLine="0" w:firstLineChars="0"/>
              <w:jc w:val="center"/>
              <w:textAlignment w:val="center"/>
              <w:rPr>
                <w:rFonts w:hint="eastAsia" w:asciiTheme="minorEastAsia" w:hAnsiTheme="minorEastAsia" w:eastAsiaTheme="minorEastAsia" w:cstheme="minorEastAsia"/>
                <w:b/>
                <w:bCs/>
                <w:i w:val="0"/>
                <w:iCs w:val="0"/>
                <w:color w:val="000000"/>
                <w:kern w:val="0"/>
                <w:sz w:val="21"/>
                <w:szCs w:val="21"/>
                <w:u w:val="none"/>
                <w:lang w:val="en-US" w:eastAsia="zh-CN" w:bidi="ar"/>
              </w:rPr>
            </w:pPr>
            <w:r>
              <w:rPr>
                <w:rFonts w:hint="eastAsia" w:asciiTheme="minorEastAsia" w:hAnsiTheme="minorEastAsia" w:eastAsiaTheme="minorEastAsia" w:cstheme="minorEastAsia"/>
                <w:b/>
                <w:bCs/>
                <w:i w:val="0"/>
                <w:iCs w:val="0"/>
                <w:color w:val="000000"/>
                <w:kern w:val="0"/>
                <w:sz w:val="21"/>
                <w:szCs w:val="21"/>
                <w:u w:val="none"/>
                <w:lang w:val="en-US" w:eastAsia="zh-CN" w:bidi="ar"/>
              </w:rPr>
              <w:t>设计压力（MPa）</w:t>
            </w:r>
          </w:p>
        </w:tc>
        <w:tc>
          <w:tcPr>
            <w:tcW w:w="1557" w:type="dxa"/>
            <w:tcBorders>
              <w:top w:val="single" w:color="000000" w:sz="4" w:space="0"/>
              <w:left w:val="single" w:color="000000" w:sz="4" w:space="0"/>
              <w:bottom w:val="single" w:color="000000" w:sz="4" w:space="0"/>
              <w:right w:val="single" w:color="000000" w:sz="4" w:space="0"/>
            </w:tcBorders>
            <w:shd w:val="clear" w:color="auto" w:fill="FFFFFF" w:themeFill="background1"/>
            <w:noWrap/>
            <w:vAlign w:val="center"/>
          </w:tcPr>
          <w:p w14:paraId="5D1FD2E5">
            <w:pPr>
              <w:keepNext w:val="0"/>
              <w:keepLines w:val="0"/>
              <w:pageBreakBefore w:val="0"/>
              <w:widowControl/>
              <w:kinsoku/>
              <w:wordWrap/>
              <w:overflowPunct/>
              <w:topLinePunct w:val="0"/>
              <w:autoSpaceDE/>
              <w:autoSpaceDN/>
              <w:bidi w:val="0"/>
              <w:spacing w:line="240" w:lineRule="auto"/>
              <w:ind w:left="0" w:leftChars="0" w:firstLine="0" w:firstLineChars="0"/>
              <w:jc w:val="center"/>
              <w:rPr>
                <w:rFonts w:hint="eastAsia" w:asciiTheme="minorEastAsia" w:hAnsiTheme="minorEastAsia" w:eastAsiaTheme="minorEastAsia" w:cstheme="minorEastAsia"/>
                <w:b/>
                <w:bCs/>
                <w:i w:val="0"/>
                <w:iCs w:val="0"/>
                <w:color w:val="000000"/>
                <w:sz w:val="21"/>
                <w:szCs w:val="21"/>
                <w:u w:val="none"/>
              </w:rPr>
            </w:pPr>
            <w:r>
              <w:rPr>
                <w:rFonts w:hint="eastAsia" w:asciiTheme="minorEastAsia" w:hAnsiTheme="minorEastAsia" w:eastAsiaTheme="minorEastAsia" w:cstheme="minorEastAsia"/>
                <w:b/>
                <w:bCs/>
                <w:i w:val="0"/>
                <w:iCs w:val="0"/>
                <w:color w:val="000000"/>
                <w:sz w:val="21"/>
                <w:szCs w:val="21"/>
                <w:u w:val="none"/>
              </w:rPr>
              <w:t>投产最高压力（MPa）</w:t>
            </w:r>
          </w:p>
        </w:tc>
        <w:tc>
          <w:tcPr>
            <w:tcW w:w="1559" w:type="dxa"/>
            <w:tcBorders>
              <w:top w:val="single" w:color="000000" w:sz="4" w:space="0"/>
              <w:left w:val="single" w:color="000000" w:sz="4" w:space="0"/>
              <w:bottom w:val="single" w:color="000000" w:sz="4" w:space="0"/>
              <w:right w:val="single" w:color="000000" w:sz="4" w:space="0"/>
            </w:tcBorders>
            <w:shd w:val="clear" w:color="auto" w:fill="FFFFFF" w:themeFill="background1"/>
            <w:noWrap/>
            <w:vAlign w:val="center"/>
          </w:tcPr>
          <w:p w14:paraId="5D99F35E">
            <w:pPr>
              <w:keepNext w:val="0"/>
              <w:keepLines w:val="0"/>
              <w:pageBreakBefore w:val="0"/>
              <w:widowControl/>
              <w:kinsoku/>
              <w:wordWrap/>
              <w:overflowPunct/>
              <w:topLinePunct w:val="0"/>
              <w:autoSpaceDE/>
              <w:autoSpaceDN/>
              <w:bidi w:val="0"/>
              <w:spacing w:line="240" w:lineRule="auto"/>
              <w:ind w:left="0" w:leftChars="0" w:firstLine="0" w:firstLineChars="0"/>
              <w:jc w:val="center"/>
              <w:rPr>
                <w:rFonts w:hint="eastAsia" w:asciiTheme="minorEastAsia" w:hAnsiTheme="minorEastAsia" w:eastAsiaTheme="minorEastAsia" w:cstheme="minorEastAsia"/>
                <w:b/>
                <w:bCs/>
                <w:i w:val="0"/>
                <w:iCs w:val="0"/>
                <w:color w:val="000000"/>
                <w:sz w:val="21"/>
                <w:szCs w:val="21"/>
                <w:u w:val="none"/>
              </w:rPr>
            </w:pPr>
            <w:r>
              <w:rPr>
                <w:rFonts w:hint="eastAsia" w:asciiTheme="minorEastAsia" w:hAnsiTheme="minorEastAsia" w:eastAsiaTheme="minorEastAsia" w:cstheme="minorEastAsia"/>
                <w:b/>
                <w:bCs/>
                <w:i w:val="0"/>
                <w:iCs w:val="0"/>
                <w:color w:val="000000"/>
                <w:sz w:val="21"/>
                <w:szCs w:val="21"/>
                <w:u w:val="none"/>
              </w:rPr>
              <w:t>升压测试最高压力</w:t>
            </w:r>
          </w:p>
          <w:p w14:paraId="1E85A5F2">
            <w:pPr>
              <w:keepNext w:val="0"/>
              <w:keepLines w:val="0"/>
              <w:pageBreakBefore w:val="0"/>
              <w:widowControl/>
              <w:kinsoku/>
              <w:wordWrap/>
              <w:overflowPunct/>
              <w:topLinePunct w:val="0"/>
              <w:autoSpaceDE/>
              <w:autoSpaceDN/>
              <w:bidi w:val="0"/>
              <w:spacing w:line="240" w:lineRule="auto"/>
              <w:ind w:left="0" w:leftChars="0" w:firstLine="0" w:firstLineChars="0"/>
              <w:jc w:val="center"/>
              <w:rPr>
                <w:rFonts w:hint="eastAsia" w:asciiTheme="minorEastAsia" w:hAnsiTheme="minorEastAsia" w:eastAsiaTheme="minorEastAsia" w:cstheme="minorEastAsia"/>
                <w:b/>
                <w:bCs/>
                <w:i w:val="0"/>
                <w:iCs w:val="0"/>
                <w:color w:val="000000"/>
                <w:sz w:val="21"/>
                <w:szCs w:val="21"/>
                <w:u w:val="none"/>
              </w:rPr>
            </w:pPr>
            <w:r>
              <w:rPr>
                <w:rFonts w:hint="eastAsia" w:asciiTheme="minorEastAsia" w:hAnsiTheme="minorEastAsia" w:eastAsiaTheme="minorEastAsia" w:cstheme="minorEastAsia"/>
                <w:b/>
                <w:bCs/>
                <w:i w:val="0"/>
                <w:iCs w:val="0"/>
                <w:color w:val="000000"/>
                <w:sz w:val="21"/>
                <w:szCs w:val="21"/>
                <w:u w:val="none"/>
              </w:rPr>
              <w:t>（MPa）</w:t>
            </w:r>
          </w:p>
        </w:tc>
        <w:tc>
          <w:tcPr>
            <w:tcW w:w="1482" w:type="dxa"/>
            <w:tcBorders>
              <w:top w:val="single" w:color="000000" w:sz="4" w:space="0"/>
              <w:left w:val="single" w:color="000000" w:sz="4" w:space="0"/>
              <w:bottom w:val="single" w:color="000000" w:sz="4" w:space="0"/>
              <w:right w:val="single" w:color="000000" w:sz="8" w:space="0"/>
            </w:tcBorders>
            <w:shd w:val="clear" w:color="auto" w:fill="FFFFFF" w:themeFill="background1"/>
            <w:vAlign w:val="center"/>
          </w:tcPr>
          <w:p w14:paraId="0D6750DF">
            <w:pPr>
              <w:keepNext w:val="0"/>
              <w:keepLines w:val="0"/>
              <w:pageBreakBefore w:val="0"/>
              <w:widowControl/>
              <w:suppressLineNumbers w:val="0"/>
              <w:kinsoku/>
              <w:wordWrap/>
              <w:overflowPunct/>
              <w:topLinePunct w:val="0"/>
              <w:autoSpaceDE/>
              <w:autoSpaceDN/>
              <w:bidi w:val="0"/>
              <w:spacing w:line="240" w:lineRule="auto"/>
              <w:ind w:left="0" w:leftChars="0" w:firstLine="0" w:firstLineChars="0"/>
              <w:jc w:val="center"/>
              <w:textAlignment w:val="center"/>
              <w:rPr>
                <w:rFonts w:hint="eastAsia" w:asciiTheme="minorEastAsia" w:hAnsiTheme="minorEastAsia" w:eastAsiaTheme="minorEastAsia" w:cstheme="minorEastAsia"/>
                <w:b/>
                <w:bCs/>
                <w:i w:val="0"/>
                <w:iCs w:val="0"/>
                <w:color w:val="000000"/>
                <w:kern w:val="0"/>
                <w:sz w:val="21"/>
                <w:szCs w:val="21"/>
                <w:u w:val="none"/>
                <w:lang w:val="en-US" w:eastAsia="zh-CN" w:bidi="ar"/>
              </w:rPr>
            </w:pPr>
            <w:r>
              <w:rPr>
                <w:rFonts w:hint="eastAsia" w:asciiTheme="minorEastAsia" w:hAnsiTheme="minorEastAsia" w:eastAsiaTheme="minorEastAsia" w:cstheme="minorEastAsia"/>
                <w:b/>
                <w:bCs/>
                <w:i w:val="0"/>
                <w:iCs w:val="0"/>
                <w:color w:val="000000"/>
                <w:kern w:val="0"/>
                <w:sz w:val="21"/>
                <w:szCs w:val="21"/>
                <w:u w:val="none"/>
                <w:lang w:val="en-US" w:eastAsia="zh-CN" w:bidi="ar"/>
              </w:rPr>
              <w:t>备注</w:t>
            </w:r>
          </w:p>
        </w:tc>
      </w:tr>
      <w:tr w14:paraId="6D1D745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13" w:hRule="atLeast"/>
        </w:trPr>
        <w:tc>
          <w:tcPr>
            <w:tcW w:w="1070" w:type="dxa"/>
            <w:vMerge w:val="restart"/>
            <w:tcBorders>
              <w:top w:val="single" w:color="000000" w:sz="4" w:space="0"/>
              <w:left w:val="single" w:color="000000" w:sz="8" w:space="0"/>
              <w:bottom w:val="single" w:color="000000" w:sz="4" w:space="0"/>
              <w:right w:val="single" w:color="000000" w:sz="4" w:space="0"/>
            </w:tcBorders>
            <w:shd w:val="clear" w:color="auto" w:fill="FFFFFF" w:themeFill="background1"/>
            <w:noWrap/>
            <w:vAlign w:val="center"/>
          </w:tcPr>
          <w:p w14:paraId="1F9314FE">
            <w:pPr>
              <w:keepNext w:val="0"/>
              <w:keepLines w:val="0"/>
              <w:pageBreakBefore w:val="0"/>
              <w:widowControl/>
              <w:suppressLineNumbers w:val="0"/>
              <w:kinsoku/>
              <w:wordWrap/>
              <w:overflowPunct/>
              <w:topLinePunct w:val="0"/>
              <w:autoSpaceDE/>
              <w:autoSpaceDN/>
              <w:bidi w:val="0"/>
              <w:spacing w:line="240" w:lineRule="auto"/>
              <w:ind w:left="0" w:leftChars="0" w:firstLine="0" w:firstLineChars="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中缅线</w:t>
            </w:r>
          </w:p>
        </w:tc>
        <w:tc>
          <w:tcPr>
            <w:tcW w:w="1280" w:type="dxa"/>
            <w:tcBorders>
              <w:top w:val="single" w:color="000000" w:sz="4" w:space="0"/>
              <w:left w:val="single" w:color="000000" w:sz="4" w:space="0"/>
              <w:bottom w:val="single" w:color="000000" w:sz="4" w:space="0"/>
              <w:right w:val="single" w:color="000000" w:sz="4" w:space="0"/>
            </w:tcBorders>
            <w:shd w:val="clear" w:color="auto" w:fill="FFFFFF" w:themeFill="background1"/>
            <w:noWrap/>
            <w:vAlign w:val="center"/>
          </w:tcPr>
          <w:p w14:paraId="2592E3D6">
            <w:pPr>
              <w:keepNext w:val="0"/>
              <w:keepLines w:val="0"/>
              <w:pageBreakBefore w:val="0"/>
              <w:widowControl/>
              <w:suppressLineNumbers w:val="0"/>
              <w:kinsoku/>
              <w:wordWrap/>
              <w:overflowPunct/>
              <w:topLinePunct w:val="0"/>
              <w:autoSpaceDE/>
              <w:autoSpaceDN/>
              <w:bidi w:val="0"/>
              <w:spacing w:line="240" w:lineRule="auto"/>
              <w:ind w:left="0" w:leftChars="0" w:firstLine="0" w:firstLineChars="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干线</w:t>
            </w:r>
          </w:p>
        </w:tc>
        <w:tc>
          <w:tcPr>
            <w:tcW w:w="1557" w:type="dxa"/>
            <w:tcBorders>
              <w:top w:val="single" w:color="000000" w:sz="4" w:space="0"/>
              <w:left w:val="single" w:color="000000" w:sz="4" w:space="0"/>
              <w:bottom w:val="single" w:color="000000" w:sz="4" w:space="0"/>
              <w:right w:val="single" w:color="000000" w:sz="4" w:space="0"/>
            </w:tcBorders>
            <w:shd w:val="clear" w:color="auto" w:fill="FFFFFF" w:themeFill="background1"/>
            <w:noWrap/>
            <w:vAlign w:val="center"/>
          </w:tcPr>
          <w:p w14:paraId="3B10450E">
            <w:pPr>
              <w:keepNext w:val="0"/>
              <w:keepLines w:val="0"/>
              <w:pageBreakBefore w:val="0"/>
              <w:widowControl/>
              <w:suppressLineNumbers w:val="0"/>
              <w:kinsoku/>
              <w:wordWrap/>
              <w:overflowPunct/>
              <w:topLinePunct w:val="0"/>
              <w:autoSpaceDE/>
              <w:autoSpaceDN/>
              <w:bidi w:val="0"/>
              <w:spacing w:line="240" w:lineRule="auto"/>
              <w:ind w:left="0" w:leftChars="0" w:firstLine="0" w:firstLineChars="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10</w:t>
            </w:r>
          </w:p>
        </w:tc>
        <w:tc>
          <w:tcPr>
            <w:tcW w:w="1557" w:type="dxa"/>
            <w:tcBorders>
              <w:top w:val="single" w:color="000000" w:sz="4" w:space="0"/>
              <w:left w:val="single" w:color="000000" w:sz="4" w:space="0"/>
              <w:bottom w:val="single" w:color="000000" w:sz="4" w:space="0"/>
              <w:right w:val="single" w:color="000000" w:sz="4" w:space="0"/>
            </w:tcBorders>
            <w:shd w:val="clear" w:color="auto" w:fill="FFFFFF" w:themeFill="background1"/>
            <w:noWrap/>
            <w:vAlign w:val="center"/>
          </w:tcPr>
          <w:p w14:paraId="5D143B84">
            <w:pPr>
              <w:keepNext w:val="0"/>
              <w:keepLines w:val="0"/>
              <w:pageBreakBefore w:val="0"/>
              <w:widowControl/>
              <w:kinsoku/>
              <w:wordWrap/>
              <w:overflowPunct/>
              <w:topLinePunct w:val="0"/>
              <w:autoSpaceDE/>
              <w:autoSpaceDN/>
              <w:bidi w:val="0"/>
              <w:spacing w:line="240" w:lineRule="auto"/>
              <w:jc w:val="center"/>
              <w:rPr>
                <w:rFonts w:hint="eastAsia" w:asciiTheme="minorEastAsia" w:hAnsiTheme="minorEastAsia" w:eastAsiaTheme="minorEastAsia" w:cstheme="minorEastAsia"/>
                <w:i w:val="0"/>
                <w:iCs w:val="0"/>
                <w:color w:val="000000"/>
                <w:sz w:val="21"/>
                <w:szCs w:val="21"/>
                <w:u w:val="none"/>
              </w:rPr>
            </w:pPr>
          </w:p>
        </w:tc>
        <w:tc>
          <w:tcPr>
            <w:tcW w:w="1559" w:type="dxa"/>
            <w:tcBorders>
              <w:top w:val="single" w:color="000000" w:sz="4" w:space="0"/>
              <w:left w:val="single" w:color="000000" w:sz="4" w:space="0"/>
              <w:bottom w:val="single" w:color="000000" w:sz="4" w:space="0"/>
              <w:right w:val="single" w:color="000000" w:sz="4" w:space="0"/>
            </w:tcBorders>
            <w:shd w:val="clear" w:color="auto" w:fill="FFFFFF" w:themeFill="background1"/>
            <w:noWrap/>
            <w:vAlign w:val="center"/>
          </w:tcPr>
          <w:p w14:paraId="4B9DDDE5">
            <w:pPr>
              <w:keepNext w:val="0"/>
              <w:keepLines w:val="0"/>
              <w:pageBreakBefore w:val="0"/>
              <w:widowControl/>
              <w:kinsoku/>
              <w:wordWrap/>
              <w:overflowPunct/>
              <w:topLinePunct w:val="0"/>
              <w:autoSpaceDE/>
              <w:autoSpaceDN/>
              <w:bidi w:val="0"/>
              <w:spacing w:line="240" w:lineRule="auto"/>
              <w:jc w:val="center"/>
              <w:rPr>
                <w:rFonts w:hint="eastAsia" w:asciiTheme="minorEastAsia" w:hAnsiTheme="minorEastAsia" w:eastAsiaTheme="minorEastAsia" w:cstheme="minorEastAsia"/>
                <w:i w:val="0"/>
                <w:iCs w:val="0"/>
                <w:color w:val="000000"/>
                <w:sz w:val="21"/>
                <w:szCs w:val="21"/>
                <w:u w:val="none"/>
              </w:rPr>
            </w:pPr>
          </w:p>
        </w:tc>
        <w:tc>
          <w:tcPr>
            <w:tcW w:w="1482" w:type="dxa"/>
            <w:vMerge w:val="restart"/>
            <w:tcBorders>
              <w:top w:val="single" w:color="000000" w:sz="4" w:space="0"/>
              <w:left w:val="single" w:color="000000" w:sz="4" w:space="0"/>
              <w:bottom w:val="single" w:color="000000" w:sz="4" w:space="0"/>
              <w:right w:val="single" w:color="000000" w:sz="8" w:space="0"/>
            </w:tcBorders>
            <w:shd w:val="clear" w:color="auto" w:fill="FFFFFF" w:themeFill="background1"/>
            <w:vAlign w:val="center"/>
          </w:tcPr>
          <w:p w14:paraId="21C2BF4E">
            <w:pPr>
              <w:keepNext w:val="0"/>
              <w:keepLines w:val="0"/>
              <w:pageBreakBefore w:val="0"/>
              <w:widowControl/>
              <w:suppressLineNumbers w:val="0"/>
              <w:kinsoku/>
              <w:wordWrap/>
              <w:overflowPunct/>
              <w:topLinePunct w:val="0"/>
              <w:autoSpaceDE/>
              <w:autoSpaceDN/>
              <w:bidi w:val="0"/>
              <w:spacing w:line="240" w:lineRule="auto"/>
              <w:ind w:left="0" w:leftChars="0" w:firstLine="0" w:firstLineChars="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干线全线限压</w:t>
            </w:r>
            <w:r>
              <w:rPr>
                <w:rFonts w:hint="eastAsia" w:asciiTheme="minorEastAsia" w:hAnsiTheme="minorEastAsia" w:eastAsiaTheme="minorEastAsia" w:cstheme="minorEastAsia"/>
                <w:i w:val="0"/>
                <w:iCs w:val="0"/>
                <w:color w:val="000000"/>
                <w:kern w:val="0"/>
                <w:sz w:val="21"/>
                <w:szCs w:val="21"/>
                <w:u w:val="none"/>
                <w:lang w:val="en-US" w:eastAsia="zh-CN" w:bidi="ar"/>
              </w:rPr>
              <w:br w:type="textWrapping"/>
            </w:r>
            <w:r>
              <w:rPr>
                <w:rFonts w:hint="eastAsia" w:asciiTheme="minorEastAsia" w:hAnsiTheme="minorEastAsia" w:eastAsiaTheme="minorEastAsia" w:cstheme="minorEastAsia"/>
                <w:i w:val="0"/>
                <w:iCs w:val="0"/>
                <w:color w:val="000000"/>
                <w:kern w:val="0"/>
                <w:sz w:val="21"/>
                <w:szCs w:val="21"/>
                <w:u w:val="none"/>
                <w:lang w:val="en-US" w:eastAsia="zh-CN" w:bidi="ar"/>
              </w:rPr>
              <w:t>6/6.99/8MPa瑞丽进气压力范围6—8MPa</w:t>
            </w:r>
          </w:p>
        </w:tc>
      </w:tr>
      <w:tr w14:paraId="5D69B30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13" w:hRule="atLeast"/>
        </w:trPr>
        <w:tc>
          <w:tcPr>
            <w:tcW w:w="1070" w:type="dxa"/>
            <w:vMerge w:val="continue"/>
            <w:tcBorders>
              <w:top w:val="single" w:color="000000" w:sz="4" w:space="0"/>
              <w:left w:val="single" w:color="000000" w:sz="8" w:space="0"/>
              <w:bottom w:val="single" w:color="000000" w:sz="4" w:space="0"/>
              <w:right w:val="single" w:color="000000" w:sz="4" w:space="0"/>
            </w:tcBorders>
            <w:shd w:val="clear" w:color="auto" w:fill="FFFFFF" w:themeFill="background1"/>
            <w:noWrap/>
            <w:vAlign w:val="center"/>
          </w:tcPr>
          <w:p w14:paraId="10073131">
            <w:pPr>
              <w:keepNext w:val="0"/>
              <w:keepLines w:val="0"/>
              <w:pageBreakBefore w:val="0"/>
              <w:widowControl/>
              <w:kinsoku/>
              <w:wordWrap/>
              <w:overflowPunct/>
              <w:topLinePunct w:val="0"/>
              <w:autoSpaceDE/>
              <w:autoSpaceDN/>
              <w:bidi w:val="0"/>
              <w:spacing w:line="240" w:lineRule="auto"/>
              <w:jc w:val="center"/>
              <w:rPr>
                <w:rFonts w:hint="eastAsia" w:asciiTheme="minorEastAsia" w:hAnsiTheme="minorEastAsia" w:eastAsiaTheme="minorEastAsia" w:cstheme="minorEastAsia"/>
                <w:i w:val="0"/>
                <w:iCs w:val="0"/>
                <w:color w:val="000000"/>
                <w:sz w:val="21"/>
                <w:szCs w:val="21"/>
                <w:u w:val="none"/>
              </w:rPr>
            </w:pPr>
          </w:p>
        </w:tc>
        <w:tc>
          <w:tcPr>
            <w:tcW w:w="1280" w:type="dxa"/>
            <w:tcBorders>
              <w:top w:val="single" w:color="000000" w:sz="4" w:space="0"/>
              <w:left w:val="single" w:color="000000" w:sz="4" w:space="0"/>
              <w:bottom w:val="single" w:color="000000" w:sz="4" w:space="0"/>
              <w:right w:val="single" w:color="000000" w:sz="4" w:space="0"/>
            </w:tcBorders>
            <w:shd w:val="clear" w:color="auto" w:fill="FFFFFF" w:themeFill="background1"/>
            <w:noWrap/>
            <w:vAlign w:val="center"/>
          </w:tcPr>
          <w:p w14:paraId="2F38D984">
            <w:pPr>
              <w:keepNext w:val="0"/>
              <w:keepLines w:val="0"/>
              <w:pageBreakBefore w:val="0"/>
              <w:widowControl/>
              <w:suppressLineNumbers w:val="0"/>
              <w:kinsoku/>
              <w:wordWrap/>
              <w:overflowPunct/>
              <w:topLinePunct w:val="0"/>
              <w:autoSpaceDE/>
              <w:autoSpaceDN/>
              <w:bidi w:val="0"/>
              <w:spacing w:line="240" w:lineRule="auto"/>
              <w:ind w:left="0" w:leftChars="0" w:firstLine="0" w:firstLineChars="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防城港支线</w:t>
            </w:r>
          </w:p>
        </w:tc>
        <w:tc>
          <w:tcPr>
            <w:tcW w:w="1557" w:type="dxa"/>
            <w:tcBorders>
              <w:top w:val="single" w:color="000000" w:sz="4" w:space="0"/>
              <w:left w:val="single" w:color="000000" w:sz="4" w:space="0"/>
              <w:bottom w:val="single" w:color="000000" w:sz="4" w:space="0"/>
              <w:right w:val="single" w:color="000000" w:sz="4" w:space="0"/>
            </w:tcBorders>
            <w:shd w:val="clear" w:color="auto" w:fill="FFFFFF" w:themeFill="background1"/>
            <w:noWrap/>
            <w:vAlign w:val="center"/>
          </w:tcPr>
          <w:p w14:paraId="29C57C70">
            <w:pPr>
              <w:keepNext w:val="0"/>
              <w:keepLines w:val="0"/>
              <w:pageBreakBefore w:val="0"/>
              <w:widowControl/>
              <w:suppressLineNumbers w:val="0"/>
              <w:kinsoku/>
              <w:wordWrap/>
              <w:overflowPunct/>
              <w:topLinePunct w:val="0"/>
              <w:autoSpaceDE/>
              <w:autoSpaceDN/>
              <w:bidi w:val="0"/>
              <w:spacing w:line="240" w:lineRule="auto"/>
              <w:ind w:left="0" w:leftChars="0" w:firstLine="0" w:firstLineChars="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6.3</w:t>
            </w:r>
          </w:p>
        </w:tc>
        <w:tc>
          <w:tcPr>
            <w:tcW w:w="1557" w:type="dxa"/>
            <w:tcBorders>
              <w:top w:val="single" w:color="000000" w:sz="4" w:space="0"/>
              <w:left w:val="single" w:color="000000" w:sz="4" w:space="0"/>
              <w:bottom w:val="single" w:color="000000" w:sz="4" w:space="0"/>
              <w:right w:val="single" w:color="000000" w:sz="4" w:space="0"/>
            </w:tcBorders>
            <w:shd w:val="clear" w:color="auto" w:fill="FFFFFF" w:themeFill="background1"/>
            <w:noWrap/>
            <w:vAlign w:val="center"/>
          </w:tcPr>
          <w:p w14:paraId="782024E3">
            <w:pPr>
              <w:keepNext w:val="0"/>
              <w:keepLines w:val="0"/>
              <w:pageBreakBefore w:val="0"/>
              <w:widowControl/>
              <w:suppressLineNumbers w:val="0"/>
              <w:kinsoku/>
              <w:wordWrap/>
              <w:overflowPunct/>
              <w:topLinePunct w:val="0"/>
              <w:autoSpaceDE/>
              <w:autoSpaceDN/>
              <w:bidi w:val="0"/>
              <w:spacing w:line="240" w:lineRule="auto"/>
              <w:ind w:left="0" w:leftChars="0" w:firstLine="0" w:firstLineChars="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5.64</w:t>
            </w:r>
          </w:p>
        </w:tc>
        <w:tc>
          <w:tcPr>
            <w:tcW w:w="1559" w:type="dxa"/>
            <w:tcBorders>
              <w:top w:val="single" w:color="000000" w:sz="4" w:space="0"/>
              <w:left w:val="single" w:color="000000" w:sz="4" w:space="0"/>
              <w:bottom w:val="single" w:color="000000" w:sz="4" w:space="0"/>
              <w:right w:val="single" w:color="000000" w:sz="4" w:space="0"/>
            </w:tcBorders>
            <w:shd w:val="clear" w:color="auto" w:fill="FFFFFF" w:themeFill="background1"/>
            <w:noWrap/>
            <w:vAlign w:val="center"/>
          </w:tcPr>
          <w:p w14:paraId="145DD905">
            <w:pPr>
              <w:keepNext w:val="0"/>
              <w:keepLines w:val="0"/>
              <w:pageBreakBefore w:val="0"/>
              <w:widowControl/>
              <w:suppressLineNumbers w:val="0"/>
              <w:kinsoku/>
              <w:wordWrap/>
              <w:overflowPunct/>
              <w:topLinePunct w:val="0"/>
              <w:autoSpaceDE/>
              <w:autoSpaceDN/>
              <w:bidi w:val="0"/>
              <w:spacing w:line="240" w:lineRule="auto"/>
              <w:ind w:left="0" w:leftChars="0" w:firstLine="0" w:firstLineChars="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6.15</w:t>
            </w:r>
          </w:p>
        </w:tc>
        <w:tc>
          <w:tcPr>
            <w:tcW w:w="1482" w:type="dxa"/>
            <w:vMerge w:val="continue"/>
            <w:tcBorders>
              <w:top w:val="single" w:color="000000" w:sz="4" w:space="0"/>
              <w:left w:val="single" w:color="000000" w:sz="4" w:space="0"/>
              <w:bottom w:val="single" w:color="000000" w:sz="4" w:space="0"/>
              <w:right w:val="single" w:color="000000" w:sz="8" w:space="0"/>
            </w:tcBorders>
            <w:shd w:val="clear" w:color="auto" w:fill="FFFFFF" w:themeFill="background1"/>
            <w:vAlign w:val="center"/>
          </w:tcPr>
          <w:p w14:paraId="1E25F4AA">
            <w:pPr>
              <w:keepNext w:val="0"/>
              <w:keepLines w:val="0"/>
              <w:pageBreakBefore w:val="0"/>
              <w:widowControl/>
              <w:kinsoku/>
              <w:wordWrap/>
              <w:overflowPunct/>
              <w:topLinePunct w:val="0"/>
              <w:autoSpaceDE/>
              <w:autoSpaceDN/>
              <w:bidi w:val="0"/>
              <w:spacing w:line="240" w:lineRule="auto"/>
              <w:jc w:val="center"/>
              <w:rPr>
                <w:rFonts w:hint="eastAsia" w:asciiTheme="minorEastAsia" w:hAnsiTheme="minorEastAsia" w:eastAsiaTheme="minorEastAsia" w:cstheme="minorEastAsia"/>
                <w:i w:val="0"/>
                <w:iCs w:val="0"/>
                <w:color w:val="000000"/>
                <w:sz w:val="21"/>
                <w:szCs w:val="21"/>
                <w:u w:val="none"/>
              </w:rPr>
            </w:pPr>
          </w:p>
        </w:tc>
      </w:tr>
      <w:tr w14:paraId="1375ABB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40" w:hRule="atLeast"/>
        </w:trPr>
        <w:tc>
          <w:tcPr>
            <w:tcW w:w="1070" w:type="dxa"/>
            <w:vMerge w:val="continue"/>
            <w:tcBorders>
              <w:top w:val="single" w:color="000000" w:sz="4" w:space="0"/>
              <w:left w:val="single" w:color="000000" w:sz="8" w:space="0"/>
              <w:bottom w:val="single" w:color="000000" w:sz="4" w:space="0"/>
              <w:right w:val="single" w:color="000000" w:sz="4" w:space="0"/>
            </w:tcBorders>
            <w:shd w:val="clear" w:color="auto" w:fill="FFFFFF" w:themeFill="background1"/>
            <w:noWrap/>
            <w:vAlign w:val="center"/>
          </w:tcPr>
          <w:p w14:paraId="6CF35A1A">
            <w:pPr>
              <w:keepNext w:val="0"/>
              <w:keepLines w:val="0"/>
              <w:pageBreakBefore w:val="0"/>
              <w:widowControl/>
              <w:kinsoku/>
              <w:wordWrap/>
              <w:overflowPunct/>
              <w:topLinePunct w:val="0"/>
              <w:autoSpaceDE/>
              <w:autoSpaceDN/>
              <w:bidi w:val="0"/>
              <w:spacing w:line="240" w:lineRule="auto"/>
              <w:jc w:val="center"/>
              <w:rPr>
                <w:rFonts w:hint="eastAsia" w:asciiTheme="minorEastAsia" w:hAnsiTheme="minorEastAsia" w:eastAsiaTheme="minorEastAsia" w:cstheme="minorEastAsia"/>
                <w:i w:val="0"/>
                <w:iCs w:val="0"/>
                <w:color w:val="000000"/>
                <w:sz w:val="21"/>
                <w:szCs w:val="21"/>
                <w:u w:val="none"/>
              </w:rPr>
            </w:pPr>
          </w:p>
        </w:tc>
        <w:tc>
          <w:tcPr>
            <w:tcW w:w="1280" w:type="dxa"/>
            <w:tcBorders>
              <w:top w:val="single" w:color="000000" w:sz="4" w:space="0"/>
              <w:left w:val="single" w:color="000000" w:sz="4" w:space="0"/>
              <w:bottom w:val="single" w:color="000000" w:sz="4" w:space="0"/>
              <w:right w:val="single" w:color="000000" w:sz="4" w:space="0"/>
            </w:tcBorders>
            <w:shd w:val="clear" w:color="auto" w:fill="FFFFFF" w:themeFill="background1"/>
            <w:noWrap/>
            <w:vAlign w:val="center"/>
          </w:tcPr>
          <w:p w14:paraId="51EFBF43">
            <w:pPr>
              <w:keepNext w:val="0"/>
              <w:keepLines w:val="0"/>
              <w:pageBreakBefore w:val="0"/>
              <w:widowControl/>
              <w:suppressLineNumbers w:val="0"/>
              <w:kinsoku/>
              <w:wordWrap/>
              <w:overflowPunct/>
              <w:topLinePunct w:val="0"/>
              <w:autoSpaceDE/>
              <w:autoSpaceDN/>
              <w:bidi w:val="0"/>
              <w:spacing w:line="240" w:lineRule="auto"/>
              <w:ind w:left="0" w:leftChars="0" w:firstLine="0" w:firstLineChars="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福泉支线</w:t>
            </w:r>
          </w:p>
        </w:tc>
        <w:tc>
          <w:tcPr>
            <w:tcW w:w="1557" w:type="dxa"/>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7D70B8D3">
            <w:pPr>
              <w:keepNext w:val="0"/>
              <w:keepLines w:val="0"/>
              <w:pageBreakBefore w:val="0"/>
              <w:widowControl/>
              <w:suppressLineNumbers w:val="0"/>
              <w:kinsoku/>
              <w:wordWrap/>
              <w:overflowPunct/>
              <w:topLinePunct w:val="0"/>
              <w:autoSpaceDE/>
              <w:autoSpaceDN/>
              <w:bidi w:val="0"/>
              <w:spacing w:line="240" w:lineRule="auto"/>
              <w:ind w:left="0" w:leftChars="0" w:firstLine="0" w:firstLineChars="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45#—云雾 10</w:t>
            </w:r>
            <w:r>
              <w:rPr>
                <w:rFonts w:hint="eastAsia" w:asciiTheme="minorEastAsia" w:hAnsiTheme="minorEastAsia" w:eastAsiaTheme="minorEastAsia" w:cstheme="minorEastAsia"/>
                <w:i w:val="0"/>
                <w:iCs w:val="0"/>
                <w:color w:val="000000"/>
                <w:kern w:val="0"/>
                <w:sz w:val="21"/>
                <w:szCs w:val="21"/>
                <w:u w:val="none"/>
                <w:lang w:val="en-US" w:eastAsia="zh-CN" w:bidi="ar"/>
              </w:rPr>
              <w:br w:type="textWrapping"/>
            </w:r>
            <w:r>
              <w:rPr>
                <w:rFonts w:hint="eastAsia" w:asciiTheme="minorEastAsia" w:hAnsiTheme="minorEastAsia" w:eastAsiaTheme="minorEastAsia" w:cstheme="minorEastAsia"/>
                <w:i w:val="0"/>
                <w:iCs w:val="0"/>
                <w:color w:val="000000"/>
                <w:kern w:val="0"/>
                <w:sz w:val="21"/>
                <w:szCs w:val="21"/>
                <w:u w:val="none"/>
                <w:lang w:val="en-US" w:eastAsia="zh-CN" w:bidi="ar"/>
              </w:rPr>
              <w:t>云雾—福泉 6.3</w:t>
            </w:r>
          </w:p>
        </w:tc>
        <w:tc>
          <w:tcPr>
            <w:tcW w:w="1557" w:type="dxa"/>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016198BB">
            <w:pPr>
              <w:keepNext w:val="0"/>
              <w:keepLines w:val="0"/>
              <w:pageBreakBefore w:val="0"/>
              <w:widowControl/>
              <w:suppressLineNumbers w:val="0"/>
              <w:kinsoku/>
              <w:wordWrap/>
              <w:overflowPunct/>
              <w:topLinePunct w:val="0"/>
              <w:autoSpaceDE/>
              <w:autoSpaceDN/>
              <w:bidi w:val="0"/>
              <w:spacing w:line="240" w:lineRule="auto"/>
              <w:ind w:left="0" w:leftChars="0" w:firstLine="0" w:firstLineChars="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45#—云雾 6.38</w:t>
            </w:r>
            <w:r>
              <w:rPr>
                <w:rFonts w:hint="eastAsia" w:asciiTheme="minorEastAsia" w:hAnsiTheme="minorEastAsia" w:eastAsiaTheme="minorEastAsia" w:cstheme="minorEastAsia"/>
                <w:i w:val="0"/>
                <w:iCs w:val="0"/>
                <w:color w:val="000000"/>
                <w:kern w:val="0"/>
                <w:sz w:val="21"/>
                <w:szCs w:val="21"/>
                <w:u w:val="none"/>
                <w:lang w:val="en-US" w:eastAsia="zh-CN" w:bidi="ar"/>
              </w:rPr>
              <w:br w:type="textWrapping"/>
            </w:r>
            <w:r>
              <w:rPr>
                <w:rFonts w:hint="eastAsia" w:asciiTheme="minorEastAsia" w:hAnsiTheme="minorEastAsia" w:eastAsiaTheme="minorEastAsia" w:cstheme="minorEastAsia"/>
                <w:i w:val="0"/>
                <w:iCs w:val="0"/>
                <w:color w:val="000000"/>
                <w:kern w:val="0"/>
                <w:sz w:val="21"/>
                <w:szCs w:val="21"/>
                <w:u w:val="none"/>
                <w:lang w:val="en-US" w:eastAsia="zh-CN" w:bidi="ar"/>
              </w:rPr>
              <w:t>云雾—福泉 6</w:t>
            </w:r>
          </w:p>
        </w:tc>
        <w:tc>
          <w:tcPr>
            <w:tcW w:w="1559" w:type="dxa"/>
            <w:tcBorders>
              <w:top w:val="single" w:color="000000" w:sz="4" w:space="0"/>
              <w:left w:val="single" w:color="000000" w:sz="4" w:space="0"/>
              <w:bottom w:val="single" w:color="000000" w:sz="4" w:space="0"/>
              <w:right w:val="single" w:color="000000" w:sz="4" w:space="0"/>
            </w:tcBorders>
            <w:shd w:val="clear" w:color="auto" w:fill="FFFFFF" w:themeFill="background1"/>
            <w:noWrap/>
            <w:vAlign w:val="center"/>
          </w:tcPr>
          <w:p w14:paraId="2D928ED6">
            <w:pPr>
              <w:keepNext w:val="0"/>
              <w:keepLines w:val="0"/>
              <w:pageBreakBefore w:val="0"/>
              <w:widowControl/>
              <w:kinsoku/>
              <w:wordWrap/>
              <w:overflowPunct/>
              <w:topLinePunct w:val="0"/>
              <w:autoSpaceDE/>
              <w:autoSpaceDN/>
              <w:bidi w:val="0"/>
              <w:spacing w:line="240" w:lineRule="auto"/>
              <w:jc w:val="center"/>
              <w:rPr>
                <w:rFonts w:hint="eastAsia" w:asciiTheme="minorEastAsia" w:hAnsiTheme="minorEastAsia" w:eastAsiaTheme="minorEastAsia" w:cstheme="minorEastAsia"/>
                <w:i w:val="0"/>
                <w:iCs w:val="0"/>
                <w:color w:val="000000"/>
                <w:sz w:val="21"/>
                <w:szCs w:val="21"/>
                <w:u w:val="none"/>
              </w:rPr>
            </w:pPr>
          </w:p>
        </w:tc>
        <w:tc>
          <w:tcPr>
            <w:tcW w:w="1482" w:type="dxa"/>
            <w:vMerge w:val="continue"/>
            <w:tcBorders>
              <w:top w:val="single" w:color="000000" w:sz="4" w:space="0"/>
              <w:left w:val="single" w:color="000000" w:sz="4" w:space="0"/>
              <w:bottom w:val="single" w:color="000000" w:sz="4" w:space="0"/>
              <w:right w:val="single" w:color="000000" w:sz="8" w:space="0"/>
            </w:tcBorders>
            <w:shd w:val="clear" w:color="auto" w:fill="FFFFFF" w:themeFill="background1"/>
            <w:vAlign w:val="center"/>
          </w:tcPr>
          <w:p w14:paraId="42B8DC24">
            <w:pPr>
              <w:keepNext w:val="0"/>
              <w:keepLines w:val="0"/>
              <w:pageBreakBefore w:val="0"/>
              <w:widowControl/>
              <w:kinsoku/>
              <w:wordWrap/>
              <w:overflowPunct/>
              <w:topLinePunct w:val="0"/>
              <w:autoSpaceDE/>
              <w:autoSpaceDN/>
              <w:bidi w:val="0"/>
              <w:spacing w:line="240" w:lineRule="auto"/>
              <w:jc w:val="center"/>
              <w:rPr>
                <w:rFonts w:hint="eastAsia" w:asciiTheme="minorEastAsia" w:hAnsiTheme="minorEastAsia" w:eastAsiaTheme="minorEastAsia" w:cstheme="minorEastAsia"/>
                <w:i w:val="0"/>
                <w:iCs w:val="0"/>
                <w:color w:val="000000"/>
                <w:sz w:val="21"/>
                <w:szCs w:val="21"/>
                <w:u w:val="none"/>
              </w:rPr>
            </w:pPr>
          </w:p>
        </w:tc>
      </w:tr>
      <w:tr w14:paraId="23058B5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13" w:hRule="atLeast"/>
        </w:trPr>
        <w:tc>
          <w:tcPr>
            <w:tcW w:w="1070" w:type="dxa"/>
            <w:vMerge w:val="continue"/>
            <w:tcBorders>
              <w:top w:val="single" w:color="000000" w:sz="4" w:space="0"/>
              <w:left w:val="single" w:color="000000" w:sz="8" w:space="0"/>
              <w:bottom w:val="single" w:color="000000" w:sz="4" w:space="0"/>
              <w:right w:val="single" w:color="000000" w:sz="4" w:space="0"/>
            </w:tcBorders>
            <w:shd w:val="clear" w:color="auto" w:fill="FFFFFF" w:themeFill="background1"/>
            <w:noWrap/>
            <w:vAlign w:val="center"/>
          </w:tcPr>
          <w:p w14:paraId="5C062118">
            <w:pPr>
              <w:keepNext w:val="0"/>
              <w:keepLines w:val="0"/>
              <w:pageBreakBefore w:val="0"/>
              <w:widowControl/>
              <w:kinsoku/>
              <w:wordWrap/>
              <w:overflowPunct/>
              <w:topLinePunct w:val="0"/>
              <w:autoSpaceDE/>
              <w:autoSpaceDN/>
              <w:bidi w:val="0"/>
              <w:spacing w:line="240" w:lineRule="auto"/>
              <w:jc w:val="center"/>
              <w:rPr>
                <w:rFonts w:hint="eastAsia" w:asciiTheme="minorEastAsia" w:hAnsiTheme="minorEastAsia" w:eastAsiaTheme="minorEastAsia" w:cstheme="minorEastAsia"/>
                <w:i w:val="0"/>
                <w:iCs w:val="0"/>
                <w:color w:val="000000"/>
                <w:sz w:val="21"/>
                <w:szCs w:val="21"/>
                <w:u w:val="none"/>
              </w:rPr>
            </w:pPr>
          </w:p>
        </w:tc>
        <w:tc>
          <w:tcPr>
            <w:tcW w:w="1280" w:type="dxa"/>
            <w:tcBorders>
              <w:top w:val="single" w:color="000000" w:sz="4" w:space="0"/>
              <w:left w:val="single" w:color="000000" w:sz="4" w:space="0"/>
              <w:bottom w:val="single" w:color="000000" w:sz="4" w:space="0"/>
              <w:right w:val="single" w:color="000000" w:sz="4" w:space="0"/>
            </w:tcBorders>
            <w:shd w:val="clear" w:color="auto" w:fill="FFFFFF" w:themeFill="background1"/>
            <w:noWrap/>
            <w:vAlign w:val="center"/>
          </w:tcPr>
          <w:p w14:paraId="1952F813">
            <w:pPr>
              <w:keepNext w:val="0"/>
              <w:keepLines w:val="0"/>
              <w:pageBreakBefore w:val="0"/>
              <w:widowControl/>
              <w:suppressLineNumbers w:val="0"/>
              <w:kinsoku/>
              <w:wordWrap/>
              <w:overflowPunct/>
              <w:topLinePunct w:val="0"/>
              <w:autoSpaceDE/>
              <w:autoSpaceDN/>
              <w:bidi w:val="0"/>
              <w:spacing w:line="240" w:lineRule="auto"/>
              <w:ind w:left="0" w:leftChars="0" w:firstLine="0" w:firstLineChars="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独山支线</w:t>
            </w:r>
          </w:p>
        </w:tc>
        <w:tc>
          <w:tcPr>
            <w:tcW w:w="1557" w:type="dxa"/>
            <w:tcBorders>
              <w:top w:val="single" w:color="000000" w:sz="4" w:space="0"/>
              <w:left w:val="single" w:color="000000" w:sz="4" w:space="0"/>
              <w:bottom w:val="single" w:color="000000" w:sz="4" w:space="0"/>
              <w:right w:val="single" w:color="000000" w:sz="4" w:space="0"/>
            </w:tcBorders>
            <w:shd w:val="clear" w:color="auto" w:fill="FFFFFF" w:themeFill="background1"/>
            <w:noWrap/>
            <w:vAlign w:val="center"/>
          </w:tcPr>
          <w:p w14:paraId="2CF56E16">
            <w:pPr>
              <w:keepNext w:val="0"/>
              <w:keepLines w:val="0"/>
              <w:pageBreakBefore w:val="0"/>
              <w:widowControl/>
              <w:suppressLineNumbers w:val="0"/>
              <w:kinsoku/>
              <w:wordWrap/>
              <w:overflowPunct/>
              <w:topLinePunct w:val="0"/>
              <w:autoSpaceDE/>
              <w:autoSpaceDN/>
              <w:bidi w:val="0"/>
              <w:spacing w:line="240" w:lineRule="auto"/>
              <w:ind w:left="0" w:leftChars="0" w:firstLine="0" w:firstLineChars="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47#—独山首—独山末 10</w:t>
            </w:r>
          </w:p>
        </w:tc>
        <w:tc>
          <w:tcPr>
            <w:tcW w:w="1557" w:type="dxa"/>
            <w:tcBorders>
              <w:top w:val="single" w:color="000000" w:sz="4" w:space="0"/>
              <w:left w:val="single" w:color="000000" w:sz="4" w:space="0"/>
              <w:bottom w:val="single" w:color="000000" w:sz="4" w:space="0"/>
              <w:right w:val="single" w:color="000000" w:sz="4" w:space="0"/>
            </w:tcBorders>
            <w:shd w:val="clear" w:color="auto" w:fill="FFFFFF" w:themeFill="background1"/>
            <w:noWrap/>
            <w:vAlign w:val="center"/>
          </w:tcPr>
          <w:p w14:paraId="75E61A7D">
            <w:pPr>
              <w:keepNext w:val="0"/>
              <w:keepLines w:val="0"/>
              <w:pageBreakBefore w:val="0"/>
              <w:widowControl/>
              <w:suppressLineNumbers w:val="0"/>
              <w:kinsoku/>
              <w:wordWrap/>
              <w:overflowPunct/>
              <w:topLinePunct w:val="0"/>
              <w:autoSpaceDE/>
              <w:autoSpaceDN/>
              <w:bidi w:val="0"/>
              <w:spacing w:line="240" w:lineRule="auto"/>
              <w:ind w:left="0" w:leftChars="0" w:firstLine="0" w:firstLineChars="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6</w:t>
            </w:r>
          </w:p>
        </w:tc>
        <w:tc>
          <w:tcPr>
            <w:tcW w:w="1559" w:type="dxa"/>
            <w:tcBorders>
              <w:top w:val="single" w:color="000000" w:sz="4" w:space="0"/>
              <w:left w:val="single" w:color="000000" w:sz="4" w:space="0"/>
              <w:bottom w:val="single" w:color="000000" w:sz="4" w:space="0"/>
              <w:right w:val="single" w:color="000000" w:sz="4" w:space="0"/>
            </w:tcBorders>
            <w:shd w:val="clear" w:color="auto" w:fill="FFFFFF" w:themeFill="background1"/>
            <w:noWrap/>
            <w:vAlign w:val="center"/>
          </w:tcPr>
          <w:p w14:paraId="4630CED2">
            <w:pPr>
              <w:keepNext w:val="0"/>
              <w:keepLines w:val="0"/>
              <w:pageBreakBefore w:val="0"/>
              <w:widowControl/>
              <w:suppressLineNumbers w:val="0"/>
              <w:kinsoku/>
              <w:wordWrap/>
              <w:overflowPunct/>
              <w:topLinePunct w:val="0"/>
              <w:autoSpaceDE/>
              <w:autoSpaceDN/>
              <w:bidi w:val="0"/>
              <w:spacing w:line="240" w:lineRule="auto"/>
              <w:ind w:left="0" w:leftChars="0" w:firstLine="0" w:firstLineChars="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6.2</w:t>
            </w:r>
          </w:p>
        </w:tc>
        <w:tc>
          <w:tcPr>
            <w:tcW w:w="1482" w:type="dxa"/>
            <w:vMerge w:val="continue"/>
            <w:tcBorders>
              <w:top w:val="single" w:color="000000" w:sz="4" w:space="0"/>
              <w:left w:val="single" w:color="000000" w:sz="4" w:space="0"/>
              <w:bottom w:val="single" w:color="000000" w:sz="4" w:space="0"/>
              <w:right w:val="single" w:color="000000" w:sz="8" w:space="0"/>
            </w:tcBorders>
            <w:shd w:val="clear" w:color="auto" w:fill="FFFFFF" w:themeFill="background1"/>
            <w:vAlign w:val="center"/>
          </w:tcPr>
          <w:p w14:paraId="4A2629CC">
            <w:pPr>
              <w:keepNext w:val="0"/>
              <w:keepLines w:val="0"/>
              <w:pageBreakBefore w:val="0"/>
              <w:widowControl/>
              <w:kinsoku/>
              <w:wordWrap/>
              <w:overflowPunct/>
              <w:topLinePunct w:val="0"/>
              <w:autoSpaceDE/>
              <w:autoSpaceDN/>
              <w:bidi w:val="0"/>
              <w:spacing w:line="240" w:lineRule="auto"/>
              <w:jc w:val="center"/>
              <w:rPr>
                <w:rFonts w:hint="eastAsia" w:asciiTheme="minorEastAsia" w:hAnsiTheme="minorEastAsia" w:eastAsiaTheme="minorEastAsia" w:cstheme="minorEastAsia"/>
                <w:i w:val="0"/>
                <w:iCs w:val="0"/>
                <w:color w:val="000000"/>
                <w:sz w:val="21"/>
                <w:szCs w:val="21"/>
                <w:u w:val="none"/>
              </w:rPr>
            </w:pPr>
          </w:p>
        </w:tc>
      </w:tr>
      <w:tr w14:paraId="0898D53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70" w:hRule="atLeast"/>
        </w:trPr>
        <w:tc>
          <w:tcPr>
            <w:tcW w:w="1070" w:type="dxa"/>
            <w:vMerge w:val="continue"/>
            <w:tcBorders>
              <w:top w:val="single" w:color="000000" w:sz="4" w:space="0"/>
              <w:left w:val="single" w:color="000000" w:sz="8" w:space="0"/>
              <w:bottom w:val="single" w:color="000000" w:sz="4" w:space="0"/>
              <w:right w:val="single" w:color="000000" w:sz="4" w:space="0"/>
            </w:tcBorders>
            <w:shd w:val="clear" w:color="auto" w:fill="FFFFFF" w:themeFill="background1"/>
            <w:noWrap/>
            <w:vAlign w:val="center"/>
          </w:tcPr>
          <w:p w14:paraId="4389DF29">
            <w:pPr>
              <w:keepNext w:val="0"/>
              <w:keepLines w:val="0"/>
              <w:pageBreakBefore w:val="0"/>
              <w:widowControl/>
              <w:kinsoku/>
              <w:wordWrap/>
              <w:overflowPunct/>
              <w:topLinePunct w:val="0"/>
              <w:autoSpaceDE/>
              <w:autoSpaceDN/>
              <w:bidi w:val="0"/>
              <w:spacing w:line="240" w:lineRule="auto"/>
              <w:jc w:val="center"/>
              <w:rPr>
                <w:rFonts w:hint="eastAsia" w:asciiTheme="minorEastAsia" w:hAnsiTheme="minorEastAsia" w:eastAsiaTheme="minorEastAsia" w:cstheme="minorEastAsia"/>
                <w:i w:val="0"/>
                <w:iCs w:val="0"/>
                <w:color w:val="000000"/>
                <w:sz w:val="21"/>
                <w:szCs w:val="21"/>
                <w:u w:val="none"/>
              </w:rPr>
            </w:pPr>
          </w:p>
        </w:tc>
        <w:tc>
          <w:tcPr>
            <w:tcW w:w="1280" w:type="dxa"/>
            <w:tcBorders>
              <w:top w:val="single" w:color="000000" w:sz="4" w:space="0"/>
              <w:left w:val="single" w:color="000000" w:sz="4" w:space="0"/>
              <w:bottom w:val="single" w:color="000000" w:sz="4" w:space="0"/>
              <w:right w:val="single" w:color="000000" w:sz="4" w:space="0"/>
            </w:tcBorders>
            <w:shd w:val="clear" w:color="auto" w:fill="FFFFFF" w:themeFill="background1"/>
            <w:noWrap/>
            <w:vAlign w:val="center"/>
          </w:tcPr>
          <w:p w14:paraId="170CF87D">
            <w:pPr>
              <w:keepNext w:val="0"/>
              <w:keepLines w:val="0"/>
              <w:pageBreakBefore w:val="0"/>
              <w:widowControl/>
              <w:suppressLineNumbers w:val="0"/>
              <w:kinsoku/>
              <w:wordWrap/>
              <w:overflowPunct/>
              <w:topLinePunct w:val="0"/>
              <w:autoSpaceDE/>
              <w:autoSpaceDN/>
              <w:bidi w:val="0"/>
              <w:spacing w:line="240" w:lineRule="auto"/>
              <w:ind w:left="0" w:leftChars="0" w:firstLine="0" w:firstLineChars="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平塘支线</w:t>
            </w:r>
          </w:p>
        </w:tc>
        <w:tc>
          <w:tcPr>
            <w:tcW w:w="1557" w:type="dxa"/>
            <w:tcBorders>
              <w:top w:val="single" w:color="000000" w:sz="4" w:space="0"/>
              <w:left w:val="single" w:color="000000" w:sz="4" w:space="0"/>
              <w:bottom w:val="single" w:color="000000" w:sz="4" w:space="0"/>
              <w:right w:val="single" w:color="000000" w:sz="4" w:space="0"/>
            </w:tcBorders>
            <w:shd w:val="clear" w:color="auto" w:fill="FFFFFF" w:themeFill="background1"/>
            <w:noWrap/>
            <w:vAlign w:val="center"/>
          </w:tcPr>
          <w:p w14:paraId="7B14A595">
            <w:pPr>
              <w:keepNext w:val="0"/>
              <w:keepLines w:val="0"/>
              <w:pageBreakBefore w:val="0"/>
              <w:widowControl/>
              <w:suppressLineNumbers w:val="0"/>
              <w:kinsoku/>
              <w:wordWrap/>
              <w:overflowPunct/>
              <w:topLinePunct w:val="0"/>
              <w:autoSpaceDE/>
              <w:autoSpaceDN/>
              <w:bidi w:val="0"/>
              <w:spacing w:line="240" w:lineRule="auto"/>
              <w:ind w:left="0" w:leftChars="0" w:firstLine="0" w:firstLineChars="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独山首—平塘末 6.3</w:t>
            </w:r>
          </w:p>
        </w:tc>
        <w:tc>
          <w:tcPr>
            <w:tcW w:w="1557" w:type="dxa"/>
            <w:tcBorders>
              <w:top w:val="single" w:color="000000" w:sz="4" w:space="0"/>
              <w:left w:val="single" w:color="000000" w:sz="4" w:space="0"/>
              <w:bottom w:val="single" w:color="000000" w:sz="4" w:space="0"/>
              <w:right w:val="single" w:color="000000" w:sz="4" w:space="0"/>
            </w:tcBorders>
            <w:shd w:val="clear" w:color="auto" w:fill="FFFFFF" w:themeFill="background1"/>
            <w:noWrap/>
            <w:vAlign w:val="center"/>
          </w:tcPr>
          <w:p w14:paraId="310FE67F">
            <w:pPr>
              <w:keepNext w:val="0"/>
              <w:keepLines w:val="0"/>
              <w:pageBreakBefore w:val="0"/>
              <w:widowControl/>
              <w:suppressLineNumbers w:val="0"/>
              <w:kinsoku/>
              <w:wordWrap/>
              <w:overflowPunct/>
              <w:topLinePunct w:val="0"/>
              <w:autoSpaceDE/>
              <w:autoSpaceDN/>
              <w:bidi w:val="0"/>
              <w:spacing w:line="240" w:lineRule="auto"/>
              <w:ind w:left="0" w:leftChars="0" w:firstLine="0" w:firstLineChars="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5.7</w:t>
            </w:r>
          </w:p>
        </w:tc>
        <w:tc>
          <w:tcPr>
            <w:tcW w:w="1559" w:type="dxa"/>
            <w:tcBorders>
              <w:top w:val="single" w:color="000000" w:sz="4" w:space="0"/>
              <w:left w:val="single" w:color="000000" w:sz="4" w:space="0"/>
              <w:bottom w:val="single" w:color="000000" w:sz="4" w:space="0"/>
              <w:right w:val="single" w:color="000000" w:sz="4" w:space="0"/>
            </w:tcBorders>
            <w:shd w:val="clear" w:color="auto" w:fill="FFFFFF" w:themeFill="background1"/>
            <w:noWrap/>
            <w:vAlign w:val="center"/>
          </w:tcPr>
          <w:p w14:paraId="62C64D01">
            <w:pPr>
              <w:keepNext w:val="0"/>
              <w:keepLines w:val="0"/>
              <w:pageBreakBefore w:val="0"/>
              <w:widowControl/>
              <w:kinsoku/>
              <w:wordWrap/>
              <w:overflowPunct/>
              <w:topLinePunct w:val="0"/>
              <w:autoSpaceDE/>
              <w:autoSpaceDN/>
              <w:bidi w:val="0"/>
              <w:spacing w:line="240" w:lineRule="auto"/>
              <w:jc w:val="center"/>
              <w:rPr>
                <w:rFonts w:hint="eastAsia" w:asciiTheme="minorEastAsia" w:hAnsiTheme="minorEastAsia" w:eastAsiaTheme="minorEastAsia" w:cstheme="minorEastAsia"/>
                <w:i w:val="0"/>
                <w:iCs w:val="0"/>
                <w:color w:val="000000"/>
                <w:sz w:val="21"/>
                <w:szCs w:val="21"/>
                <w:u w:val="none"/>
              </w:rPr>
            </w:pPr>
          </w:p>
        </w:tc>
        <w:tc>
          <w:tcPr>
            <w:tcW w:w="1482" w:type="dxa"/>
            <w:vMerge w:val="continue"/>
            <w:tcBorders>
              <w:top w:val="single" w:color="000000" w:sz="4" w:space="0"/>
              <w:left w:val="single" w:color="000000" w:sz="4" w:space="0"/>
              <w:bottom w:val="single" w:color="000000" w:sz="4" w:space="0"/>
              <w:right w:val="single" w:color="000000" w:sz="8" w:space="0"/>
            </w:tcBorders>
            <w:shd w:val="clear" w:color="auto" w:fill="FFFFFF" w:themeFill="background1"/>
            <w:vAlign w:val="center"/>
          </w:tcPr>
          <w:p w14:paraId="542FF604">
            <w:pPr>
              <w:keepNext w:val="0"/>
              <w:keepLines w:val="0"/>
              <w:pageBreakBefore w:val="0"/>
              <w:widowControl/>
              <w:kinsoku/>
              <w:wordWrap/>
              <w:overflowPunct/>
              <w:topLinePunct w:val="0"/>
              <w:autoSpaceDE/>
              <w:autoSpaceDN/>
              <w:bidi w:val="0"/>
              <w:spacing w:line="240" w:lineRule="auto"/>
              <w:jc w:val="center"/>
              <w:rPr>
                <w:rFonts w:hint="eastAsia" w:asciiTheme="minorEastAsia" w:hAnsiTheme="minorEastAsia" w:eastAsiaTheme="minorEastAsia" w:cstheme="minorEastAsia"/>
                <w:i w:val="0"/>
                <w:iCs w:val="0"/>
                <w:color w:val="000000"/>
                <w:sz w:val="21"/>
                <w:szCs w:val="21"/>
                <w:u w:val="none"/>
              </w:rPr>
            </w:pPr>
          </w:p>
        </w:tc>
      </w:tr>
      <w:tr w14:paraId="156637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810" w:hRule="atLeast"/>
        </w:trPr>
        <w:tc>
          <w:tcPr>
            <w:tcW w:w="1070" w:type="dxa"/>
            <w:vMerge w:val="continue"/>
            <w:tcBorders>
              <w:top w:val="single" w:color="000000" w:sz="4" w:space="0"/>
              <w:left w:val="single" w:color="000000" w:sz="8" w:space="0"/>
              <w:bottom w:val="single" w:color="000000" w:sz="4" w:space="0"/>
              <w:right w:val="single" w:color="000000" w:sz="4" w:space="0"/>
            </w:tcBorders>
            <w:shd w:val="clear" w:color="auto" w:fill="FFFFFF" w:themeFill="background1"/>
            <w:noWrap/>
            <w:vAlign w:val="center"/>
          </w:tcPr>
          <w:p w14:paraId="29F91F42">
            <w:pPr>
              <w:keepNext w:val="0"/>
              <w:keepLines w:val="0"/>
              <w:pageBreakBefore w:val="0"/>
              <w:widowControl/>
              <w:kinsoku/>
              <w:wordWrap/>
              <w:overflowPunct/>
              <w:topLinePunct w:val="0"/>
              <w:autoSpaceDE/>
              <w:autoSpaceDN/>
              <w:bidi w:val="0"/>
              <w:spacing w:line="240" w:lineRule="auto"/>
              <w:jc w:val="center"/>
              <w:rPr>
                <w:rFonts w:hint="eastAsia" w:asciiTheme="minorEastAsia" w:hAnsiTheme="minorEastAsia" w:eastAsiaTheme="minorEastAsia" w:cstheme="minorEastAsia"/>
                <w:i w:val="0"/>
                <w:iCs w:val="0"/>
                <w:color w:val="000000"/>
                <w:sz w:val="21"/>
                <w:szCs w:val="21"/>
                <w:u w:val="none"/>
              </w:rPr>
            </w:pPr>
          </w:p>
        </w:tc>
        <w:tc>
          <w:tcPr>
            <w:tcW w:w="1280" w:type="dxa"/>
            <w:tcBorders>
              <w:top w:val="single" w:color="000000" w:sz="4" w:space="0"/>
              <w:left w:val="single" w:color="000000" w:sz="4" w:space="0"/>
              <w:bottom w:val="single" w:color="000000" w:sz="4" w:space="0"/>
              <w:right w:val="single" w:color="000000" w:sz="4" w:space="0"/>
            </w:tcBorders>
            <w:shd w:val="clear" w:color="auto" w:fill="FFFFFF" w:themeFill="background1"/>
            <w:noWrap/>
            <w:vAlign w:val="center"/>
          </w:tcPr>
          <w:p w14:paraId="2E792A80">
            <w:pPr>
              <w:keepNext w:val="0"/>
              <w:keepLines w:val="0"/>
              <w:pageBreakBefore w:val="0"/>
              <w:widowControl/>
              <w:suppressLineNumbers w:val="0"/>
              <w:kinsoku/>
              <w:wordWrap/>
              <w:overflowPunct/>
              <w:topLinePunct w:val="0"/>
              <w:autoSpaceDE/>
              <w:autoSpaceDN/>
              <w:bidi w:val="0"/>
              <w:spacing w:line="240" w:lineRule="auto"/>
              <w:ind w:left="0" w:leftChars="0" w:firstLine="0" w:firstLineChars="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荔波支线</w:t>
            </w:r>
          </w:p>
        </w:tc>
        <w:tc>
          <w:tcPr>
            <w:tcW w:w="1557" w:type="dxa"/>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06C06406">
            <w:pPr>
              <w:keepNext w:val="0"/>
              <w:keepLines w:val="0"/>
              <w:pageBreakBefore w:val="0"/>
              <w:widowControl/>
              <w:suppressLineNumbers w:val="0"/>
              <w:kinsoku/>
              <w:wordWrap/>
              <w:overflowPunct/>
              <w:topLinePunct w:val="0"/>
              <w:autoSpaceDE/>
              <w:autoSpaceDN/>
              <w:bidi w:val="0"/>
              <w:spacing w:line="240" w:lineRule="auto"/>
              <w:ind w:left="0" w:leftChars="0" w:firstLine="0" w:firstLineChars="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50#—荔波首 10</w:t>
            </w:r>
            <w:r>
              <w:rPr>
                <w:rFonts w:hint="eastAsia" w:asciiTheme="minorEastAsia" w:hAnsiTheme="minorEastAsia" w:eastAsiaTheme="minorEastAsia" w:cstheme="minorEastAsia"/>
                <w:i w:val="0"/>
                <w:iCs w:val="0"/>
                <w:color w:val="000000"/>
                <w:kern w:val="0"/>
                <w:sz w:val="21"/>
                <w:szCs w:val="21"/>
                <w:u w:val="none"/>
                <w:lang w:val="en-US" w:eastAsia="zh-CN" w:bidi="ar"/>
              </w:rPr>
              <w:br w:type="textWrapping"/>
            </w:r>
            <w:r>
              <w:rPr>
                <w:rFonts w:hint="eastAsia" w:asciiTheme="minorEastAsia" w:hAnsiTheme="minorEastAsia" w:eastAsiaTheme="minorEastAsia" w:cstheme="minorEastAsia"/>
                <w:i w:val="0"/>
                <w:iCs w:val="0"/>
                <w:color w:val="000000"/>
                <w:kern w:val="0"/>
                <w:sz w:val="21"/>
                <w:szCs w:val="21"/>
                <w:u w:val="none"/>
                <w:lang w:val="en-US" w:eastAsia="zh-CN" w:bidi="ar"/>
              </w:rPr>
              <w:t>荔波首—荔波末 6.3</w:t>
            </w:r>
          </w:p>
        </w:tc>
        <w:tc>
          <w:tcPr>
            <w:tcW w:w="1557" w:type="dxa"/>
            <w:tcBorders>
              <w:top w:val="single" w:color="000000" w:sz="4" w:space="0"/>
              <w:left w:val="single" w:color="000000" w:sz="4" w:space="0"/>
              <w:bottom w:val="single" w:color="000000" w:sz="4" w:space="0"/>
              <w:right w:val="single" w:color="000000" w:sz="4" w:space="0"/>
            </w:tcBorders>
            <w:shd w:val="clear" w:color="auto" w:fill="FFFFFF" w:themeFill="background1"/>
            <w:noWrap/>
            <w:vAlign w:val="center"/>
          </w:tcPr>
          <w:p w14:paraId="22050226">
            <w:pPr>
              <w:keepNext w:val="0"/>
              <w:keepLines w:val="0"/>
              <w:pageBreakBefore w:val="0"/>
              <w:widowControl/>
              <w:suppressLineNumbers w:val="0"/>
              <w:kinsoku/>
              <w:wordWrap/>
              <w:overflowPunct/>
              <w:topLinePunct w:val="0"/>
              <w:autoSpaceDE/>
              <w:autoSpaceDN/>
              <w:bidi w:val="0"/>
              <w:spacing w:line="240" w:lineRule="auto"/>
              <w:ind w:left="0" w:leftChars="0" w:firstLine="0" w:firstLineChars="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6</w:t>
            </w:r>
          </w:p>
        </w:tc>
        <w:tc>
          <w:tcPr>
            <w:tcW w:w="1559" w:type="dxa"/>
            <w:tcBorders>
              <w:top w:val="single" w:color="000000" w:sz="4" w:space="0"/>
              <w:left w:val="single" w:color="000000" w:sz="4" w:space="0"/>
              <w:bottom w:val="single" w:color="000000" w:sz="4" w:space="0"/>
              <w:right w:val="single" w:color="000000" w:sz="4" w:space="0"/>
            </w:tcBorders>
            <w:shd w:val="clear" w:color="auto" w:fill="FFFFFF" w:themeFill="background1"/>
            <w:noWrap/>
            <w:vAlign w:val="center"/>
          </w:tcPr>
          <w:p w14:paraId="20975BEB">
            <w:pPr>
              <w:keepNext w:val="0"/>
              <w:keepLines w:val="0"/>
              <w:pageBreakBefore w:val="0"/>
              <w:widowControl/>
              <w:kinsoku/>
              <w:wordWrap/>
              <w:overflowPunct/>
              <w:topLinePunct w:val="0"/>
              <w:autoSpaceDE/>
              <w:autoSpaceDN/>
              <w:bidi w:val="0"/>
              <w:spacing w:line="240" w:lineRule="auto"/>
              <w:jc w:val="center"/>
              <w:rPr>
                <w:rFonts w:hint="eastAsia" w:asciiTheme="minorEastAsia" w:hAnsiTheme="minorEastAsia" w:eastAsiaTheme="minorEastAsia" w:cstheme="minorEastAsia"/>
                <w:i w:val="0"/>
                <w:iCs w:val="0"/>
                <w:color w:val="000000"/>
                <w:sz w:val="21"/>
                <w:szCs w:val="21"/>
                <w:u w:val="none"/>
              </w:rPr>
            </w:pPr>
          </w:p>
        </w:tc>
        <w:tc>
          <w:tcPr>
            <w:tcW w:w="1482" w:type="dxa"/>
            <w:vMerge w:val="continue"/>
            <w:tcBorders>
              <w:top w:val="single" w:color="000000" w:sz="4" w:space="0"/>
              <w:left w:val="single" w:color="000000" w:sz="4" w:space="0"/>
              <w:bottom w:val="single" w:color="000000" w:sz="4" w:space="0"/>
              <w:right w:val="single" w:color="000000" w:sz="8" w:space="0"/>
            </w:tcBorders>
            <w:shd w:val="clear" w:color="auto" w:fill="FFFFFF" w:themeFill="background1"/>
            <w:vAlign w:val="center"/>
          </w:tcPr>
          <w:p w14:paraId="2FB7C4F6">
            <w:pPr>
              <w:keepNext w:val="0"/>
              <w:keepLines w:val="0"/>
              <w:pageBreakBefore w:val="0"/>
              <w:widowControl/>
              <w:kinsoku/>
              <w:wordWrap/>
              <w:overflowPunct/>
              <w:topLinePunct w:val="0"/>
              <w:autoSpaceDE/>
              <w:autoSpaceDN/>
              <w:bidi w:val="0"/>
              <w:spacing w:line="240" w:lineRule="auto"/>
              <w:jc w:val="center"/>
              <w:rPr>
                <w:rFonts w:hint="eastAsia" w:asciiTheme="minorEastAsia" w:hAnsiTheme="minorEastAsia" w:eastAsiaTheme="minorEastAsia" w:cstheme="minorEastAsia"/>
                <w:i w:val="0"/>
                <w:iCs w:val="0"/>
                <w:color w:val="000000"/>
                <w:sz w:val="21"/>
                <w:szCs w:val="21"/>
                <w:u w:val="none"/>
              </w:rPr>
            </w:pPr>
          </w:p>
        </w:tc>
      </w:tr>
      <w:tr w14:paraId="65E5FB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0" w:hRule="atLeast"/>
        </w:trPr>
        <w:tc>
          <w:tcPr>
            <w:tcW w:w="1070" w:type="dxa"/>
            <w:vMerge w:val="continue"/>
            <w:tcBorders>
              <w:top w:val="single" w:color="000000" w:sz="4" w:space="0"/>
              <w:left w:val="single" w:color="000000" w:sz="8" w:space="0"/>
              <w:bottom w:val="single" w:color="000000" w:sz="4" w:space="0"/>
              <w:right w:val="single" w:color="000000" w:sz="4" w:space="0"/>
            </w:tcBorders>
            <w:shd w:val="clear" w:color="auto" w:fill="FFFFFF" w:themeFill="background1"/>
            <w:noWrap/>
            <w:vAlign w:val="center"/>
          </w:tcPr>
          <w:p w14:paraId="430D0E70">
            <w:pPr>
              <w:keepNext w:val="0"/>
              <w:keepLines w:val="0"/>
              <w:pageBreakBefore w:val="0"/>
              <w:widowControl/>
              <w:kinsoku/>
              <w:wordWrap/>
              <w:overflowPunct/>
              <w:topLinePunct w:val="0"/>
              <w:autoSpaceDE/>
              <w:autoSpaceDN/>
              <w:bidi w:val="0"/>
              <w:spacing w:line="240" w:lineRule="auto"/>
              <w:jc w:val="center"/>
              <w:rPr>
                <w:rFonts w:hint="eastAsia" w:asciiTheme="minorEastAsia" w:hAnsiTheme="minorEastAsia" w:eastAsiaTheme="minorEastAsia" w:cstheme="minorEastAsia"/>
                <w:i w:val="0"/>
                <w:iCs w:val="0"/>
                <w:color w:val="000000"/>
                <w:sz w:val="21"/>
                <w:szCs w:val="21"/>
                <w:u w:val="none"/>
              </w:rPr>
            </w:pPr>
          </w:p>
        </w:tc>
        <w:tc>
          <w:tcPr>
            <w:tcW w:w="1280" w:type="dxa"/>
            <w:tcBorders>
              <w:top w:val="single" w:color="000000" w:sz="4" w:space="0"/>
              <w:left w:val="single" w:color="000000" w:sz="4" w:space="0"/>
              <w:bottom w:val="single" w:color="000000" w:sz="4" w:space="0"/>
              <w:right w:val="single" w:color="000000" w:sz="4" w:space="0"/>
            </w:tcBorders>
            <w:shd w:val="clear" w:color="auto" w:fill="FFFFFF" w:themeFill="background1"/>
            <w:noWrap/>
            <w:vAlign w:val="center"/>
          </w:tcPr>
          <w:p w14:paraId="6C07D0BB">
            <w:pPr>
              <w:keepNext w:val="0"/>
              <w:keepLines w:val="0"/>
              <w:pageBreakBefore w:val="0"/>
              <w:widowControl/>
              <w:suppressLineNumbers w:val="0"/>
              <w:kinsoku/>
              <w:wordWrap/>
              <w:overflowPunct/>
              <w:topLinePunct w:val="0"/>
              <w:autoSpaceDE/>
              <w:autoSpaceDN/>
              <w:bidi w:val="0"/>
              <w:spacing w:line="240" w:lineRule="auto"/>
              <w:ind w:left="0" w:leftChars="0" w:firstLine="0" w:firstLineChars="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三都支线</w:t>
            </w:r>
          </w:p>
        </w:tc>
        <w:tc>
          <w:tcPr>
            <w:tcW w:w="1557" w:type="dxa"/>
            <w:tcBorders>
              <w:top w:val="single" w:color="000000" w:sz="4" w:space="0"/>
              <w:left w:val="single" w:color="000000" w:sz="4" w:space="0"/>
              <w:bottom w:val="single" w:color="000000" w:sz="4" w:space="0"/>
              <w:right w:val="single" w:color="000000" w:sz="4" w:space="0"/>
            </w:tcBorders>
            <w:shd w:val="clear" w:color="auto" w:fill="FFFFFF" w:themeFill="background1"/>
            <w:noWrap/>
            <w:vAlign w:val="center"/>
          </w:tcPr>
          <w:p w14:paraId="4B5DD8B4">
            <w:pPr>
              <w:keepNext w:val="0"/>
              <w:keepLines w:val="0"/>
              <w:pageBreakBefore w:val="0"/>
              <w:widowControl/>
              <w:suppressLineNumbers w:val="0"/>
              <w:kinsoku/>
              <w:wordWrap/>
              <w:overflowPunct/>
              <w:topLinePunct w:val="0"/>
              <w:autoSpaceDE/>
              <w:autoSpaceDN/>
              <w:bidi w:val="0"/>
              <w:spacing w:line="240" w:lineRule="auto"/>
              <w:ind w:left="0" w:leftChars="0" w:firstLine="0" w:firstLineChars="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荔波首—三都 10</w:t>
            </w:r>
          </w:p>
        </w:tc>
        <w:tc>
          <w:tcPr>
            <w:tcW w:w="1557" w:type="dxa"/>
            <w:tcBorders>
              <w:top w:val="single" w:color="000000" w:sz="4" w:space="0"/>
              <w:left w:val="single" w:color="000000" w:sz="4" w:space="0"/>
              <w:bottom w:val="single" w:color="000000" w:sz="4" w:space="0"/>
              <w:right w:val="single" w:color="000000" w:sz="4" w:space="0"/>
            </w:tcBorders>
            <w:shd w:val="clear" w:color="auto" w:fill="FFFFFF" w:themeFill="background1"/>
            <w:noWrap/>
            <w:vAlign w:val="center"/>
          </w:tcPr>
          <w:p w14:paraId="07063797">
            <w:pPr>
              <w:keepNext w:val="0"/>
              <w:keepLines w:val="0"/>
              <w:pageBreakBefore w:val="0"/>
              <w:widowControl/>
              <w:suppressLineNumbers w:val="0"/>
              <w:kinsoku/>
              <w:wordWrap/>
              <w:overflowPunct/>
              <w:topLinePunct w:val="0"/>
              <w:autoSpaceDE/>
              <w:autoSpaceDN/>
              <w:bidi w:val="0"/>
              <w:spacing w:line="240" w:lineRule="auto"/>
              <w:ind w:left="0" w:leftChars="0" w:firstLine="0" w:firstLineChars="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6</w:t>
            </w:r>
          </w:p>
        </w:tc>
        <w:tc>
          <w:tcPr>
            <w:tcW w:w="1559" w:type="dxa"/>
            <w:tcBorders>
              <w:top w:val="single" w:color="000000" w:sz="4" w:space="0"/>
              <w:left w:val="single" w:color="000000" w:sz="4" w:space="0"/>
              <w:bottom w:val="single" w:color="000000" w:sz="4" w:space="0"/>
              <w:right w:val="single" w:color="000000" w:sz="4" w:space="0"/>
            </w:tcBorders>
            <w:shd w:val="clear" w:color="auto" w:fill="FFFFFF" w:themeFill="background1"/>
            <w:noWrap/>
            <w:vAlign w:val="center"/>
          </w:tcPr>
          <w:p w14:paraId="1CC33B45">
            <w:pPr>
              <w:keepNext w:val="0"/>
              <w:keepLines w:val="0"/>
              <w:pageBreakBefore w:val="0"/>
              <w:widowControl/>
              <w:kinsoku/>
              <w:wordWrap/>
              <w:overflowPunct/>
              <w:topLinePunct w:val="0"/>
              <w:autoSpaceDE/>
              <w:autoSpaceDN/>
              <w:bidi w:val="0"/>
              <w:spacing w:line="240" w:lineRule="auto"/>
              <w:jc w:val="center"/>
              <w:rPr>
                <w:rFonts w:hint="eastAsia" w:asciiTheme="minorEastAsia" w:hAnsiTheme="minorEastAsia" w:eastAsiaTheme="minorEastAsia" w:cstheme="minorEastAsia"/>
                <w:i w:val="0"/>
                <w:iCs w:val="0"/>
                <w:color w:val="000000"/>
                <w:sz w:val="21"/>
                <w:szCs w:val="21"/>
                <w:u w:val="none"/>
              </w:rPr>
            </w:pPr>
          </w:p>
        </w:tc>
        <w:tc>
          <w:tcPr>
            <w:tcW w:w="1482" w:type="dxa"/>
            <w:vMerge w:val="continue"/>
            <w:tcBorders>
              <w:top w:val="single" w:color="000000" w:sz="4" w:space="0"/>
              <w:left w:val="single" w:color="000000" w:sz="4" w:space="0"/>
              <w:bottom w:val="single" w:color="000000" w:sz="4" w:space="0"/>
              <w:right w:val="single" w:color="000000" w:sz="8" w:space="0"/>
            </w:tcBorders>
            <w:shd w:val="clear" w:color="auto" w:fill="FFFFFF" w:themeFill="background1"/>
            <w:vAlign w:val="center"/>
          </w:tcPr>
          <w:p w14:paraId="1B39981B">
            <w:pPr>
              <w:keepNext w:val="0"/>
              <w:keepLines w:val="0"/>
              <w:pageBreakBefore w:val="0"/>
              <w:widowControl/>
              <w:kinsoku/>
              <w:wordWrap/>
              <w:overflowPunct/>
              <w:topLinePunct w:val="0"/>
              <w:autoSpaceDE/>
              <w:autoSpaceDN/>
              <w:bidi w:val="0"/>
              <w:spacing w:line="240" w:lineRule="auto"/>
              <w:jc w:val="center"/>
              <w:rPr>
                <w:rFonts w:hint="eastAsia" w:asciiTheme="minorEastAsia" w:hAnsiTheme="minorEastAsia" w:eastAsiaTheme="minorEastAsia" w:cstheme="minorEastAsia"/>
                <w:i w:val="0"/>
                <w:iCs w:val="0"/>
                <w:color w:val="000000"/>
                <w:sz w:val="21"/>
                <w:szCs w:val="21"/>
                <w:u w:val="none"/>
              </w:rPr>
            </w:pPr>
          </w:p>
        </w:tc>
      </w:tr>
      <w:tr w14:paraId="101DF0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37" w:hRule="atLeast"/>
        </w:trPr>
        <w:tc>
          <w:tcPr>
            <w:tcW w:w="1070" w:type="dxa"/>
            <w:vMerge w:val="restart"/>
            <w:tcBorders>
              <w:top w:val="single" w:color="000000" w:sz="4" w:space="0"/>
              <w:left w:val="single" w:color="000000" w:sz="8" w:space="0"/>
              <w:bottom w:val="single" w:color="000000" w:sz="4" w:space="0"/>
              <w:right w:val="single" w:color="000000" w:sz="4" w:space="0"/>
            </w:tcBorders>
            <w:shd w:val="clear" w:color="auto" w:fill="FFFFFF" w:themeFill="background1"/>
            <w:noWrap/>
            <w:vAlign w:val="center"/>
          </w:tcPr>
          <w:p w14:paraId="5261ADFB">
            <w:pPr>
              <w:keepNext w:val="0"/>
              <w:keepLines w:val="0"/>
              <w:pageBreakBefore w:val="0"/>
              <w:widowControl/>
              <w:suppressLineNumbers w:val="0"/>
              <w:kinsoku/>
              <w:wordWrap/>
              <w:overflowPunct/>
              <w:topLinePunct w:val="0"/>
              <w:autoSpaceDE/>
              <w:autoSpaceDN/>
              <w:bidi w:val="0"/>
              <w:spacing w:line="240" w:lineRule="auto"/>
              <w:ind w:left="0" w:leftChars="0" w:firstLine="0" w:firstLineChars="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广西管道</w:t>
            </w:r>
          </w:p>
        </w:tc>
        <w:tc>
          <w:tcPr>
            <w:tcW w:w="1280" w:type="dxa"/>
            <w:tcBorders>
              <w:top w:val="single" w:color="000000" w:sz="4" w:space="0"/>
              <w:left w:val="single" w:color="000000" w:sz="4" w:space="0"/>
              <w:bottom w:val="single" w:color="000000" w:sz="4" w:space="0"/>
              <w:right w:val="single" w:color="000000" w:sz="4" w:space="0"/>
            </w:tcBorders>
            <w:shd w:val="clear" w:color="auto" w:fill="FFFFFF" w:themeFill="background1"/>
            <w:noWrap/>
            <w:vAlign w:val="center"/>
          </w:tcPr>
          <w:p w14:paraId="22F7BD71">
            <w:pPr>
              <w:keepNext w:val="0"/>
              <w:keepLines w:val="0"/>
              <w:pageBreakBefore w:val="0"/>
              <w:widowControl/>
              <w:suppressLineNumbers w:val="0"/>
              <w:kinsoku/>
              <w:wordWrap/>
              <w:overflowPunct/>
              <w:topLinePunct w:val="0"/>
              <w:autoSpaceDE/>
              <w:autoSpaceDN/>
              <w:bidi w:val="0"/>
              <w:spacing w:line="240" w:lineRule="auto"/>
              <w:ind w:left="0" w:leftChars="0" w:firstLine="0" w:firstLineChars="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干线</w:t>
            </w:r>
          </w:p>
        </w:tc>
        <w:tc>
          <w:tcPr>
            <w:tcW w:w="1557" w:type="dxa"/>
            <w:tcBorders>
              <w:top w:val="single" w:color="000000" w:sz="4" w:space="0"/>
              <w:left w:val="single" w:color="000000" w:sz="4" w:space="0"/>
              <w:bottom w:val="single" w:color="000000" w:sz="4" w:space="0"/>
              <w:right w:val="single" w:color="000000" w:sz="4" w:space="0"/>
            </w:tcBorders>
            <w:shd w:val="clear" w:color="auto" w:fill="FFFFFF" w:themeFill="background1"/>
            <w:noWrap/>
            <w:vAlign w:val="center"/>
          </w:tcPr>
          <w:p w14:paraId="1535BA19">
            <w:pPr>
              <w:keepNext w:val="0"/>
              <w:keepLines w:val="0"/>
              <w:pageBreakBefore w:val="0"/>
              <w:widowControl/>
              <w:suppressLineNumbers w:val="0"/>
              <w:kinsoku/>
              <w:wordWrap/>
              <w:overflowPunct/>
              <w:topLinePunct w:val="0"/>
              <w:autoSpaceDE/>
              <w:autoSpaceDN/>
              <w:bidi w:val="0"/>
              <w:spacing w:line="240" w:lineRule="auto"/>
              <w:ind w:left="0" w:leftChars="0" w:firstLine="0" w:firstLineChars="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10</w:t>
            </w:r>
          </w:p>
        </w:tc>
        <w:tc>
          <w:tcPr>
            <w:tcW w:w="1557" w:type="dxa"/>
            <w:tcBorders>
              <w:top w:val="single" w:color="000000" w:sz="4" w:space="0"/>
              <w:left w:val="single" w:color="000000" w:sz="4" w:space="0"/>
              <w:bottom w:val="single" w:color="000000" w:sz="4" w:space="0"/>
              <w:right w:val="single" w:color="000000" w:sz="4" w:space="0"/>
            </w:tcBorders>
            <w:shd w:val="clear" w:color="auto" w:fill="FFFFFF" w:themeFill="background1"/>
            <w:noWrap/>
            <w:vAlign w:val="center"/>
          </w:tcPr>
          <w:p w14:paraId="57DB2CCA">
            <w:pPr>
              <w:keepNext w:val="0"/>
              <w:keepLines w:val="0"/>
              <w:pageBreakBefore w:val="0"/>
              <w:widowControl/>
              <w:suppressLineNumbers w:val="0"/>
              <w:kinsoku/>
              <w:wordWrap/>
              <w:overflowPunct/>
              <w:topLinePunct w:val="0"/>
              <w:autoSpaceDE/>
              <w:autoSpaceDN/>
              <w:bidi w:val="0"/>
              <w:spacing w:line="240" w:lineRule="auto"/>
              <w:ind w:left="0" w:leftChars="0" w:firstLine="0" w:firstLineChars="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8.5</w:t>
            </w:r>
          </w:p>
        </w:tc>
        <w:tc>
          <w:tcPr>
            <w:tcW w:w="1559" w:type="dxa"/>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21B60281">
            <w:pPr>
              <w:keepNext w:val="0"/>
              <w:keepLines w:val="0"/>
              <w:pageBreakBefore w:val="0"/>
              <w:widowControl/>
              <w:suppressLineNumbers w:val="0"/>
              <w:kinsoku/>
              <w:wordWrap/>
              <w:overflowPunct/>
              <w:topLinePunct w:val="0"/>
              <w:autoSpaceDE/>
              <w:autoSpaceDN/>
              <w:bidi w:val="0"/>
              <w:spacing w:line="240" w:lineRule="auto"/>
              <w:ind w:left="0" w:leftChars="0" w:firstLine="0" w:firstLineChars="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接收站—邕宁 8.9</w:t>
            </w:r>
            <w:r>
              <w:rPr>
                <w:rFonts w:hint="eastAsia" w:asciiTheme="minorEastAsia" w:hAnsiTheme="minorEastAsia" w:eastAsiaTheme="minorEastAsia" w:cstheme="minorEastAsia"/>
                <w:i w:val="0"/>
                <w:iCs w:val="0"/>
                <w:color w:val="000000"/>
                <w:kern w:val="0"/>
                <w:sz w:val="21"/>
                <w:szCs w:val="21"/>
                <w:u w:val="none"/>
                <w:lang w:val="en-US" w:eastAsia="zh-CN" w:bidi="ar"/>
              </w:rPr>
              <w:br w:type="textWrapping"/>
            </w:r>
            <w:r>
              <w:rPr>
                <w:rFonts w:hint="eastAsia" w:asciiTheme="minorEastAsia" w:hAnsiTheme="minorEastAsia" w:eastAsiaTheme="minorEastAsia" w:cstheme="minorEastAsia"/>
                <w:i w:val="0"/>
                <w:iCs w:val="0"/>
                <w:color w:val="000000"/>
                <w:kern w:val="0"/>
                <w:sz w:val="21"/>
                <w:szCs w:val="21"/>
                <w:u w:val="none"/>
                <w:lang w:val="en-US" w:eastAsia="zh-CN" w:bidi="ar"/>
              </w:rPr>
              <w:t>北海首站最高 8.96</w:t>
            </w:r>
          </w:p>
        </w:tc>
        <w:tc>
          <w:tcPr>
            <w:tcW w:w="1482" w:type="dxa"/>
            <w:tcBorders>
              <w:top w:val="single" w:color="000000" w:sz="4" w:space="0"/>
              <w:left w:val="single" w:color="000000" w:sz="4" w:space="0"/>
              <w:bottom w:val="single" w:color="000000" w:sz="4" w:space="0"/>
              <w:right w:val="single" w:color="000000" w:sz="8" w:space="0"/>
            </w:tcBorders>
            <w:shd w:val="clear" w:color="auto" w:fill="FFFFFF" w:themeFill="background1"/>
            <w:noWrap/>
            <w:vAlign w:val="center"/>
          </w:tcPr>
          <w:p w14:paraId="63F19EEF">
            <w:pPr>
              <w:keepNext w:val="0"/>
              <w:keepLines w:val="0"/>
              <w:pageBreakBefore w:val="0"/>
              <w:widowControl/>
              <w:kinsoku/>
              <w:wordWrap/>
              <w:overflowPunct/>
              <w:topLinePunct w:val="0"/>
              <w:autoSpaceDE/>
              <w:autoSpaceDN/>
              <w:bidi w:val="0"/>
              <w:spacing w:line="240" w:lineRule="auto"/>
              <w:jc w:val="center"/>
              <w:rPr>
                <w:rFonts w:hint="eastAsia" w:asciiTheme="minorEastAsia" w:hAnsiTheme="minorEastAsia" w:eastAsiaTheme="minorEastAsia" w:cstheme="minorEastAsia"/>
                <w:i w:val="0"/>
                <w:iCs w:val="0"/>
                <w:color w:val="000000"/>
                <w:sz w:val="21"/>
                <w:szCs w:val="21"/>
                <w:u w:val="none"/>
              </w:rPr>
            </w:pPr>
          </w:p>
        </w:tc>
      </w:tr>
      <w:tr w14:paraId="462E6A4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7" w:hRule="atLeast"/>
        </w:trPr>
        <w:tc>
          <w:tcPr>
            <w:tcW w:w="1070" w:type="dxa"/>
            <w:vMerge w:val="continue"/>
            <w:tcBorders>
              <w:top w:val="single" w:color="000000" w:sz="4" w:space="0"/>
              <w:left w:val="single" w:color="000000" w:sz="8" w:space="0"/>
              <w:bottom w:val="single" w:color="000000" w:sz="4" w:space="0"/>
              <w:right w:val="single" w:color="000000" w:sz="4" w:space="0"/>
            </w:tcBorders>
            <w:shd w:val="clear" w:color="auto" w:fill="FFFFFF" w:themeFill="background1"/>
            <w:noWrap/>
            <w:vAlign w:val="center"/>
          </w:tcPr>
          <w:p w14:paraId="2C5BB33F">
            <w:pPr>
              <w:keepNext w:val="0"/>
              <w:keepLines w:val="0"/>
              <w:pageBreakBefore w:val="0"/>
              <w:widowControl/>
              <w:kinsoku/>
              <w:wordWrap/>
              <w:overflowPunct/>
              <w:topLinePunct w:val="0"/>
              <w:autoSpaceDE/>
              <w:autoSpaceDN/>
              <w:bidi w:val="0"/>
              <w:spacing w:line="240" w:lineRule="auto"/>
              <w:jc w:val="center"/>
              <w:rPr>
                <w:rFonts w:hint="eastAsia" w:asciiTheme="minorEastAsia" w:hAnsiTheme="minorEastAsia" w:eastAsiaTheme="minorEastAsia" w:cstheme="minorEastAsia"/>
                <w:i w:val="0"/>
                <w:iCs w:val="0"/>
                <w:color w:val="000000"/>
                <w:sz w:val="21"/>
                <w:szCs w:val="21"/>
                <w:u w:val="none"/>
              </w:rPr>
            </w:pPr>
          </w:p>
        </w:tc>
        <w:tc>
          <w:tcPr>
            <w:tcW w:w="1280" w:type="dxa"/>
            <w:tcBorders>
              <w:top w:val="single" w:color="000000" w:sz="4" w:space="0"/>
              <w:left w:val="single" w:color="000000" w:sz="4" w:space="0"/>
              <w:bottom w:val="single" w:color="000000" w:sz="4" w:space="0"/>
              <w:right w:val="single" w:color="000000" w:sz="4" w:space="0"/>
            </w:tcBorders>
            <w:shd w:val="clear" w:color="auto" w:fill="FFFFFF" w:themeFill="background1"/>
            <w:noWrap/>
            <w:vAlign w:val="center"/>
          </w:tcPr>
          <w:p w14:paraId="55C24C9A">
            <w:pPr>
              <w:keepNext w:val="0"/>
              <w:keepLines w:val="0"/>
              <w:pageBreakBefore w:val="0"/>
              <w:widowControl/>
              <w:suppressLineNumbers w:val="0"/>
              <w:kinsoku/>
              <w:wordWrap/>
              <w:overflowPunct/>
              <w:topLinePunct w:val="0"/>
              <w:autoSpaceDE/>
              <w:autoSpaceDN/>
              <w:bidi w:val="0"/>
              <w:spacing w:line="240" w:lineRule="auto"/>
              <w:ind w:left="0" w:leftChars="0" w:firstLine="0" w:firstLineChars="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粤西支线</w:t>
            </w:r>
          </w:p>
        </w:tc>
        <w:tc>
          <w:tcPr>
            <w:tcW w:w="1557" w:type="dxa"/>
            <w:tcBorders>
              <w:top w:val="single" w:color="000000" w:sz="4" w:space="0"/>
              <w:left w:val="single" w:color="000000" w:sz="4" w:space="0"/>
              <w:bottom w:val="single" w:color="000000" w:sz="4" w:space="0"/>
              <w:right w:val="single" w:color="000000" w:sz="4" w:space="0"/>
            </w:tcBorders>
            <w:shd w:val="clear" w:color="auto" w:fill="FFFFFF" w:themeFill="background1"/>
            <w:noWrap/>
            <w:vAlign w:val="center"/>
          </w:tcPr>
          <w:p w14:paraId="781AB280">
            <w:pPr>
              <w:keepNext w:val="0"/>
              <w:keepLines w:val="0"/>
              <w:pageBreakBefore w:val="0"/>
              <w:widowControl/>
              <w:suppressLineNumbers w:val="0"/>
              <w:kinsoku/>
              <w:wordWrap/>
              <w:overflowPunct/>
              <w:topLinePunct w:val="0"/>
              <w:autoSpaceDE/>
              <w:autoSpaceDN/>
              <w:bidi w:val="0"/>
              <w:spacing w:line="240" w:lineRule="auto"/>
              <w:ind w:left="0" w:leftChars="0" w:firstLine="0" w:firstLineChars="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10</w:t>
            </w:r>
          </w:p>
        </w:tc>
        <w:tc>
          <w:tcPr>
            <w:tcW w:w="1557" w:type="dxa"/>
            <w:tcBorders>
              <w:top w:val="single" w:color="000000" w:sz="4" w:space="0"/>
              <w:left w:val="single" w:color="000000" w:sz="4" w:space="0"/>
              <w:bottom w:val="single" w:color="000000" w:sz="4" w:space="0"/>
              <w:right w:val="single" w:color="000000" w:sz="4" w:space="0"/>
            </w:tcBorders>
            <w:shd w:val="clear" w:color="auto" w:fill="FFFFFF" w:themeFill="background1"/>
            <w:noWrap/>
            <w:vAlign w:val="center"/>
          </w:tcPr>
          <w:p w14:paraId="50DC7EE8">
            <w:pPr>
              <w:keepNext w:val="0"/>
              <w:keepLines w:val="0"/>
              <w:pageBreakBefore w:val="0"/>
              <w:widowControl/>
              <w:suppressLineNumbers w:val="0"/>
              <w:kinsoku/>
              <w:wordWrap/>
              <w:overflowPunct/>
              <w:topLinePunct w:val="0"/>
              <w:autoSpaceDE/>
              <w:autoSpaceDN/>
              <w:bidi w:val="0"/>
              <w:spacing w:line="240" w:lineRule="auto"/>
              <w:ind w:left="0" w:leftChars="0" w:firstLine="0" w:firstLineChars="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7</w:t>
            </w:r>
          </w:p>
        </w:tc>
        <w:tc>
          <w:tcPr>
            <w:tcW w:w="1559" w:type="dxa"/>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3BDA022B">
            <w:pPr>
              <w:keepNext w:val="0"/>
              <w:keepLines w:val="0"/>
              <w:pageBreakBefore w:val="0"/>
              <w:widowControl/>
              <w:suppressLineNumbers w:val="0"/>
              <w:kinsoku/>
              <w:wordWrap/>
              <w:overflowPunct/>
              <w:topLinePunct w:val="0"/>
              <w:autoSpaceDE/>
              <w:autoSpaceDN/>
              <w:bidi w:val="0"/>
              <w:spacing w:line="240" w:lineRule="auto"/>
              <w:ind w:left="0" w:leftChars="0" w:firstLine="0" w:firstLineChars="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闸口—白沙 8.8</w:t>
            </w:r>
            <w:r>
              <w:rPr>
                <w:rFonts w:hint="eastAsia" w:asciiTheme="minorEastAsia" w:hAnsiTheme="minorEastAsia" w:eastAsiaTheme="minorEastAsia" w:cstheme="minorEastAsia"/>
                <w:i w:val="0"/>
                <w:iCs w:val="0"/>
                <w:color w:val="000000"/>
                <w:kern w:val="0"/>
                <w:sz w:val="21"/>
                <w:szCs w:val="21"/>
                <w:u w:val="none"/>
                <w:lang w:val="en-US" w:eastAsia="zh-CN" w:bidi="ar"/>
              </w:rPr>
              <w:br w:type="textWrapping"/>
            </w:r>
            <w:r>
              <w:rPr>
                <w:rFonts w:hint="eastAsia" w:asciiTheme="minorEastAsia" w:hAnsiTheme="minorEastAsia" w:eastAsiaTheme="minorEastAsia" w:cstheme="minorEastAsia"/>
                <w:i w:val="0"/>
                <w:iCs w:val="0"/>
                <w:color w:val="000000"/>
                <w:kern w:val="0"/>
                <w:sz w:val="21"/>
                <w:szCs w:val="21"/>
                <w:u w:val="none"/>
                <w:lang w:val="en-US" w:eastAsia="zh-CN" w:bidi="ar"/>
              </w:rPr>
              <w:t>白沙—茂名 8.4</w:t>
            </w:r>
          </w:p>
        </w:tc>
        <w:tc>
          <w:tcPr>
            <w:tcW w:w="1482" w:type="dxa"/>
            <w:tcBorders>
              <w:top w:val="single" w:color="000000" w:sz="4" w:space="0"/>
              <w:left w:val="single" w:color="000000" w:sz="4" w:space="0"/>
              <w:bottom w:val="single" w:color="000000" w:sz="4" w:space="0"/>
              <w:right w:val="single" w:color="000000" w:sz="8" w:space="0"/>
            </w:tcBorders>
            <w:shd w:val="clear" w:color="auto" w:fill="FFFFFF" w:themeFill="background1"/>
            <w:noWrap/>
            <w:vAlign w:val="center"/>
          </w:tcPr>
          <w:p w14:paraId="1F706362">
            <w:pPr>
              <w:keepNext w:val="0"/>
              <w:keepLines w:val="0"/>
              <w:pageBreakBefore w:val="0"/>
              <w:widowControl/>
              <w:kinsoku/>
              <w:wordWrap/>
              <w:overflowPunct/>
              <w:topLinePunct w:val="0"/>
              <w:autoSpaceDE/>
              <w:autoSpaceDN/>
              <w:bidi w:val="0"/>
              <w:spacing w:line="240" w:lineRule="auto"/>
              <w:jc w:val="center"/>
              <w:rPr>
                <w:rFonts w:hint="eastAsia" w:asciiTheme="minorEastAsia" w:hAnsiTheme="minorEastAsia" w:eastAsiaTheme="minorEastAsia" w:cstheme="minorEastAsia"/>
                <w:i w:val="0"/>
                <w:iCs w:val="0"/>
                <w:color w:val="000000"/>
                <w:sz w:val="21"/>
                <w:szCs w:val="21"/>
                <w:u w:val="none"/>
              </w:rPr>
            </w:pPr>
          </w:p>
        </w:tc>
      </w:tr>
      <w:tr w14:paraId="6F3309B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7" w:hRule="atLeast"/>
        </w:trPr>
        <w:tc>
          <w:tcPr>
            <w:tcW w:w="1070" w:type="dxa"/>
            <w:vMerge w:val="continue"/>
            <w:tcBorders>
              <w:top w:val="single" w:color="000000" w:sz="4" w:space="0"/>
              <w:left w:val="single" w:color="000000" w:sz="8" w:space="0"/>
              <w:bottom w:val="single" w:color="000000" w:sz="4" w:space="0"/>
              <w:right w:val="single" w:color="000000" w:sz="4" w:space="0"/>
            </w:tcBorders>
            <w:shd w:val="clear" w:color="auto" w:fill="FFFFFF" w:themeFill="background1"/>
            <w:noWrap/>
            <w:vAlign w:val="center"/>
          </w:tcPr>
          <w:p w14:paraId="559A917A">
            <w:pPr>
              <w:keepNext w:val="0"/>
              <w:keepLines w:val="0"/>
              <w:pageBreakBefore w:val="0"/>
              <w:widowControl/>
              <w:kinsoku/>
              <w:wordWrap/>
              <w:overflowPunct/>
              <w:topLinePunct w:val="0"/>
              <w:autoSpaceDE/>
              <w:autoSpaceDN/>
              <w:bidi w:val="0"/>
              <w:spacing w:line="240" w:lineRule="auto"/>
              <w:jc w:val="center"/>
              <w:rPr>
                <w:rFonts w:hint="eastAsia" w:asciiTheme="minorEastAsia" w:hAnsiTheme="minorEastAsia" w:eastAsiaTheme="minorEastAsia" w:cstheme="minorEastAsia"/>
                <w:i w:val="0"/>
                <w:iCs w:val="0"/>
                <w:color w:val="000000"/>
                <w:sz w:val="21"/>
                <w:szCs w:val="21"/>
                <w:u w:val="none"/>
              </w:rPr>
            </w:pPr>
          </w:p>
        </w:tc>
        <w:tc>
          <w:tcPr>
            <w:tcW w:w="1280" w:type="dxa"/>
            <w:tcBorders>
              <w:top w:val="single" w:color="000000" w:sz="4" w:space="0"/>
              <w:left w:val="single" w:color="000000" w:sz="4" w:space="0"/>
              <w:bottom w:val="single" w:color="000000" w:sz="4" w:space="0"/>
              <w:right w:val="single" w:color="000000" w:sz="4" w:space="0"/>
            </w:tcBorders>
            <w:shd w:val="clear" w:color="auto" w:fill="FFFFFF" w:themeFill="background1"/>
            <w:noWrap/>
            <w:vAlign w:val="center"/>
          </w:tcPr>
          <w:p w14:paraId="0B03C088">
            <w:pPr>
              <w:keepNext w:val="0"/>
              <w:keepLines w:val="0"/>
              <w:pageBreakBefore w:val="0"/>
              <w:widowControl/>
              <w:suppressLineNumbers w:val="0"/>
              <w:kinsoku/>
              <w:wordWrap/>
              <w:overflowPunct/>
              <w:topLinePunct w:val="0"/>
              <w:autoSpaceDE/>
              <w:autoSpaceDN/>
              <w:bidi w:val="0"/>
              <w:spacing w:line="240" w:lineRule="auto"/>
              <w:ind w:left="0" w:leftChars="0" w:firstLine="0" w:firstLineChars="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桂林支线</w:t>
            </w:r>
          </w:p>
        </w:tc>
        <w:tc>
          <w:tcPr>
            <w:tcW w:w="1557" w:type="dxa"/>
            <w:tcBorders>
              <w:top w:val="single" w:color="000000" w:sz="4" w:space="0"/>
              <w:left w:val="single" w:color="000000" w:sz="4" w:space="0"/>
              <w:bottom w:val="single" w:color="000000" w:sz="4" w:space="0"/>
              <w:right w:val="single" w:color="000000" w:sz="4" w:space="0"/>
            </w:tcBorders>
            <w:shd w:val="clear" w:color="auto" w:fill="FFFFFF" w:themeFill="background1"/>
            <w:noWrap/>
            <w:vAlign w:val="center"/>
          </w:tcPr>
          <w:p w14:paraId="7B9229D4">
            <w:pPr>
              <w:keepNext w:val="0"/>
              <w:keepLines w:val="0"/>
              <w:pageBreakBefore w:val="0"/>
              <w:widowControl/>
              <w:suppressLineNumbers w:val="0"/>
              <w:kinsoku/>
              <w:wordWrap/>
              <w:overflowPunct/>
              <w:topLinePunct w:val="0"/>
              <w:autoSpaceDE/>
              <w:autoSpaceDN/>
              <w:bidi w:val="0"/>
              <w:spacing w:line="240" w:lineRule="auto"/>
              <w:ind w:left="0" w:leftChars="0" w:firstLine="0" w:firstLineChars="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10</w:t>
            </w:r>
          </w:p>
        </w:tc>
        <w:tc>
          <w:tcPr>
            <w:tcW w:w="1557" w:type="dxa"/>
            <w:tcBorders>
              <w:top w:val="single" w:color="000000" w:sz="4" w:space="0"/>
              <w:left w:val="single" w:color="000000" w:sz="4" w:space="0"/>
              <w:bottom w:val="single" w:color="000000" w:sz="4" w:space="0"/>
              <w:right w:val="single" w:color="000000" w:sz="4" w:space="0"/>
            </w:tcBorders>
            <w:shd w:val="clear" w:color="auto" w:fill="FFFFFF" w:themeFill="background1"/>
            <w:noWrap/>
            <w:vAlign w:val="center"/>
          </w:tcPr>
          <w:p w14:paraId="2D37B83C">
            <w:pPr>
              <w:keepNext w:val="0"/>
              <w:keepLines w:val="0"/>
              <w:pageBreakBefore w:val="0"/>
              <w:widowControl/>
              <w:suppressLineNumbers w:val="0"/>
              <w:kinsoku/>
              <w:wordWrap/>
              <w:overflowPunct/>
              <w:topLinePunct w:val="0"/>
              <w:autoSpaceDE/>
              <w:autoSpaceDN/>
              <w:bidi w:val="0"/>
              <w:spacing w:line="240" w:lineRule="auto"/>
              <w:ind w:left="0" w:leftChars="0" w:firstLine="0" w:firstLineChars="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8</w:t>
            </w:r>
          </w:p>
        </w:tc>
        <w:tc>
          <w:tcPr>
            <w:tcW w:w="1559" w:type="dxa"/>
            <w:tcBorders>
              <w:top w:val="single" w:color="000000" w:sz="4" w:space="0"/>
              <w:left w:val="single" w:color="000000" w:sz="4" w:space="0"/>
              <w:bottom w:val="single" w:color="000000" w:sz="4" w:space="0"/>
              <w:right w:val="single" w:color="000000" w:sz="4" w:space="0"/>
            </w:tcBorders>
            <w:shd w:val="clear" w:color="auto" w:fill="FFFFFF" w:themeFill="background1"/>
            <w:noWrap/>
            <w:vAlign w:val="center"/>
          </w:tcPr>
          <w:p w14:paraId="7A18BB3D">
            <w:pPr>
              <w:keepNext w:val="0"/>
              <w:keepLines w:val="0"/>
              <w:pageBreakBefore w:val="0"/>
              <w:widowControl/>
              <w:kinsoku/>
              <w:wordWrap/>
              <w:overflowPunct/>
              <w:topLinePunct w:val="0"/>
              <w:autoSpaceDE/>
              <w:autoSpaceDN/>
              <w:bidi w:val="0"/>
              <w:spacing w:line="240" w:lineRule="auto"/>
              <w:jc w:val="center"/>
              <w:rPr>
                <w:rFonts w:hint="eastAsia" w:asciiTheme="minorEastAsia" w:hAnsiTheme="minorEastAsia" w:eastAsiaTheme="minorEastAsia" w:cstheme="minorEastAsia"/>
                <w:i w:val="0"/>
                <w:iCs w:val="0"/>
                <w:color w:val="000000"/>
                <w:sz w:val="21"/>
                <w:szCs w:val="21"/>
                <w:u w:val="none"/>
              </w:rPr>
            </w:pPr>
          </w:p>
        </w:tc>
        <w:tc>
          <w:tcPr>
            <w:tcW w:w="1482" w:type="dxa"/>
            <w:tcBorders>
              <w:top w:val="single" w:color="000000" w:sz="4" w:space="0"/>
              <w:left w:val="single" w:color="000000" w:sz="4" w:space="0"/>
              <w:bottom w:val="single" w:color="000000" w:sz="4" w:space="0"/>
              <w:right w:val="single" w:color="000000" w:sz="8" w:space="0"/>
            </w:tcBorders>
            <w:shd w:val="clear" w:color="auto" w:fill="FFFFFF" w:themeFill="background1"/>
            <w:noWrap/>
            <w:vAlign w:val="center"/>
          </w:tcPr>
          <w:p w14:paraId="049E1A39">
            <w:pPr>
              <w:keepNext w:val="0"/>
              <w:keepLines w:val="0"/>
              <w:pageBreakBefore w:val="0"/>
              <w:widowControl/>
              <w:kinsoku/>
              <w:wordWrap/>
              <w:overflowPunct/>
              <w:topLinePunct w:val="0"/>
              <w:autoSpaceDE/>
              <w:autoSpaceDN/>
              <w:bidi w:val="0"/>
              <w:spacing w:line="240" w:lineRule="auto"/>
              <w:jc w:val="center"/>
              <w:rPr>
                <w:rFonts w:hint="eastAsia" w:asciiTheme="minorEastAsia" w:hAnsiTheme="minorEastAsia" w:eastAsiaTheme="minorEastAsia" w:cstheme="minorEastAsia"/>
                <w:i w:val="0"/>
                <w:iCs w:val="0"/>
                <w:color w:val="000000"/>
                <w:sz w:val="21"/>
                <w:szCs w:val="21"/>
                <w:u w:val="none"/>
              </w:rPr>
            </w:pPr>
          </w:p>
        </w:tc>
      </w:tr>
      <w:tr w14:paraId="31EAE0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90" w:hRule="atLeast"/>
        </w:trPr>
        <w:tc>
          <w:tcPr>
            <w:tcW w:w="1070" w:type="dxa"/>
            <w:vMerge w:val="restart"/>
            <w:tcBorders>
              <w:top w:val="single" w:color="000000" w:sz="4" w:space="0"/>
              <w:left w:val="single" w:color="000000" w:sz="8" w:space="0"/>
              <w:bottom w:val="single" w:color="000000" w:sz="4" w:space="0"/>
              <w:right w:val="single" w:color="000000" w:sz="4" w:space="0"/>
            </w:tcBorders>
            <w:shd w:val="clear" w:color="auto" w:fill="FFFFFF" w:themeFill="background1"/>
            <w:noWrap/>
            <w:vAlign w:val="center"/>
          </w:tcPr>
          <w:p w14:paraId="675E699E">
            <w:pPr>
              <w:keepNext w:val="0"/>
              <w:keepLines w:val="0"/>
              <w:pageBreakBefore w:val="0"/>
              <w:widowControl/>
              <w:suppressLineNumbers w:val="0"/>
              <w:kinsoku/>
              <w:wordWrap/>
              <w:overflowPunct/>
              <w:topLinePunct w:val="0"/>
              <w:autoSpaceDE/>
              <w:autoSpaceDN/>
              <w:bidi w:val="0"/>
              <w:spacing w:line="240" w:lineRule="auto"/>
              <w:ind w:left="0" w:leftChars="0" w:firstLine="0" w:firstLineChars="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西二线</w:t>
            </w:r>
          </w:p>
        </w:tc>
        <w:tc>
          <w:tcPr>
            <w:tcW w:w="1280" w:type="dxa"/>
            <w:tcBorders>
              <w:top w:val="single" w:color="000000" w:sz="4" w:space="0"/>
              <w:left w:val="single" w:color="000000" w:sz="4" w:space="0"/>
              <w:bottom w:val="single" w:color="000000" w:sz="4" w:space="0"/>
              <w:right w:val="single" w:color="000000" w:sz="4" w:space="0"/>
            </w:tcBorders>
            <w:shd w:val="clear" w:color="auto" w:fill="FFFFFF" w:themeFill="background1"/>
            <w:noWrap/>
            <w:vAlign w:val="center"/>
          </w:tcPr>
          <w:p w14:paraId="5FFC91EC">
            <w:pPr>
              <w:keepNext w:val="0"/>
              <w:keepLines w:val="0"/>
              <w:pageBreakBefore w:val="0"/>
              <w:widowControl/>
              <w:suppressLineNumbers w:val="0"/>
              <w:kinsoku/>
              <w:wordWrap/>
              <w:overflowPunct/>
              <w:topLinePunct w:val="0"/>
              <w:autoSpaceDE/>
              <w:autoSpaceDN/>
              <w:bidi w:val="0"/>
              <w:spacing w:line="240" w:lineRule="auto"/>
              <w:ind w:left="0" w:leftChars="0" w:firstLine="0" w:firstLineChars="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吉安—广州</w:t>
            </w:r>
          </w:p>
        </w:tc>
        <w:tc>
          <w:tcPr>
            <w:tcW w:w="1557" w:type="dxa"/>
            <w:tcBorders>
              <w:top w:val="single" w:color="000000" w:sz="4" w:space="0"/>
              <w:left w:val="single" w:color="000000" w:sz="4" w:space="0"/>
              <w:bottom w:val="single" w:color="000000" w:sz="4" w:space="0"/>
              <w:right w:val="single" w:color="000000" w:sz="4" w:space="0"/>
            </w:tcBorders>
            <w:shd w:val="clear" w:color="auto" w:fill="FFFFFF" w:themeFill="background1"/>
            <w:noWrap/>
            <w:vAlign w:val="center"/>
          </w:tcPr>
          <w:p w14:paraId="598A930B">
            <w:pPr>
              <w:keepNext w:val="0"/>
              <w:keepLines w:val="0"/>
              <w:pageBreakBefore w:val="0"/>
              <w:widowControl/>
              <w:suppressLineNumbers w:val="0"/>
              <w:kinsoku/>
              <w:wordWrap/>
              <w:overflowPunct/>
              <w:topLinePunct w:val="0"/>
              <w:autoSpaceDE/>
              <w:autoSpaceDN/>
              <w:bidi w:val="0"/>
              <w:spacing w:line="240" w:lineRule="auto"/>
              <w:ind w:left="0" w:leftChars="0" w:firstLine="0" w:firstLineChars="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10</w:t>
            </w:r>
          </w:p>
        </w:tc>
        <w:tc>
          <w:tcPr>
            <w:tcW w:w="1557" w:type="dxa"/>
            <w:tcBorders>
              <w:top w:val="single" w:color="000000" w:sz="4" w:space="0"/>
              <w:left w:val="single" w:color="000000" w:sz="4" w:space="0"/>
              <w:bottom w:val="single" w:color="000000" w:sz="4" w:space="0"/>
              <w:right w:val="single" w:color="000000" w:sz="4" w:space="0"/>
            </w:tcBorders>
            <w:shd w:val="clear" w:color="auto" w:fill="FFFFFF" w:themeFill="background1"/>
            <w:noWrap/>
            <w:vAlign w:val="center"/>
          </w:tcPr>
          <w:p w14:paraId="7D35D3BE">
            <w:pPr>
              <w:keepNext w:val="0"/>
              <w:keepLines w:val="0"/>
              <w:pageBreakBefore w:val="0"/>
              <w:widowControl/>
              <w:kinsoku/>
              <w:wordWrap/>
              <w:overflowPunct/>
              <w:topLinePunct w:val="0"/>
              <w:autoSpaceDE/>
              <w:autoSpaceDN/>
              <w:bidi w:val="0"/>
              <w:spacing w:line="240" w:lineRule="auto"/>
              <w:jc w:val="center"/>
              <w:rPr>
                <w:rFonts w:hint="eastAsia" w:asciiTheme="minorEastAsia" w:hAnsiTheme="minorEastAsia" w:eastAsiaTheme="minorEastAsia" w:cstheme="minorEastAsia"/>
                <w:i w:val="0"/>
                <w:iCs w:val="0"/>
                <w:color w:val="000000"/>
                <w:sz w:val="21"/>
                <w:szCs w:val="21"/>
                <w:u w:val="none"/>
              </w:rPr>
            </w:pPr>
          </w:p>
        </w:tc>
        <w:tc>
          <w:tcPr>
            <w:tcW w:w="1559" w:type="dxa"/>
            <w:tcBorders>
              <w:top w:val="single" w:color="000000" w:sz="4" w:space="0"/>
              <w:left w:val="single" w:color="000000" w:sz="4" w:space="0"/>
              <w:bottom w:val="single" w:color="000000" w:sz="4" w:space="0"/>
              <w:right w:val="single" w:color="000000" w:sz="4" w:space="0"/>
            </w:tcBorders>
            <w:shd w:val="clear" w:color="auto" w:fill="FFFFFF" w:themeFill="background1"/>
            <w:noWrap/>
            <w:vAlign w:val="center"/>
          </w:tcPr>
          <w:p w14:paraId="336AF157">
            <w:pPr>
              <w:keepNext w:val="0"/>
              <w:keepLines w:val="0"/>
              <w:pageBreakBefore w:val="0"/>
              <w:widowControl/>
              <w:suppressLineNumbers w:val="0"/>
              <w:kinsoku/>
              <w:wordWrap/>
              <w:overflowPunct/>
              <w:topLinePunct w:val="0"/>
              <w:autoSpaceDE/>
              <w:autoSpaceDN/>
              <w:bidi w:val="0"/>
              <w:spacing w:line="240" w:lineRule="auto"/>
              <w:ind w:left="0" w:leftChars="0" w:firstLine="0" w:firstLineChars="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9.8</w:t>
            </w:r>
          </w:p>
        </w:tc>
        <w:tc>
          <w:tcPr>
            <w:tcW w:w="1482" w:type="dxa"/>
            <w:tcBorders>
              <w:top w:val="single" w:color="000000" w:sz="4" w:space="0"/>
              <w:left w:val="single" w:color="000000" w:sz="4" w:space="0"/>
              <w:bottom w:val="single" w:color="000000" w:sz="4" w:space="0"/>
              <w:right w:val="single" w:color="000000" w:sz="8" w:space="0"/>
            </w:tcBorders>
            <w:shd w:val="clear" w:color="auto" w:fill="FFFFFF" w:themeFill="background1"/>
            <w:noWrap/>
            <w:vAlign w:val="center"/>
          </w:tcPr>
          <w:p w14:paraId="730218B0">
            <w:pPr>
              <w:keepNext w:val="0"/>
              <w:keepLines w:val="0"/>
              <w:pageBreakBefore w:val="0"/>
              <w:widowControl/>
              <w:kinsoku/>
              <w:wordWrap/>
              <w:overflowPunct/>
              <w:topLinePunct w:val="0"/>
              <w:autoSpaceDE/>
              <w:autoSpaceDN/>
              <w:bidi w:val="0"/>
              <w:spacing w:line="240" w:lineRule="auto"/>
              <w:jc w:val="center"/>
              <w:rPr>
                <w:rFonts w:hint="eastAsia" w:asciiTheme="minorEastAsia" w:hAnsiTheme="minorEastAsia" w:eastAsiaTheme="minorEastAsia" w:cstheme="minorEastAsia"/>
                <w:i w:val="0"/>
                <w:iCs w:val="0"/>
                <w:color w:val="000000"/>
                <w:sz w:val="21"/>
                <w:szCs w:val="21"/>
                <w:u w:val="none"/>
              </w:rPr>
            </w:pPr>
          </w:p>
        </w:tc>
      </w:tr>
      <w:tr w14:paraId="489C36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27" w:hRule="atLeast"/>
        </w:trPr>
        <w:tc>
          <w:tcPr>
            <w:tcW w:w="1070" w:type="dxa"/>
            <w:vMerge w:val="continue"/>
            <w:tcBorders>
              <w:top w:val="single" w:color="000000" w:sz="4" w:space="0"/>
              <w:left w:val="single" w:color="000000" w:sz="8" w:space="0"/>
              <w:bottom w:val="single" w:color="000000" w:sz="4" w:space="0"/>
              <w:right w:val="single" w:color="000000" w:sz="4" w:space="0"/>
            </w:tcBorders>
            <w:shd w:val="clear" w:color="auto" w:fill="FFFFFF" w:themeFill="background1"/>
            <w:noWrap/>
            <w:vAlign w:val="center"/>
          </w:tcPr>
          <w:p w14:paraId="7E0ACCA3">
            <w:pPr>
              <w:keepNext w:val="0"/>
              <w:keepLines w:val="0"/>
              <w:pageBreakBefore w:val="0"/>
              <w:widowControl/>
              <w:kinsoku/>
              <w:wordWrap/>
              <w:overflowPunct/>
              <w:topLinePunct w:val="0"/>
              <w:autoSpaceDE/>
              <w:autoSpaceDN/>
              <w:bidi w:val="0"/>
              <w:spacing w:line="240" w:lineRule="auto"/>
              <w:jc w:val="center"/>
              <w:rPr>
                <w:rFonts w:hint="eastAsia" w:asciiTheme="minorEastAsia" w:hAnsiTheme="minorEastAsia" w:eastAsiaTheme="minorEastAsia" w:cstheme="minorEastAsia"/>
                <w:i w:val="0"/>
                <w:iCs w:val="0"/>
                <w:color w:val="000000"/>
                <w:sz w:val="21"/>
                <w:szCs w:val="21"/>
                <w:u w:val="none"/>
              </w:rPr>
            </w:pPr>
          </w:p>
        </w:tc>
        <w:tc>
          <w:tcPr>
            <w:tcW w:w="1280" w:type="dxa"/>
            <w:tcBorders>
              <w:top w:val="single" w:color="000000" w:sz="4" w:space="0"/>
              <w:left w:val="single" w:color="000000" w:sz="4" w:space="0"/>
              <w:bottom w:val="single" w:color="000000" w:sz="4" w:space="0"/>
              <w:right w:val="single" w:color="000000" w:sz="4" w:space="0"/>
            </w:tcBorders>
            <w:shd w:val="clear" w:color="auto" w:fill="FFFFFF" w:themeFill="background1"/>
            <w:noWrap/>
            <w:vAlign w:val="center"/>
          </w:tcPr>
          <w:p w14:paraId="0C9CBBF8">
            <w:pPr>
              <w:keepNext w:val="0"/>
              <w:keepLines w:val="0"/>
              <w:pageBreakBefore w:val="0"/>
              <w:widowControl/>
              <w:suppressLineNumbers w:val="0"/>
              <w:kinsoku/>
              <w:wordWrap/>
              <w:overflowPunct/>
              <w:topLinePunct w:val="0"/>
              <w:autoSpaceDE/>
              <w:autoSpaceDN/>
              <w:bidi w:val="0"/>
              <w:spacing w:line="240" w:lineRule="auto"/>
              <w:ind w:left="0" w:leftChars="0" w:firstLine="0" w:firstLineChars="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遂川支线</w:t>
            </w:r>
          </w:p>
        </w:tc>
        <w:tc>
          <w:tcPr>
            <w:tcW w:w="1557" w:type="dxa"/>
            <w:tcBorders>
              <w:top w:val="single" w:color="000000" w:sz="4" w:space="0"/>
              <w:left w:val="single" w:color="000000" w:sz="4" w:space="0"/>
              <w:bottom w:val="single" w:color="000000" w:sz="4" w:space="0"/>
              <w:right w:val="single" w:color="000000" w:sz="4" w:space="0"/>
            </w:tcBorders>
            <w:shd w:val="clear" w:color="auto" w:fill="FFFFFF" w:themeFill="background1"/>
            <w:noWrap/>
            <w:vAlign w:val="center"/>
          </w:tcPr>
          <w:p w14:paraId="1C72EA1F">
            <w:pPr>
              <w:keepNext w:val="0"/>
              <w:keepLines w:val="0"/>
              <w:pageBreakBefore w:val="0"/>
              <w:widowControl/>
              <w:suppressLineNumbers w:val="0"/>
              <w:kinsoku/>
              <w:wordWrap/>
              <w:overflowPunct/>
              <w:topLinePunct w:val="0"/>
              <w:autoSpaceDE/>
              <w:autoSpaceDN/>
              <w:bidi w:val="0"/>
              <w:spacing w:line="240" w:lineRule="auto"/>
              <w:ind w:left="0" w:leftChars="0" w:firstLine="0" w:firstLineChars="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10</w:t>
            </w:r>
          </w:p>
        </w:tc>
        <w:tc>
          <w:tcPr>
            <w:tcW w:w="1557" w:type="dxa"/>
            <w:tcBorders>
              <w:top w:val="single" w:color="000000" w:sz="4" w:space="0"/>
              <w:left w:val="single" w:color="000000" w:sz="4" w:space="0"/>
              <w:bottom w:val="single" w:color="000000" w:sz="4" w:space="0"/>
              <w:right w:val="single" w:color="000000" w:sz="4" w:space="0"/>
            </w:tcBorders>
            <w:shd w:val="clear" w:color="auto" w:fill="FFFFFF" w:themeFill="background1"/>
            <w:noWrap/>
            <w:vAlign w:val="center"/>
          </w:tcPr>
          <w:p w14:paraId="6F085EFB">
            <w:pPr>
              <w:keepNext w:val="0"/>
              <w:keepLines w:val="0"/>
              <w:pageBreakBefore w:val="0"/>
              <w:widowControl/>
              <w:suppressLineNumbers w:val="0"/>
              <w:kinsoku/>
              <w:wordWrap/>
              <w:overflowPunct/>
              <w:topLinePunct w:val="0"/>
              <w:autoSpaceDE/>
              <w:autoSpaceDN/>
              <w:bidi w:val="0"/>
              <w:spacing w:line="240" w:lineRule="auto"/>
              <w:ind w:left="0" w:leftChars="0" w:firstLine="0" w:firstLineChars="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7.3</w:t>
            </w:r>
          </w:p>
        </w:tc>
        <w:tc>
          <w:tcPr>
            <w:tcW w:w="1559" w:type="dxa"/>
            <w:tcBorders>
              <w:top w:val="single" w:color="000000" w:sz="4" w:space="0"/>
              <w:left w:val="single" w:color="000000" w:sz="4" w:space="0"/>
              <w:bottom w:val="single" w:color="000000" w:sz="4" w:space="0"/>
              <w:right w:val="single" w:color="000000" w:sz="4" w:space="0"/>
            </w:tcBorders>
            <w:shd w:val="clear" w:color="auto" w:fill="FFFFFF" w:themeFill="background1"/>
            <w:noWrap/>
            <w:vAlign w:val="center"/>
          </w:tcPr>
          <w:p w14:paraId="5FF21E04">
            <w:pPr>
              <w:keepNext w:val="0"/>
              <w:keepLines w:val="0"/>
              <w:pageBreakBefore w:val="0"/>
              <w:widowControl/>
              <w:suppressLineNumbers w:val="0"/>
              <w:kinsoku/>
              <w:wordWrap/>
              <w:overflowPunct/>
              <w:topLinePunct w:val="0"/>
              <w:autoSpaceDE/>
              <w:autoSpaceDN/>
              <w:bidi w:val="0"/>
              <w:spacing w:line="240" w:lineRule="auto"/>
              <w:ind w:left="0" w:leftChars="0" w:firstLine="0" w:firstLineChars="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8.9</w:t>
            </w:r>
          </w:p>
        </w:tc>
        <w:tc>
          <w:tcPr>
            <w:tcW w:w="1482" w:type="dxa"/>
            <w:tcBorders>
              <w:top w:val="single" w:color="000000" w:sz="4" w:space="0"/>
              <w:left w:val="single" w:color="000000" w:sz="4" w:space="0"/>
              <w:bottom w:val="single" w:color="000000" w:sz="4" w:space="0"/>
              <w:right w:val="single" w:color="000000" w:sz="8" w:space="0"/>
            </w:tcBorders>
            <w:shd w:val="clear" w:color="auto" w:fill="FFFFFF" w:themeFill="background1"/>
            <w:noWrap/>
            <w:vAlign w:val="center"/>
          </w:tcPr>
          <w:p w14:paraId="5B4EEB6B">
            <w:pPr>
              <w:keepNext w:val="0"/>
              <w:keepLines w:val="0"/>
              <w:pageBreakBefore w:val="0"/>
              <w:widowControl/>
              <w:kinsoku/>
              <w:wordWrap/>
              <w:overflowPunct/>
              <w:topLinePunct w:val="0"/>
              <w:autoSpaceDE/>
              <w:autoSpaceDN/>
              <w:bidi w:val="0"/>
              <w:spacing w:line="240" w:lineRule="auto"/>
              <w:jc w:val="center"/>
              <w:rPr>
                <w:rFonts w:hint="eastAsia" w:asciiTheme="minorEastAsia" w:hAnsiTheme="minorEastAsia" w:eastAsiaTheme="minorEastAsia" w:cstheme="minorEastAsia"/>
                <w:i w:val="0"/>
                <w:iCs w:val="0"/>
                <w:color w:val="000000"/>
                <w:sz w:val="21"/>
                <w:szCs w:val="21"/>
                <w:u w:val="none"/>
              </w:rPr>
            </w:pPr>
          </w:p>
        </w:tc>
      </w:tr>
      <w:tr w14:paraId="2867E6F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7" w:hRule="atLeast"/>
        </w:trPr>
        <w:tc>
          <w:tcPr>
            <w:tcW w:w="1070" w:type="dxa"/>
            <w:vMerge w:val="continue"/>
            <w:tcBorders>
              <w:top w:val="single" w:color="000000" w:sz="4" w:space="0"/>
              <w:left w:val="single" w:color="000000" w:sz="8" w:space="0"/>
              <w:bottom w:val="single" w:color="000000" w:sz="4" w:space="0"/>
              <w:right w:val="single" w:color="000000" w:sz="4" w:space="0"/>
            </w:tcBorders>
            <w:shd w:val="clear" w:color="auto" w:fill="FFFFFF" w:themeFill="background1"/>
            <w:noWrap/>
            <w:vAlign w:val="center"/>
          </w:tcPr>
          <w:p w14:paraId="61F7A81C">
            <w:pPr>
              <w:keepNext w:val="0"/>
              <w:keepLines w:val="0"/>
              <w:pageBreakBefore w:val="0"/>
              <w:widowControl/>
              <w:kinsoku/>
              <w:wordWrap/>
              <w:overflowPunct/>
              <w:topLinePunct w:val="0"/>
              <w:autoSpaceDE/>
              <w:autoSpaceDN/>
              <w:bidi w:val="0"/>
              <w:spacing w:line="240" w:lineRule="auto"/>
              <w:jc w:val="center"/>
              <w:rPr>
                <w:rFonts w:hint="eastAsia" w:asciiTheme="minorEastAsia" w:hAnsiTheme="minorEastAsia" w:eastAsiaTheme="minorEastAsia" w:cstheme="minorEastAsia"/>
                <w:i w:val="0"/>
                <w:iCs w:val="0"/>
                <w:color w:val="000000"/>
                <w:sz w:val="21"/>
                <w:szCs w:val="21"/>
                <w:u w:val="none"/>
              </w:rPr>
            </w:pPr>
          </w:p>
        </w:tc>
        <w:tc>
          <w:tcPr>
            <w:tcW w:w="1280" w:type="dxa"/>
            <w:tcBorders>
              <w:top w:val="single" w:color="000000" w:sz="4" w:space="0"/>
              <w:left w:val="single" w:color="000000" w:sz="4" w:space="0"/>
              <w:bottom w:val="single" w:color="000000" w:sz="4" w:space="0"/>
              <w:right w:val="single" w:color="000000" w:sz="4" w:space="0"/>
            </w:tcBorders>
            <w:shd w:val="clear" w:color="auto" w:fill="FFFFFF" w:themeFill="background1"/>
            <w:noWrap/>
            <w:vAlign w:val="center"/>
          </w:tcPr>
          <w:p w14:paraId="2EBC838A">
            <w:pPr>
              <w:keepNext w:val="0"/>
              <w:keepLines w:val="0"/>
              <w:pageBreakBefore w:val="0"/>
              <w:widowControl/>
              <w:suppressLineNumbers w:val="0"/>
              <w:kinsoku/>
              <w:wordWrap/>
              <w:overflowPunct/>
              <w:topLinePunct w:val="0"/>
              <w:autoSpaceDE/>
              <w:autoSpaceDN/>
              <w:bidi w:val="0"/>
              <w:spacing w:line="240" w:lineRule="auto"/>
              <w:ind w:left="0" w:leftChars="0" w:firstLine="0" w:firstLineChars="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南百支线</w:t>
            </w:r>
          </w:p>
        </w:tc>
        <w:tc>
          <w:tcPr>
            <w:tcW w:w="1557" w:type="dxa"/>
            <w:tcBorders>
              <w:top w:val="single" w:color="000000" w:sz="4" w:space="0"/>
              <w:left w:val="single" w:color="000000" w:sz="4" w:space="0"/>
              <w:bottom w:val="single" w:color="000000" w:sz="4" w:space="0"/>
              <w:right w:val="single" w:color="000000" w:sz="4" w:space="0"/>
            </w:tcBorders>
            <w:shd w:val="clear" w:color="auto" w:fill="FFFFFF" w:themeFill="background1"/>
            <w:noWrap/>
            <w:vAlign w:val="center"/>
          </w:tcPr>
          <w:p w14:paraId="20CE91FA">
            <w:pPr>
              <w:keepNext w:val="0"/>
              <w:keepLines w:val="0"/>
              <w:pageBreakBefore w:val="0"/>
              <w:widowControl/>
              <w:suppressLineNumbers w:val="0"/>
              <w:kinsoku/>
              <w:wordWrap/>
              <w:overflowPunct/>
              <w:topLinePunct w:val="0"/>
              <w:autoSpaceDE/>
              <w:autoSpaceDN/>
              <w:bidi w:val="0"/>
              <w:spacing w:line="240" w:lineRule="auto"/>
              <w:ind w:left="0" w:leftChars="0" w:firstLine="0" w:firstLineChars="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6.3</w:t>
            </w:r>
          </w:p>
        </w:tc>
        <w:tc>
          <w:tcPr>
            <w:tcW w:w="1557" w:type="dxa"/>
            <w:tcBorders>
              <w:top w:val="single" w:color="000000" w:sz="4" w:space="0"/>
              <w:left w:val="single" w:color="000000" w:sz="4" w:space="0"/>
              <w:bottom w:val="single" w:color="000000" w:sz="4" w:space="0"/>
              <w:right w:val="single" w:color="000000" w:sz="4" w:space="0"/>
            </w:tcBorders>
            <w:shd w:val="clear" w:color="auto" w:fill="FFFFFF" w:themeFill="background1"/>
            <w:noWrap/>
            <w:vAlign w:val="center"/>
          </w:tcPr>
          <w:p w14:paraId="1F6D521F">
            <w:pPr>
              <w:keepNext w:val="0"/>
              <w:keepLines w:val="0"/>
              <w:pageBreakBefore w:val="0"/>
              <w:widowControl/>
              <w:kinsoku/>
              <w:wordWrap/>
              <w:overflowPunct/>
              <w:topLinePunct w:val="0"/>
              <w:autoSpaceDE/>
              <w:autoSpaceDN/>
              <w:bidi w:val="0"/>
              <w:spacing w:line="240" w:lineRule="auto"/>
              <w:jc w:val="center"/>
              <w:rPr>
                <w:rFonts w:hint="eastAsia" w:asciiTheme="minorEastAsia" w:hAnsiTheme="minorEastAsia" w:eastAsiaTheme="minorEastAsia" w:cstheme="minorEastAsia"/>
                <w:i w:val="0"/>
                <w:iCs w:val="0"/>
                <w:color w:val="000000"/>
                <w:sz w:val="21"/>
                <w:szCs w:val="21"/>
                <w:u w:val="none"/>
              </w:rPr>
            </w:pPr>
          </w:p>
        </w:tc>
        <w:tc>
          <w:tcPr>
            <w:tcW w:w="1559" w:type="dxa"/>
            <w:tcBorders>
              <w:top w:val="single" w:color="000000" w:sz="4" w:space="0"/>
              <w:left w:val="single" w:color="000000" w:sz="4" w:space="0"/>
              <w:bottom w:val="single" w:color="000000" w:sz="4" w:space="0"/>
              <w:right w:val="single" w:color="000000" w:sz="4" w:space="0"/>
            </w:tcBorders>
            <w:shd w:val="clear" w:color="auto" w:fill="FFFFFF" w:themeFill="background1"/>
            <w:noWrap/>
            <w:vAlign w:val="center"/>
          </w:tcPr>
          <w:p w14:paraId="2EEA294E">
            <w:pPr>
              <w:keepNext w:val="0"/>
              <w:keepLines w:val="0"/>
              <w:pageBreakBefore w:val="0"/>
              <w:widowControl/>
              <w:suppressLineNumbers w:val="0"/>
              <w:kinsoku/>
              <w:wordWrap/>
              <w:overflowPunct/>
              <w:topLinePunct w:val="0"/>
              <w:autoSpaceDE/>
              <w:autoSpaceDN/>
              <w:bidi w:val="0"/>
              <w:spacing w:line="240" w:lineRule="auto"/>
              <w:ind w:left="0" w:leftChars="0" w:firstLine="0" w:firstLineChars="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6</w:t>
            </w:r>
          </w:p>
        </w:tc>
        <w:tc>
          <w:tcPr>
            <w:tcW w:w="1482" w:type="dxa"/>
            <w:tcBorders>
              <w:top w:val="single" w:color="000000" w:sz="4" w:space="0"/>
              <w:left w:val="single" w:color="000000" w:sz="4" w:space="0"/>
              <w:bottom w:val="single" w:color="000000" w:sz="4" w:space="0"/>
              <w:right w:val="single" w:color="000000" w:sz="8" w:space="0"/>
            </w:tcBorders>
            <w:shd w:val="clear" w:color="auto" w:fill="FFFFFF" w:themeFill="background1"/>
            <w:noWrap/>
            <w:vAlign w:val="center"/>
          </w:tcPr>
          <w:p w14:paraId="1CDBECCB">
            <w:pPr>
              <w:keepNext w:val="0"/>
              <w:keepLines w:val="0"/>
              <w:pageBreakBefore w:val="0"/>
              <w:widowControl/>
              <w:kinsoku/>
              <w:wordWrap/>
              <w:overflowPunct/>
              <w:topLinePunct w:val="0"/>
              <w:autoSpaceDE/>
              <w:autoSpaceDN/>
              <w:bidi w:val="0"/>
              <w:spacing w:line="240" w:lineRule="auto"/>
              <w:jc w:val="center"/>
              <w:rPr>
                <w:rFonts w:hint="eastAsia" w:asciiTheme="minorEastAsia" w:hAnsiTheme="minorEastAsia" w:eastAsiaTheme="minorEastAsia" w:cstheme="minorEastAsia"/>
                <w:i w:val="0"/>
                <w:iCs w:val="0"/>
                <w:color w:val="000000"/>
                <w:sz w:val="21"/>
                <w:szCs w:val="21"/>
                <w:u w:val="none"/>
              </w:rPr>
            </w:pPr>
          </w:p>
        </w:tc>
      </w:tr>
      <w:tr w14:paraId="103A32B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27" w:hRule="atLeast"/>
        </w:trPr>
        <w:tc>
          <w:tcPr>
            <w:tcW w:w="1070" w:type="dxa"/>
            <w:vMerge w:val="continue"/>
            <w:tcBorders>
              <w:top w:val="single" w:color="000000" w:sz="4" w:space="0"/>
              <w:left w:val="single" w:color="000000" w:sz="8" w:space="0"/>
              <w:bottom w:val="single" w:color="000000" w:sz="4" w:space="0"/>
              <w:right w:val="single" w:color="000000" w:sz="4" w:space="0"/>
            </w:tcBorders>
            <w:shd w:val="clear" w:color="auto" w:fill="FFFFFF" w:themeFill="background1"/>
            <w:noWrap/>
            <w:vAlign w:val="center"/>
          </w:tcPr>
          <w:p w14:paraId="75214A37">
            <w:pPr>
              <w:keepNext w:val="0"/>
              <w:keepLines w:val="0"/>
              <w:pageBreakBefore w:val="0"/>
              <w:widowControl/>
              <w:kinsoku/>
              <w:wordWrap/>
              <w:overflowPunct/>
              <w:topLinePunct w:val="0"/>
              <w:autoSpaceDE/>
              <w:autoSpaceDN/>
              <w:bidi w:val="0"/>
              <w:spacing w:line="240" w:lineRule="auto"/>
              <w:jc w:val="center"/>
              <w:rPr>
                <w:rFonts w:hint="eastAsia" w:asciiTheme="minorEastAsia" w:hAnsiTheme="minorEastAsia" w:eastAsiaTheme="minorEastAsia" w:cstheme="minorEastAsia"/>
                <w:i w:val="0"/>
                <w:iCs w:val="0"/>
                <w:color w:val="000000"/>
                <w:sz w:val="21"/>
                <w:szCs w:val="21"/>
                <w:u w:val="none"/>
              </w:rPr>
            </w:pPr>
          </w:p>
        </w:tc>
        <w:tc>
          <w:tcPr>
            <w:tcW w:w="1280" w:type="dxa"/>
            <w:tcBorders>
              <w:top w:val="single" w:color="000000" w:sz="4" w:space="0"/>
              <w:left w:val="single" w:color="000000" w:sz="4" w:space="0"/>
              <w:bottom w:val="single" w:color="000000" w:sz="4" w:space="0"/>
              <w:right w:val="single" w:color="000000" w:sz="4" w:space="0"/>
            </w:tcBorders>
            <w:shd w:val="clear" w:color="auto" w:fill="FFFFFF" w:themeFill="background1"/>
            <w:noWrap/>
            <w:vAlign w:val="center"/>
          </w:tcPr>
          <w:p w14:paraId="32891FD8">
            <w:pPr>
              <w:keepNext w:val="0"/>
              <w:keepLines w:val="0"/>
              <w:pageBreakBefore w:val="0"/>
              <w:widowControl/>
              <w:suppressLineNumbers w:val="0"/>
              <w:kinsoku/>
              <w:wordWrap/>
              <w:overflowPunct/>
              <w:topLinePunct w:val="0"/>
              <w:autoSpaceDE/>
              <w:autoSpaceDN/>
              <w:bidi w:val="0"/>
              <w:spacing w:line="240" w:lineRule="auto"/>
              <w:ind w:left="0" w:leftChars="0" w:firstLine="0" w:firstLineChars="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南宁—崇左支线</w:t>
            </w:r>
          </w:p>
        </w:tc>
        <w:tc>
          <w:tcPr>
            <w:tcW w:w="1557" w:type="dxa"/>
            <w:tcBorders>
              <w:top w:val="single" w:color="000000" w:sz="4" w:space="0"/>
              <w:left w:val="single" w:color="000000" w:sz="4" w:space="0"/>
              <w:bottom w:val="single" w:color="000000" w:sz="4" w:space="0"/>
              <w:right w:val="single" w:color="000000" w:sz="4" w:space="0"/>
            </w:tcBorders>
            <w:shd w:val="clear" w:color="auto" w:fill="FFFFFF" w:themeFill="background1"/>
            <w:noWrap/>
            <w:vAlign w:val="center"/>
          </w:tcPr>
          <w:p w14:paraId="2BFC51C1">
            <w:pPr>
              <w:keepNext w:val="0"/>
              <w:keepLines w:val="0"/>
              <w:pageBreakBefore w:val="0"/>
              <w:widowControl/>
              <w:suppressLineNumbers w:val="0"/>
              <w:kinsoku/>
              <w:wordWrap/>
              <w:overflowPunct/>
              <w:topLinePunct w:val="0"/>
              <w:autoSpaceDE/>
              <w:autoSpaceDN/>
              <w:bidi w:val="0"/>
              <w:spacing w:line="240" w:lineRule="auto"/>
              <w:ind w:left="0" w:leftChars="0" w:firstLine="0" w:firstLineChars="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6.3</w:t>
            </w:r>
          </w:p>
        </w:tc>
        <w:tc>
          <w:tcPr>
            <w:tcW w:w="1557" w:type="dxa"/>
            <w:tcBorders>
              <w:top w:val="single" w:color="000000" w:sz="4" w:space="0"/>
              <w:left w:val="single" w:color="000000" w:sz="4" w:space="0"/>
              <w:bottom w:val="single" w:color="000000" w:sz="4" w:space="0"/>
              <w:right w:val="single" w:color="000000" w:sz="4" w:space="0"/>
            </w:tcBorders>
            <w:shd w:val="clear" w:color="auto" w:fill="FFFFFF" w:themeFill="background1"/>
            <w:noWrap/>
            <w:vAlign w:val="center"/>
          </w:tcPr>
          <w:p w14:paraId="2169D023">
            <w:pPr>
              <w:keepNext w:val="0"/>
              <w:keepLines w:val="0"/>
              <w:pageBreakBefore w:val="0"/>
              <w:widowControl/>
              <w:suppressLineNumbers w:val="0"/>
              <w:kinsoku/>
              <w:wordWrap/>
              <w:overflowPunct/>
              <w:topLinePunct w:val="0"/>
              <w:autoSpaceDE/>
              <w:autoSpaceDN/>
              <w:bidi w:val="0"/>
              <w:spacing w:line="240" w:lineRule="auto"/>
              <w:ind w:left="0" w:leftChars="0" w:firstLine="0" w:firstLineChars="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6</w:t>
            </w:r>
          </w:p>
        </w:tc>
        <w:tc>
          <w:tcPr>
            <w:tcW w:w="1559" w:type="dxa"/>
            <w:tcBorders>
              <w:top w:val="single" w:color="000000" w:sz="4" w:space="0"/>
              <w:left w:val="single" w:color="000000" w:sz="4" w:space="0"/>
              <w:bottom w:val="single" w:color="000000" w:sz="4" w:space="0"/>
              <w:right w:val="single" w:color="000000" w:sz="4" w:space="0"/>
            </w:tcBorders>
            <w:shd w:val="clear" w:color="auto" w:fill="FFFFFF" w:themeFill="background1"/>
            <w:noWrap/>
            <w:vAlign w:val="center"/>
          </w:tcPr>
          <w:p w14:paraId="104CE2E2">
            <w:pPr>
              <w:keepNext w:val="0"/>
              <w:keepLines w:val="0"/>
              <w:pageBreakBefore w:val="0"/>
              <w:widowControl/>
              <w:kinsoku/>
              <w:wordWrap/>
              <w:overflowPunct/>
              <w:topLinePunct w:val="0"/>
              <w:autoSpaceDE/>
              <w:autoSpaceDN/>
              <w:bidi w:val="0"/>
              <w:spacing w:line="240" w:lineRule="auto"/>
              <w:jc w:val="center"/>
              <w:rPr>
                <w:rFonts w:hint="eastAsia" w:asciiTheme="minorEastAsia" w:hAnsiTheme="minorEastAsia" w:eastAsiaTheme="minorEastAsia" w:cstheme="minorEastAsia"/>
                <w:i w:val="0"/>
                <w:iCs w:val="0"/>
                <w:color w:val="000000"/>
                <w:sz w:val="21"/>
                <w:szCs w:val="21"/>
                <w:u w:val="none"/>
              </w:rPr>
            </w:pPr>
          </w:p>
        </w:tc>
        <w:tc>
          <w:tcPr>
            <w:tcW w:w="1482" w:type="dxa"/>
            <w:tcBorders>
              <w:top w:val="single" w:color="000000" w:sz="4" w:space="0"/>
              <w:left w:val="single" w:color="000000" w:sz="4" w:space="0"/>
              <w:bottom w:val="single" w:color="000000" w:sz="4" w:space="0"/>
              <w:right w:val="single" w:color="000000" w:sz="8" w:space="0"/>
            </w:tcBorders>
            <w:shd w:val="clear" w:color="auto" w:fill="FFFFFF" w:themeFill="background1"/>
            <w:noWrap/>
            <w:vAlign w:val="center"/>
          </w:tcPr>
          <w:p w14:paraId="5AFF964D">
            <w:pPr>
              <w:keepNext w:val="0"/>
              <w:keepLines w:val="0"/>
              <w:pageBreakBefore w:val="0"/>
              <w:widowControl/>
              <w:kinsoku/>
              <w:wordWrap/>
              <w:overflowPunct/>
              <w:topLinePunct w:val="0"/>
              <w:autoSpaceDE/>
              <w:autoSpaceDN/>
              <w:bidi w:val="0"/>
              <w:spacing w:line="240" w:lineRule="auto"/>
              <w:jc w:val="center"/>
              <w:rPr>
                <w:rFonts w:hint="eastAsia" w:asciiTheme="minorEastAsia" w:hAnsiTheme="minorEastAsia" w:eastAsiaTheme="minorEastAsia" w:cstheme="minorEastAsia"/>
                <w:i w:val="0"/>
                <w:iCs w:val="0"/>
                <w:color w:val="000000"/>
                <w:sz w:val="21"/>
                <w:szCs w:val="21"/>
                <w:u w:val="none"/>
              </w:rPr>
            </w:pPr>
          </w:p>
        </w:tc>
      </w:tr>
      <w:tr w14:paraId="1D6607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48" w:hRule="atLeast"/>
        </w:trPr>
        <w:tc>
          <w:tcPr>
            <w:tcW w:w="1070" w:type="dxa"/>
            <w:vMerge w:val="restart"/>
            <w:tcBorders>
              <w:top w:val="single" w:color="000000" w:sz="4" w:space="0"/>
              <w:left w:val="single" w:color="000000" w:sz="8" w:space="0"/>
              <w:bottom w:val="single" w:color="000000" w:sz="4" w:space="0"/>
              <w:right w:val="single" w:color="000000" w:sz="4" w:space="0"/>
            </w:tcBorders>
            <w:shd w:val="clear" w:color="auto" w:fill="FFFFFF" w:themeFill="background1"/>
            <w:noWrap/>
            <w:vAlign w:val="center"/>
          </w:tcPr>
          <w:p w14:paraId="12FF4F67">
            <w:pPr>
              <w:keepNext w:val="0"/>
              <w:keepLines w:val="0"/>
              <w:pageBreakBefore w:val="0"/>
              <w:widowControl/>
              <w:suppressLineNumbers w:val="0"/>
              <w:kinsoku/>
              <w:wordWrap/>
              <w:overflowPunct/>
              <w:topLinePunct w:val="0"/>
              <w:autoSpaceDE/>
              <w:autoSpaceDN/>
              <w:bidi w:val="0"/>
              <w:spacing w:line="240" w:lineRule="auto"/>
              <w:ind w:left="0" w:leftChars="0" w:firstLine="0" w:firstLineChars="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西三线</w:t>
            </w:r>
          </w:p>
        </w:tc>
        <w:tc>
          <w:tcPr>
            <w:tcW w:w="1280" w:type="dxa"/>
            <w:tcBorders>
              <w:top w:val="single" w:color="000000" w:sz="4" w:space="0"/>
              <w:left w:val="single" w:color="000000" w:sz="4" w:space="0"/>
              <w:bottom w:val="single" w:color="000000" w:sz="4" w:space="0"/>
              <w:right w:val="single" w:color="000000" w:sz="4" w:space="0"/>
            </w:tcBorders>
            <w:shd w:val="clear" w:color="auto" w:fill="FFFFFF" w:themeFill="background1"/>
            <w:noWrap/>
            <w:vAlign w:val="center"/>
          </w:tcPr>
          <w:p w14:paraId="5F094C13">
            <w:pPr>
              <w:keepNext w:val="0"/>
              <w:keepLines w:val="0"/>
              <w:pageBreakBefore w:val="0"/>
              <w:widowControl/>
              <w:suppressLineNumbers w:val="0"/>
              <w:kinsoku/>
              <w:wordWrap/>
              <w:overflowPunct/>
              <w:topLinePunct w:val="0"/>
              <w:autoSpaceDE/>
              <w:autoSpaceDN/>
              <w:bidi w:val="0"/>
              <w:spacing w:line="240" w:lineRule="auto"/>
              <w:ind w:left="0" w:leftChars="0" w:firstLine="0" w:firstLineChars="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东段干线</w:t>
            </w:r>
          </w:p>
        </w:tc>
        <w:tc>
          <w:tcPr>
            <w:tcW w:w="1557" w:type="dxa"/>
            <w:tcBorders>
              <w:top w:val="single" w:color="000000" w:sz="4" w:space="0"/>
              <w:left w:val="single" w:color="000000" w:sz="4" w:space="0"/>
              <w:bottom w:val="single" w:color="000000" w:sz="4" w:space="0"/>
              <w:right w:val="single" w:color="000000" w:sz="4" w:space="0"/>
            </w:tcBorders>
            <w:shd w:val="clear" w:color="auto" w:fill="FFFFFF" w:themeFill="background1"/>
            <w:noWrap/>
            <w:vAlign w:val="center"/>
          </w:tcPr>
          <w:p w14:paraId="2CA8461D">
            <w:pPr>
              <w:keepNext w:val="0"/>
              <w:keepLines w:val="0"/>
              <w:pageBreakBefore w:val="0"/>
              <w:widowControl/>
              <w:suppressLineNumbers w:val="0"/>
              <w:kinsoku/>
              <w:wordWrap/>
              <w:overflowPunct/>
              <w:topLinePunct w:val="0"/>
              <w:autoSpaceDE/>
              <w:autoSpaceDN/>
              <w:bidi w:val="0"/>
              <w:spacing w:line="240" w:lineRule="auto"/>
              <w:ind w:left="0" w:leftChars="0" w:firstLine="0" w:firstLineChars="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10</w:t>
            </w:r>
          </w:p>
        </w:tc>
        <w:tc>
          <w:tcPr>
            <w:tcW w:w="1557" w:type="dxa"/>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14:paraId="67C7DDDA">
            <w:pPr>
              <w:keepNext w:val="0"/>
              <w:keepLines w:val="0"/>
              <w:pageBreakBefore w:val="0"/>
              <w:widowControl/>
              <w:suppressLineNumbers w:val="0"/>
              <w:kinsoku/>
              <w:wordWrap/>
              <w:overflowPunct/>
              <w:topLinePunct w:val="0"/>
              <w:autoSpaceDE/>
              <w:autoSpaceDN/>
              <w:bidi w:val="0"/>
              <w:spacing w:line="240" w:lineRule="auto"/>
              <w:ind w:left="0" w:leftChars="0" w:firstLine="0" w:firstLineChars="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吉安—龙岩 8.7</w:t>
            </w:r>
            <w:r>
              <w:rPr>
                <w:rFonts w:hint="eastAsia" w:asciiTheme="minorEastAsia" w:hAnsiTheme="minorEastAsia" w:eastAsiaTheme="minorEastAsia" w:cstheme="minorEastAsia"/>
                <w:i w:val="0"/>
                <w:iCs w:val="0"/>
                <w:color w:val="000000"/>
                <w:kern w:val="0"/>
                <w:sz w:val="21"/>
                <w:szCs w:val="21"/>
                <w:u w:val="none"/>
                <w:lang w:val="en-US" w:eastAsia="zh-CN" w:bidi="ar"/>
              </w:rPr>
              <w:br w:type="textWrapping"/>
            </w:r>
            <w:r>
              <w:rPr>
                <w:rFonts w:hint="eastAsia" w:asciiTheme="minorEastAsia" w:hAnsiTheme="minorEastAsia" w:eastAsiaTheme="minorEastAsia" w:cstheme="minorEastAsia"/>
                <w:i w:val="0"/>
                <w:iCs w:val="0"/>
                <w:color w:val="000000"/>
                <w:kern w:val="0"/>
                <w:sz w:val="21"/>
                <w:szCs w:val="21"/>
                <w:u w:val="none"/>
                <w:lang w:val="en-US" w:eastAsia="zh-CN" w:bidi="ar"/>
              </w:rPr>
              <w:t>龙岩—福州 8.12</w:t>
            </w:r>
          </w:p>
        </w:tc>
        <w:tc>
          <w:tcPr>
            <w:tcW w:w="1559" w:type="dxa"/>
            <w:tcBorders>
              <w:top w:val="single" w:color="000000" w:sz="4" w:space="0"/>
              <w:left w:val="single" w:color="000000" w:sz="4" w:space="0"/>
              <w:bottom w:val="single" w:color="000000" w:sz="4" w:space="0"/>
              <w:right w:val="single" w:color="000000" w:sz="4" w:space="0"/>
            </w:tcBorders>
            <w:shd w:val="clear" w:color="auto" w:fill="FFFFFF" w:themeFill="background1"/>
            <w:noWrap/>
            <w:vAlign w:val="center"/>
          </w:tcPr>
          <w:p w14:paraId="054EB427">
            <w:pPr>
              <w:keepNext w:val="0"/>
              <w:keepLines w:val="0"/>
              <w:pageBreakBefore w:val="0"/>
              <w:widowControl/>
              <w:kinsoku/>
              <w:wordWrap/>
              <w:overflowPunct/>
              <w:topLinePunct w:val="0"/>
              <w:autoSpaceDE/>
              <w:autoSpaceDN/>
              <w:bidi w:val="0"/>
              <w:spacing w:line="240" w:lineRule="auto"/>
              <w:jc w:val="center"/>
              <w:rPr>
                <w:rFonts w:hint="eastAsia" w:asciiTheme="minorEastAsia" w:hAnsiTheme="minorEastAsia" w:eastAsiaTheme="minorEastAsia" w:cstheme="minorEastAsia"/>
                <w:i w:val="0"/>
                <w:iCs w:val="0"/>
                <w:color w:val="000000"/>
                <w:sz w:val="21"/>
                <w:szCs w:val="21"/>
                <w:u w:val="none"/>
              </w:rPr>
            </w:pPr>
          </w:p>
        </w:tc>
        <w:tc>
          <w:tcPr>
            <w:tcW w:w="1482" w:type="dxa"/>
            <w:tcBorders>
              <w:top w:val="single" w:color="000000" w:sz="4" w:space="0"/>
              <w:left w:val="single" w:color="000000" w:sz="4" w:space="0"/>
              <w:bottom w:val="single" w:color="000000" w:sz="4" w:space="0"/>
              <w:right w:val="single" w:color="000000" w:sz="8" w:space="0"/>
            </w:tcBorders>
            <w:shd w:val="clear" w:color="auto" w:fill="FFFFFF" w:themeFill="background1"/>
            <w:vAlign w:val="center"/>
          </w:tcPr>
          <w:p w14:paraId="2F66C3C6">
            <w:pPr>
              <w:keepNext w:val="0"/>
              <w:keepLines w:val="0"/>
              <w:pageBreakBefore w:val="0"/>
              <w:widowControl/>
              <w:suppressLineNumbers w:val="0"/>
              <w:kinsoku/>
              <w:wordWrap/>
              <w:overflowPunct/>
              <w:topLinePunct w:val="0"/>
              <w:autoSpaceDE/>
              <w:autoSpaceDN/>
              <w:bidi w:val="0"/>
              <w:spacing w:line="240" w:lineRule="auto"/>
              <w:ind w:left="0" w:leftChars="0" w:firstLine="0" w:firstLineChars="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历史最高9MPa</w:t>
            </w:r>
            <w:r>
              <w:rPr>
                <w:rFonts w:hint="eastAsia" w:asciiTheme="minorEastAsia" w:hAnsiTheme="minorEastAsia" w:eastAsiaTheme="minorEastAsia" w:cstheme="minorEastAsia"/>
                <w:i w:val="0"/>
                <w:iCs w:val="0"/>
                <w:color w:val="000000"/>
                <w:kern w:val="0"/>
                <w:sz w:val="21"/>
                <w:szCs w:val="21"/>
                <w:u w:val="none"/>
                <w:lang w:val="en-US" w:eastAsia="zh-CN" w:bidi="ar"/>
              </w:rPr>
              <w:br w:type="textWrapping"/>
            </w:r>
            <w:r>
              <w:rPr>
                <w:rFonts w:hint="eastAsia" w:asciiTheme="minorEastAsia" w:hAnsiTheme="minorEastAsia" w:eastAsiaTheme="minorEastAsia" w:cstheme="minorEastAsia"/>
                <w:i w:val="0"/>
                <w:iCs w:val="0"/>
                <w:color w:val="000000"/>
                <w:kern w:val="0"/>
                <w:sz w:val="21"/>
                <w:szCs w:val="21"/>
                <w:u w:val="none"/>
                <w:lang w:val="en-US" w:eastAsia="zh-CN" w:bidi="ar"/>
              </w:rPr>
              <w:t>2018.11.12</w:t>
            </w:r>
          </w:p>
        </w:tc>
      </w:tr>
      <w:tr w14:paraId="6B6421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70" w:hRule="atLeast"/>
        </w:trPr>
        <w:tc>
          <w:tcPr>
            <w:tcW w:w="1070" w:type="dxa"/>
            <w:vMerge w:val="continue"/>
            <w:tcBorders>
              <w:top w:val="single" w:color="000000" w:sz="4" w:space="0"/>
              <w:left w:val="single" w:color="000000" w:sz="8" w:space="0"/>
              <w:bottom w:val="single" w:color="000000" w:sz="4" w:space="0"/>
              <w:right w:val="single" w:color="000000" w:sz="4" w:space="0"/>
            </w:tcBorders>
            <w:shd w:val="clear" w:color="auto" w:fill="FFFFFF" w:themeFill="background1"/>
            <w:noWrap/>
            <w:vAlign w:val="center"/>
          </w:tcPr>
          <w:p w14:paraId="2771F632">
            <w:pPr>
              <w:keepNext w:val="0"/>
              <w:keepLines w:val="0"/>
              <w:pageBreakBefore w:val="0"/>
              <w:widowControl/>
              <w:kinsoku/>
              <w:wordWrap/>
              <w:overflowPunct/>
              <w:topLinePunct w:val="0"/>
              <w:autoSpaceDE/>
              <w:autoSpaceDN/>
              <w:bidi w:val="0"/>
              <w:spacing w:line="240" w:lineRule="auto"/>
              <w:jc w:val="center"/>
              <w:rPr>
                <w:rFonts w:hint="eastAsia" w:asciiTheme="minorEastAsia" w:hAnsiTheme="minorEastAsia" w:eastAsiaTheme="minorEastAsia" w:cstheme="minorEastAsia"/>
                <w:i w:val="0"/>
                <w:iCs w:val="0"/>
                <w:color w:val="000000"/>
                <w:sz w:val="21"/>
                <w:szCs w:val="21"/>
                <w:u w:val="none"/>
              </w:rPr>
            </w:pPr>
          </w:p>
        </w:tc>
        <w:tc>
          <w:tcPr>
            <w:tcW w:w="1280" w:type="dxa"/>
            <w:tcBorders>
              <w:top w:val="single" w:color="000000" w:sz="4" w:space="0"/>
              <w:left w:val="single" w:color="000000" w:sz="4" w:space="0"/>
              <w:bottom w:val="single" w:color="000000" w:sz="4" w:space="0"/>
              <w:right w:val="single" w:color="000000" w:sz="4" w:space="0"/>
            </w:tcBorders>
            <w:shd w:val="clear" w:color="auto" w:fill="FFFFFF" w:themeFill="background1"/>
            <w:noWrap/>
            <w:vAlign w:val="center"/>
          </w:tcPr>
          <w:p w14:paraId="17F36E98">
            <w:pPr>
              <w:keepNext w:val="0"/>
              <w:keepLines w:val="0"/>
              <w:pageBreakBefore w:val="0"/>
              <w:widowControl/>
              <w:suppressLineNumbers w:val="0"/>
              <w:kinsoku/>
              <w:wordWrap/>
              <w:overflowPunct/>
              <w:topLinePunct w:val="0"/>
              <w:autoSpaceDE/>
              <w:autoSpaceDN/>
              <w:bidi w:val="0"/>
              <w:spacing w:line="240" w:lineRule="auto"/>
              <w:ind w:left="0" w:leftChars="0" w:firstLine="0" w:firstLineChars="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闽粤支干线</w:t>
            </w:r>
          </w:p>
        </w:tc>
        <w:tc>
          <w:tcPr>
            <w:tcW w:w="1557" w:type="dxa"/>
            <w:tcBorders>
              <w:top w:val="single" w:color="000000" w:sz="4" w:space="0"/>
              <w:left w:val="single" w:color="000000" w:sz="4" w:space="0"/>
              <w:bottom w:val="single" w:color="000000" w:sz="4" w:space="0"/>
              <w:right w:val="single" w:color="000000" w:sz="4" w:space="0"/>
            </w:tcBorders>
            <w:shd w:val="clear" w:color="auto" w:fill="FFFFFF" w:themeFill="background1"/>
            <w:noWrap/>
            <w:vAlign w:val="center"/>
          </w:tcPr>
          <w:p w14:paraId="7D5BC8B0">
            <w:pPr>
              <w:keepNext w:val="0"/>
              <w:keepLines w:val="0"/>
              <w:pageBreakBefore w:val="0"/>
              <w:widowControl/>
              <w:suppressLineNumbers w:val="0"/>
              <w:kinsoku/>
              <w:wordWrap/>
              <w:overflowPunct/>
              <w:topLinePunct w:val="0"/>
              <w:autoSpaceDE/>
              <w:autoSpaceDN/>
              <w:bidi w:val="0"/>
              <w:spacing w:line="240" w:lineRule="auto"/>
              <w:ind w:left="0" w:leftChars="0" w:firstLine="0" w:firstLineChars="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10</w:t>
            </w:r>
          </w:p>
        </w:tc>
        <w:tc>
          <w:tcPr>
            <w:tcW w:w="1557" w:type="dxa"/>
            <w:tcBorders>
              <w:top w:val="single" w:color="000000" w:sz="4" w:space="0"/>
              <w:left w:val="single" w:color="000000" w:sz="4" w:space="0"/>
              <w:bottom w:val="single" w:color="000000" w:sz="4" w:space="0"/>
              <w:right w:val="single" w:color="000000" w:sz="4" w:space="0"/>
            </w:tcBorders>
            <w:shd w:val="clear" w:color="auto" w:fill="FFFFFF" w:themeFill="background1"/>
            <w:noWrap/>
            <w:vAlign w:val="center"/>
          </w:tcPr>
          <w:p w14:paraId="6F82FB8D">
            <w:pPr>
              <w:keepNext w:val="0"/>
              <w:keepLines w:val="0"/>
              <w:pageBreakBefore w:val="0"/>
              <w:widowControl/>
              <w:suppressLineNumbers w:val="0"/>
              <w:kinsoku/>
              <w:wordWrap/>
              <w:overflowPunct/>
              <w:topLinePunct w:val="0"/>
              <w:autoSpaceDE/>
              <w:autoSpaceDN/>
              <w:bidi w:val="0"/>
              <w:spacing w:line="240" w:lineRule="auto"/>
              <w:ind w:left="0" w:leftChars="0" w:firstLine="0" w:firstLineChars="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6</w:t>
            </w:r>
          </w:p>
        </w:tc>
        <w:tc>
          <w:tcPr>
            <w:tcW w:w="1559" w:type="dxa"/>
            <w:tcBorders>
              <w:top w:val="single" w:color="000000" w:sz="4" w:space="0"/>
              <w:left w:val="single" w:color="000000" w:sz="4" w:space="0"/>
              <w:bottom w:val="single" w:color="000000" w:sz="4" w:space="0"/>
              <w:right w:val="single" w:color="000000" w:sz="4" w:space="0"/>
            </w:tcBorders>
            <w:shd w:val="clear" w:color="auto" w:fill="FFFFFF" w:themeFill="background1"/>
            <w:noWrap/>
            <w:vAlign w:val="center"/>
          </w:tcPr>
          <w:p w14:paraId="02C0E522">
            <w:pPr>
              <w:keepNext w:val="0"/>
              <w:keepLines w:val="0"/>
              <w:pageBreakBefore w:val="0"/>
              <w:widowControl/>
              <w:suppressLineNumbers w:val="0"/>
              <w:kinsoku/>
              <w:wordWrap/>
              <w:overflowPunct/>
              <w:topLinePunct w:val="0"/>
              <w:autoSpaceDE/>
              <w:autoSpaceDN/>
              <w:bidi w:val="0"/>
              <w:spacing w:line="240" w:lineRule="auto"/>
              <w:ind w:left="0" w:leftChars="0" w:firstLine="0" w:firstLineChars="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8.8</w:t>
            </w:r>
          </w:p>
        </w:tc>
        <w:tc>
          <w:tcPr>
            <w:tcW w:w="1482" w:type="dxa"/>
            <w:tcBorders>
              <w:top w:val="single" w:color="000000" w:sz="4" w:space="0"/>
              <w:left w:val="single" w:color="000000" w:sz="4" w:space="0"/>
              <w:bottom w:val="single" w:color="000000" w:sz="4" w:space="0"/>
              <w:right w:val="single" w:color="000000" w:sz="8" w:space="0"/>
            </w:tcBorders>
            <w:shd w:val="clear" w:color="auto" w:fill="FFFFFF" w:themeFill="background1"/>
            <w:noWrap/>
            <w:vAlign w:val="center"/>
          </w:tcPr>
          <w:p w14:paraId="5868C664">
            <w:pPr>
              <w:keepNext w:val="0"/>
              <w:keepLines w:val="0"/>
              <w:pageBreakBefore w:val="0"/>
              <w:widowControl/>
              <w:kinsoku/>
              <w:wordWrap/>
              <w:overflowPunct/>
              <w:topLinePunct w:val="0"/>
              <w:autoSpaceDE/>
              <w:autoSpaceDN/>
              <w:bidi w:val="0"/>
              <w:spacing w:line="240" w:lineRule="auto"/>
              <w:jc w:val="center"/>
              <w:rPr>
                <w:rFonts w:hint="eastAsia" w:asciiTheme="minorEastAsia" w:hAnsiTheme="minorEastAsia" w:eastAsiaTheme="minorEastAsia" w:cstheme="minorEastAsia"/>
                <w:i w:val="0"/>
                <w:iCs w:val="0"/>
                <w:color w:val="000000"/>
                <w:sz w:val="21"/>
                <w:szCs w:val="21"/>
                <w:u w:val="none"/>
              </w:rPr>
            </w:pPr>
          </w:p>
        </w:tc>
      </w:tr>
      <w:tr w14:paraId="2EE0237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70" w:hRule="atLeast"/>
        </w:trPr>
        <w:tc>
          <w:tcPr>
            <w:tcW w:w="1070" w:type="dxa"/>
            <w:vMerge w:val="continue"/>
            <w:tcBorders>
              <w:top w:val="single" w:color="000000" w:sz="4" w:space="0"/>
              <w:left w:val="single" w:color="000000" w:sz="8" w:space="0"/>
              <w:bottom w:val="single" w:color="000000" w:sz="4" w:space="0"/>
              <w:right w:val="single" w:color="000000" w:sz="4" w:space="0"/>
            </w:tcBorders>
            <w:shd w:val="clear" w:color="auto" w:fill="FFFFFF" w:themeFill="background1"/>
            <w:noWrap/>
            <w:vAlign w:val="center"/>
          </w:tcPr>
          <w:p w14:paraId="1A0234C3">
            <w:pPr>
              <w:keepNext w:val="0"/>
              <w:keepLines w:val="0"/>
              <w:pageBreakBefore w:val="0"/>
              <w:widowControl/>
              <w:kinsoku/>
              <w:wordWrap/>
              <w:overflowPunct/>
              <w:topLinePunct w:val="0"/>
              <w:autoSpaceDE/>
              <w:autoSpaceDN/>
              <w:bidi w:val="0"/>
              <w:spacing w:line="240" w:lineRule="auto"/>
              <w:jc w:val="center"/>
              <w:rPr>
                <w:rFonts w:hint="eastAsia" w:asciiTheme="minorEastAsia" w:hAnsiTheme="minorEastAsia" w:eastAsiaTheme="minorEastAsia" w:cstheme="minorEastAsia"/>
                <w:i w:val="0"/>
                <w:iCs w:val="0"/>
                <w:color w:val="000000"/>
                <w:sz w:val="21"/>
                <w:szCs w:val="21"/>
                <w:u w:val="none"/>
              </w:rPr>
            </w:pPr>
          </w:p>
        </w:tc>
        <w:tc>
          <w:tcPr>
            <w:tcW w:w="1280" w:type="dxa"/>
            <w:tcBorders>
              <w:top w:val="single" w:color="000000" w:sz="4" w:space="0"/>
              <w:left w:val="single" w:color="000000" w:sz="4" w:space="0"/>
              <w:bottom w:val="single" w:color="000000" w:sz="4" w:space="0"/>
              <w:right w:val="single" w:color="000000" w:sz="4" w:space="0"/>
            </w:tcBorders>
            <w:shd w:val="clear" w:color="auto" w:fill="FFFFFF" w:themeFill="background1"/>
            <w:noWrap/>
            <w:vAlign w:val="center"/>
          </w:tcPr>
          <w:p w14:paraId="5FE673DC">
            <w:pPr>
              <w:keepNext w:val="0"/>
              <w:keepLines w:val="0"/>
              <w:pageBreakBefore w:val="0"/>
              <w:widowControl/>
              <w:suppressLineNumbers w:val="0"/>
              <w:kinsoku/>
              <w:wordWrap/>
              <w:overflowPunct/>
              <w:topLinePunct w:val="0"/>
              <w:autoSpaceDE/>
              <w:autoSpaceDN/>
              <w:bidi w:val="0"/>
              <w:spacing w:line="240" w:lineRule="auto"/>
              <w:ind w:left="0" w:leftChars="0" w:firstLine="0" w:firstLineChars="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德化联络线</w:t>
            </w:r>
          </w:p>
        </w:tc>
        <w:tc>
          <w:tcPr>
            <w:tcW w:w="1557" w:type="dxa"/>
            <w:tcBorders>
              <w:top w:val="single" w:color="000000" w:sz="4" w:space="0"/>
              <w:left w:val="single" w:color="000000" w:sz="4" w:space="0"/>
              <w:bottom w:val="single" w:color="000000" w:sz="4" w:space="0"/>
              <w:right w:val="single" w:color="000000" w:sz="4" w:space="0"/>
            </w:tcBorders>
            <w:shd w:val="clear" w:color="auto" w:fill="FFFFFF" w:themeFill="background1"/>
            <w:noWrap/>
            <w:vAlign w:val="center"/>
          </w:tcPr>
          <w:p w14:paraId="75363D0B">
            <w:pPr>
              <w:keepNext w:val="0"/>
              <w:keepLines w:val="0"/>
              <w:pageBreakBefore w:val="0"/>
              <w:widowControl/>
              <w:suppressLineNumbers w:val="0"/>
              <w:kinsoku/>
              <w:wordWrap/>
              <w:overflowPunct/>
              <w:topLinePunct w:val="0"/>
              <w:autoSpaceDE/>
              <w:autoSpaceDN/>
              <w:bidi w:val="0"/>
              <w:spacing w:line="240" w:lineRule="auto"/>
              <w:ind w:left="0" w:leftChars="0" w:firstLine="0" w:firstLineChars="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10</w:t>
            </w:r>
          </w:p>
        </w:tc>
        <w:tc>
          <w:tcPr>
            <w:tcW w:w="1557" w:type="dxa"/>
            <w:tcBorders>
              <w:top w:val="single" w:color="000000" w:sz="4" w:space="0"/>
              <w:left w:val="single" w:color="000000" w:sz="4" w:space="0"/>
              <w:bottom w:val="single" w:color="000000" w:sz="4" w:space="0"/>
              <w:right w:val="single" w:color="000000" w:sz="4" w:space="0"/>
            </w:tcBorders>
            <w:shd w:val="clear" w:color="auto" w:fill="FFFFFF" w:themeFill="background1"/>
            <w:noWrap/>
            <w:vAlign w:val="center"/>
          </w:tcPr>
          <w:p w14:paraId="7EDCF5C8">
            <w:pPr>
              <w:keepNext w:val="0"/>
              <w:keepLines w:val="0"/>
              <w:pageBreakBefore w:val="0"/>
              <w:widowControl/>
              <w:suppressLineNumbers w:val="0"/>
              <w:kinsoku/>
              <w:wordWrap/>
              <w:overflowPunct/>
              <w:topLinePunct w:val="0"/>
              <w:autoSpaceDE/>
              <w:autoSpaceDN/>
              <w:bidi w:val="0"/>
              <w:spacing w:line="240" w:lineRule="auto"/>
              <w:ind w:left="0" w:leftChars="0" w:firstLine="0" w:firstLineChars="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6.2</w:t>
            </w:r>
          </w:p>
        </w:tc>
        <w:tc>
          <w:tcPr>
            <w:tcW w:w="1559" w:type="dxa"/>
            <w:tcBorders>
              <w:top w:val="single" w:color="000000" w:sz="4" w:space="0"/>
              <w:left w:val="single" w:color="000000" w:sz="4" w:space="0"/>
              <w:bottom w:val="single" w:color="000000" w:sz="4" w:space="0"/>
              <w:right w:val="single" w:color="000000" w:sz="4" w:space="0"/>
            </w:tcBorders>
            <w:shd w:val="clear" w:color="auto" w:fill="FFFFFF" w:themeFill="background1"/>
            <w:noWrap/>
            <w:vAlign w:val="center"/>
          </w:tcPr>
          <w:p w14:paraId="6A94A353">
            <w:pPr>
              <w:keepNext w:val="0"/>
              <w:keepLines w:val="0"/>
              <w:pageBreakBefore w:val="0"/>
              <w:widowControl/>
              <w:suppressLineNumbers w:val="0"/>
              <w:kinsoku/>
              <w:wordWrap/>
              <w:overflowPunct/>
              <w:topLinePunct w:val="0"/>
              <w:autoSpaceDE/>
              <w:autoSpaceDN/>
              <w:bidi w:val="0"/>
              <w:spacing w:line="240" w:lineRule="auto"/>
              <w:ind w:left="0" w:leftChars="0" w:firstLine="0" w:firstLineChars="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8</w:t>
            </w:r>
          </w:p>
        </w:tc>
        <w:tc>
          <w:tcPr>
            <w:tcW w:w="1482" w:type="dxa"/>
            <w:tcBorders>
              <w:top w:val="single" w:color="000000" w:sz="4" w:space="0"/>
              <w:left w:val="single" w:color="000000" w:sz="4" w:space="0"/>
              <w:bottom w:val="single" w:color="000000" w:sz="4" w:space="0"/>
              <w:right w:val="single" w:color="000000" w:sz="8" w:space="0"/>
            </w:tcBorders>
            <w:shd w:val="clear" w:color="auto" w:fill="FFFFFF" w:themeFill="background1"/>
            <w:noWrap/>
            <w:vAlign w:val="center"/>
          </w:tcPr>
          <w:p w14:paraId="3DC1D638">
            <w:pPr>
              <w:keepNext w:val="0"/>
              <w:keepLines w:val="0"/>
              <w:pageBreakBefore w:val="0"/>
              <w:widowControl/>
              <w:kinsoku/>
              <w:wordWrap/>
              <w:overflowPunct/>
              <w:topLinePunct w:val="0"/>
              <w:autoSpaceDE/>
              <w:autoSpaceDN/>
              <w:bidi w:val="0"/>
              <w:spacing w:line="240" w:lineRule="auto"/>
              <w:jc w:val="center"/>
              <w:rPr>
                <w:rFonts w:hint="eastAsia" w:asciiTheme="minorEastAsia" w:hAnsiTheme="minorEastAsia" w:eastAsiaTheme="minorEastAsia" w:cstheme="minorEastAsia"/>
                <w:i w:val="0"/>
                <w:iCs w:val="0"/>
                <w:color w:val="000000"/>
                <w:sz w:val="21"/>
                <w:szCs w:val="21"/>
                <w:u w:val="none"/>
              </w:rPr>
            </w:pPr>
          </w:p>
        </w:tc>
      </w:tr>
      <w:tr w14:paraId="07B550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170" w:hRule="atLeast"/>
        </w:trPr>
        <w:tc>
          <w:tcPr>
            <w:tcW w:w="1070" w:type="dxa"/>
            <w:vMerge w:val="restart"/>
            <w:tcBorders>
              <w:top w:val="single" w:color="000000" w:sz="4" w:space="0"/>
              <w:left w:val="single" w:color="000000" w:sz="8" w:space="0"/>
              <w:bottom w:val="single" w:color="000000" w:sz="4" w:space="0"/>
              <w:right w:val="single" w:color="000000" w:sz="4" w:space="0"/>
            </w:tcBorders>
            <w:shd w:val="clear" w:color="auto" w:fill="FFFFFF" w:themeFill="background1"/>
            <w:noWrap/>
            <w:vAlign w:val="center"/>
          </w:tcPr>
          <w:p w14:paraId="20DB0C41">
            <w:pPr>
              <w:keepNext w:val="0"/>
              <w:keepLines w:val="0"/>
              <w:pageBreakBefore w:val="0"/>
              <w:widowControl/>
              <w:suppressLineNumbers w:val="0"/>
              <w:kinsoku/>
              <w:wordWrap/>
              <w:overflowPunct/>
              <w:topLinePunct w:val="0"/>
              <w:autoSpaceDE/>
              <w:autoSpaceDN/>
              <w:bidi w:val="0"/>
              <w:spacing w:line="240" w:lineRule="auto"/>
              <w:ind w:left="0" w:leftChars="0" w:firstLine="0" w:firstLineChars="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海西二期</w:t>
            </w:r>
          </w:p>
        </w:tc>
        <w:tc>
          <w:tcPr>
            <w:tcW w:w="1280" w:type="dxa"/>
            <w:tcBorders>
              <w:top w:val="single" w:color="000000" w:sz="4" w:space="0"/>
              <w:left w:val="single" w:color="000000" w:sz="4" w:space="0"/>
              <w:bottom w:val="single" w:color="000000" w:sz="4" w:space="0"/>
              <w:right w:val="single" w:color="000000" w:sz="4" w:space="0"/>
            </w:tcBorders>
            <w:shd w:val="clear" w:color="auto" w:fill="FFFFFF" w:themeFill="background1"/>
            <w:noWrap/>
            <w:vAlign w:val="center"/>
          </w:tcPr>
          <w:p w14:paraId="26722B43">
            <w:pPr>
              <w:keepNext w:val="0"/>
              <w:keepLines w:val="0"/>
              <w:pageBreakBefore w:val="0"/>
              <w:widowControl/>
              <w:suppressLineNumbers w:val="0"/>
              <w:kinsoku/>
              <w:wordWrap/>
              <w:overflowPunct/>
              <w:topLinePunct w:val="0"/>
              <w:autoSpaceDE/>
              <w:autoSpaceDN/>
              <w:bidi w:val="0"/>
              <w:spacing w:line="240" w:lineRule="auto"/>
              <w:ind w:left="0" w:leftChars="0" w:firstLine="0" w:firstLineChars="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德化支线</w:t>
            </w:r>
          </w:p>
        </w:tc>
        <w:tc>
          <w:tcPr>
            <w:tcW w:w="1557" w:type="dxa"/>
            <w:tcBorders>
              <w:top w:val="single" w:color="000000" w:sz="4" w:space="0"/>
              <w:left w:val="single" w:color="000000" w:sz="4" w:space="0"/>
              <w:bottom w:val="single" w:color="000000" w:sz="4" w:space="0"/>
              <w:right w:val="single" w:color="000000" w:sz="4" w:space="0"/>
            </w:tcBorders>
            <w:shd w:val="clear" w:color="auto" w:fill="FFFFFF" w:themeFill="background1"/>
            <w:noWrap/>
            <w:vAlign w:val="center"/>
          </w:tcPr>
          <w:p w14:paraId="2319629C">
            <w:pPr>
              <w:keepNext w:val="0"/>
              <w:keepLines w:val="0"/>
              <w:pageBreakBefore w:val="0"/>
              <w:widowControl/>
              <w:suppressLineNumbers w:val="0"/>
              <w:kinsoku/>
              <w:wordWrap/>
              <w:overflowPunct/>
              <w:topLinePunct w:val="0"/>
              <w:autoSpaceDE/>
              <w:autoSpaceDN/>
              <w:bidi w:val="0"/>
              <w:spacing w:line="240" w:lineRule="auto"/>
              <w:ind w:left="0" w:leftChars="0" w:firstLine="0" w:firstLineChars="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7.5</w:t>
            </w:r>
          </w:p>
        </w:tc>
        <w:tc>
          <w:tcPr>
            <w:tcW w:w="1557" w:type="dxa"/>
            <w:tcBorders>
              <w:top w:val="single" w:color="000000" w:sz="4" w:space="0"/>
              <w:left w:val="single" w:color="000000" w:sz="4" w:space="0"/>
              <w:bottom w:val="single" w:color="000000" w:sz="4" w:space="0"/>
              <w:right w:val="single" w:color="000000" w:sz="4" w:space="0"/>
            </w:tcBorders>
            <w:shd w:val="clear" w:color="auto" w:fill="FFFFFF" w:themeFill="background1"/>
            <w:noWrap/>
            <w:vAlign w:val="center"/>
          </w:tcPr>
          <w:p w14:paraId="5663FAB1">
            <w:pPr>
              <w:keepNext w:val="0"/>
              <w:keepLines w:val="0"/>
              <w:pageBreakBefore w:val="0"/>
              <w:widowControl/>
              <w:suppressLineNumbers w:val="0"/>
              <w:kinsoku/>
              <w:wordWrap/>
              <w:overflowPunct/>
              <w:topLinePunct w:val="0"/>
              <w:autoSpaceDE/>
              <w:autoSpaceDN/>
              <w:bidi w:val="0"/>
              <w:spacing w:line="240" w:lineRule="auto"/>
              <w:ind w:left="0" w:leftChars="0" w:firstLine="0" w:firstLineChars="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6.2</w:t>
            </w:r>
          </w:p>
        </w:tc>
        <w:tc>
          <w:tcPr>
            <w:tcW w:w="1559" w:type="dxa"/>
            <w:tcBorders>
              <w:top w:val="single" w:color="000000" w:sz="4" w:space="0"/>
              <w:left w:val="single" w:color="000000" w:sz="4" w:space="0"/>
              <w:bottom w:val="single" w:color="000000" w:sz="4" w:space="0"/>
              <w:right w:val="single" w:color="000000" w:sz="4" w:space="0"/>
            </w:tcBorders>
            <w:shd w:val="clear" w:color="auto" w:fill="FFFFFF" w:themeFill="background1"/>
            <w:noWrap/>
            <w:vAlign w:val="center"/>
          </w:tcPr>
          <w:p w14:paraId="3D3A6709">
            <w:pPr>
              <w:keepNext w:val="0"/>
              <w:keepLines w:val="0"/>
              <w:pageBreakBefore w:val="0"/>
              <w:widowControl/>
              <w:kinsoku/>
              <w:wordWrap/>
              <w:overflowPunct/>
              <w:topLinePunct w:val="0"/>
              <w:autoSpaceDE/>
              <w:autoSpaceDN/>
              <w:bidi w:val="0"/>
              <w:spacing w:line="240" w:lineRule="auto"/>
              <w:jc w:val="center"/>
              <w:rPr>
                <w:rFonts w:hint="eastAsia" w:asciiTheme="minorEastAsia" w:hAnsiTheme="minorEastAsia" w:eastAsiaTheme="minorEastAsia" w:cstheme="minorEastAsia"/>
                <w:i w:val="0"/>
                <w:iCs w:val="0"/>
                <w:color w:val="000000"/>
                <w:sz w:val="21"/>
                <w:szCs w:val="21"/>
                <w:u w:val="none"/>
              </w:rPr>
            </w:pPr>
          </w:p>
        </w:tc>
        <w:tc>
          <w:tcPr>
            <w:tcW w:w="1482" w:type="dxa"/>
            <w:tcBorders>
              <w:top w:val="single" w:color="000000" w:sz="4" w:space="0"/>
              <w:left w:val="single" w:color="000000" w:sz="4" w:space="0"/>
              <w:bottom w:val="single" w:color="000000" w:sz="4" w:space="0"/>
              <w:right w:val="single" w:color="000000" w:sz="8" w:space="0"/>
            </w:tcBorders>
            <w:shd w:val="clear" w:color="auto" w:fill="FFFFFF" w:themeFill="background1"/>
            <w:noWrap/>
            <w:vAlign w:val="center"/>
          </w:tcPr>
          <w:p w14:paraId="70D78244">
            <w:pPr>
              <w:keepNext w:val="0"/>
              <w:keepLines w:val="0"/>
              <w:pageBreakBefore w:val="0"/>
              <w:widowControl/>
              <w:kinsoku/>
              <w:wordWrap/>
              <w:overflowPunct/>
              <w:topLinePunct w:val="0"/>
              <w:autoSpaceDE/>
              <w:autoSpaceDN/>
              <w:bidi w:val="0"/>
              <w:spacing w:line="240" w:lineRule="auto"/>
              <w:jc w:val="center"/>
              <w:rPr>
                <w:rFonts w:hint="eastAsia" w:asciiTheme="minorEastAsia" w:hAnsiTheme="minorEastAsia" w:eastAsiaTheme="minorEastAsia" w:cstheme="minorEastAsia"/>
                <w:i w:val="0"/>
                <w:iCs w:val="0"/>
                <w:color w:val="000000"/>
                <w:sz w:val="21"/>
                <w:szCs w:val="21"/>
                <w:u w:val="none"/>
              </w:rPr>
            </w:pPr>
          </w:p>
        </w:tc>
      </w:tr>
      <w:tr w14:paraId="466951D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70" w:hRule="atLeast"/>
        </w:trPr>
        <w:tc>
          <w:tcPr>
            <w:tcW w:w="1070" w:type="dxa"/>
            <w:vMerge w:val="continue"/>
            <w:tcBorders>
              <w:top w:val="single" w:color="000000" w:sz="4" w:space="0"/>
              <w:left w:val="single" w:color="000000" w:sz="8" w:space="0"/>
              <w:bottom w:val="single" w:color="000000" w:sz="4" w:space="0"/>
              <w:right w:val="single" w:color="000000" w:sz="4" w:space="0"/>
            </w:tcBorders>
            <w:shd w:val="clear" w:color="auto" w:fill="FFFFFF" w:themeFill="background1"/>
            <w:noWrap/>
            <w:vAlign w:val="center"/>
          </w:tcPr>
          <w:p w14:paraId="70CBDCF5">
            <w:pPr>
              <w:keepNext w:val="0"/>
              <w:keepLines w:val="0"/>
              <w:pageBreakBefore w:val="0"/>
              <w:widowControl/>
              <w:kinsoku/>
              <w:wordWrap/>
              <w:overflowPunct/>
              <w:topLinePunct w:val="0"/>
              <w:autoSpaceDE/>
              <w:autoSpaceDN/>
              <w:bidi w:val="0"/>
              <w:spacing w:line="240" w:lineRule="auto"/>
              <w:jc w:val="center"/>
              <w:rPr>
                <w:rFonts w:hint="eastAsia" w:asciiTheme="minorEastAsia" w:hAnsiTheme="minorEastAsia" w:eastAsiaTheme="minorEastAsia" w:cstheme="minorEastAsia"/>
                <w:i w:val="0"/>
                <w:iCs w:val="0"/>
                <w:color w:val="000000"/>
                <w:sz w:val="21"/>
                <w:szCs w:val="21"/>
                <w:u w:val="none"/>
              </w:rPr>
            </w:pPr>
          </w:p>
        </w:tc>
        <w:tc>
          <w:tcPr>
            <w:tcW w:w="1280" w:type="dxa"/>
            <w:tcBorders>
              <w:top w:val="single" w:color="000000" w:sz="4" w:space="0"/>
              <w:left w:val="single" w:color="000000" w:sz="4" w:space="0"/>
              <w:bottom w:val="single" w:color="000000" w:sz="4" w:space="0"/>
              <w:right w:val="single" w:color="000000" w:sz="4" w:space="0"/>
            </w:tcBorders>
            <w:shd w:val="clear" w:color="auto" w:fill="FFFFFF" w:themeFill="background1"/>
            <w:noWrap/>
            <w:vAlign w:val="center"/>
          </w:tcPr>
          <w:p w14:paraId="78964B74">
            <w:pPr>
              <w:keepNext w:val="0"/>
              <w:keepLines w:val="0"/>
              <w:pageBreakBefore w:val="0"/>
              <w:widowControl/>
              <w:suppressLineNumbers w:val="0"/>
              <w:kinsoku/>
              <w:wordWrap/>
              <w:overflowPunct/>
              <w:topLinePunct w:val="0"/>
              <w:autoSpaceDE/>
              <w:autoSpaceDN/>
              <w:bidi w:val="0"/>
              <w:spacing w:line="240" w:lineRule="auto"/>
              <w:ind w:left="0" w:leftChars="0" w:firstLine="0" w:firstLineChars="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漳州LNG外输管道</w:t>
            </w:r>
          </w:p>
        </w:tc>
        <w:tc>
          <w:tcPr>
            <w:tcW w:w="1557" w:type="dxa"/>
            <w:tcBorders>
              <w:top w:val="single" w:color="000000" w:sz="4" w:space="0"/>
              <w:left w:val="single" w:color="000000" w:sz="4" w:space="0"/>
              <w:bottom w:val="single" w:color="000000" w:sz="4" w:space="0"/>
              <w:right w:val="single" w:color="000000" w:sz="4" w:space="0"/>
            </w:tcBorders>
            <w:shd w:val="clear" w:color="auto" w:fill="FFFFFF" w:themeFill="background1"/>
            <w:noWrap/>
            <w:vAlign w:val="center"/>
          </w:tcPr>
          <w:p w14:paraId="46165EF3">
            <w:pPr>
              <w:keepNext w:val="0"/>
              <w:keepLines w:val="0"/>
              <w:pageBreakBefore w:val="0"/>
              <w:widowControl/>
              <w:suppressLineNumbers w:val="0"/>
              <w:kinsoku/>
              <w:wordWrap/>
              <w:overflowPunct/>
              <w:topLinePunct w:val="0"/>
              <w:autoSpaceDE/>
              <w:autoSpaceDN/>
              <w:bidi w:val="0"/>
              <w:spacing w:line="240" w:lineRule="auto"/>
              <w:ind w:left="0" w:leftChars="0" w:firstLine="0" w:firstLineChars="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10</w:t>
            </w:r>
          </w:p>
        </w:tc>
        <w:tc>
          <w:tcPr>
            <w:tcW w:w="1557" w:type="dxa"/>
            <w:tcBorders>
              <w:top w:val="single" w:color="000000" w:sz="4" w:space="0"/>
              <w:left w:val="single" w:color="000000" w:sz="4" w:space="0"/>
              <w:bottom w:val="single" w:color="000000" w:sz="4" w:space="0"/>
              <w:right w:val="single" w:color="000000" w:sz="4" w:space="0"/>
            </w:tcBorders>
            <w:shd w:val="clear" w:color="auto" w:fill="FFFFFF" w:themeFill="background1"/>
            <w:noWrap/>
            <w:vAlign w:val="center"/>
          </w:tcPr>
          <w:p w14:paraId="1D4E39DE">
            <w:pPr>
              <w:keepNext w:val="0"/>
              <w:keepLines w:val="0"/>
              <w:pageBreakBefore w:val="0"/>
              <w:widowControl/>
              <w:suppressLineNumbers w:val="0"/>
              <w:kinsoku/>
              <w:wordWrap/>
              <w:overflowPunct/>
              <w:topLinePunct w:val="0"/>
              <w:autoSpaceDE/>
              <w:autoSpaceDN/>
              <w:bidi w:val="0"/>
              <w:spacing w:line="240" w:lineRule="auto"/>
              <w:ind w:left="0" w:leftChars="0" w:firstLine="0" w:firstLineChars="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8.4</w:t>
            </w:r>
          </w:p>
        </w:tc>
        <w:tc>
          <w:tcPr>
            <w:tcW w:w="1559" w:type="dxa"/>
            <w:tcBorders>
              <w:top w:val="single" w:color="000000" w:sz="4" w:space="0"/>
              <w:left w:val="single" w:color="000000" w:sz="4" w:space="0"/>
              <w:bottom w:val="single" w:color="000000" w:sz="4" w:space="0"/>
              <w:right w:val="single" w:color="000000" w:sz="4" w:space="0"/>
            </w:tcBorders>
            <w:shd w:val="clear" w:color="auto" w:fill="FFFFFF" w:themeFill="background1"/>
            <w:noWrap/>
            <w:vAlign w:val="center"/>
          </w:tcPr>
          <w:p w14:paraId="6BE457FA">
            <w:pPr>
              <w:keepNext w:val="0"/>
              <w:keepLines w:val="0"/>
              <w:pageBreakBefore w:val="0"/>
              <w:widowControl/>
              <w:kinsoku/>
              <w:wordWrap/>
              <w:overflowPunct/>
              <w:topLinePunct w:val="0"/>
              <w:autoSpaceDE/>
              <w:autoSpaceDN/>
              <w:bidi w:val="0"/>
              <w:spacing w:line="240" w:lineRule="auto"/>
              <w:jc w:val="center"/>
              <w:rPr>
                <w:rFonts w:hint="eastAsia" w:asciiTheme="minorEastAsia" w:hAnsiTheme="minorEastAsia" w:eastAsiaTheme="minorEastAsia" w:cstheme="minorEastAsia"/>
                <w:i w:val="0"/>
                <w:iCs w:val="0"/>
                <w:color w:val="000000"/>
                <w:sz w:val="21"/>
                <w:szCs w:val="21"/>
                <w:u w:val="none"/>
              </w:rPr>
            </w:pPr>
          </w:p>
        </w:tc>
        <w:tc>
          <w:tcPr>
            <w:tcW w:w="1482" w:type="dxa"/>
            <w:tcBorders>
              <w:top w:val="single" w:color="000000" w:sz="4" w:space="0"/>
              <w:left w:val="single" w:color="000000" w:sz="4" w:space="0"/>
              <w:bottom w:val="single" w:color="000000" w:sz="4" w:space="0"/>
              <w:right w:val="single" w:color="000000" w:sz="8" w:space="0"/>
            </w:tcBorders>
            <w:shd w:val="clear" w:color="auto" w:fill="FFFFFF" w:themeFill="background1"/>
            <w:noWrap/>
            <w:vAlign w:val="center"/>
          </w:tcPr>
          <w:p w14:paraId="3EAD363F">
            <w:pPr>
              <w:keepNext w:val="0"/>
              <w:keepLines w:val="0"/>
              <w:pageBreakBefore w:val="0"/>
              <w:widowControl/>
              <w:kinsoku/>
              <w:wordWrap/>
              <w:overflowPunct/>
              <w:topLinePunct w:val="0"/>
              <w:autoSpaceDE/>
              <w:autoSpaceDN/>
              <w:bidi w:val="0"/>
              <w:spacing w:line="240" w:lineRule="auto"/>
              <w:jc w:val="center"/>
              <w:rPr>
                <w:rFonts w:hint="eastAsia" w:asciiTheme="minorEastAsia" w:hAnsiTheme="minorEastAsia" w:eastAsiaTheme="minorEastAsia" w:cstheme="minorEastAsia"/>
                <w:i w:val="0"/>
                <w:iCs w:val="0"/>
                <w:color w:val="000000"/>
                <w:sz w:val="21"/>
                <w:szCs w:val="21"/>
                <w:u w:val="none"/>
              </w:rPr>
            </w:pPr>
          </w:p>
        </w:tc>
      </w:tr>
      <w:tr w14:paraId="1169A9A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170" w:hRule="atLeast"/>
        </w:trPr>
        <w:tc>
          <w:tcPr>
            <w:tcW w:w="1070" w:type="dxa"/>
            <w:vMerge w:val="continue"/>
            <w:tcBorders>
              <w:top w:val="single" w:color="000000" w:sz="4" w:space="0"/>
              <w:left w:val="single" w:color="000000" w:sz="8" w:space="0"/>
              <w:bottom w:val="single" w:color="000000" w:sz="4" w:space="0"/>
              <w:right w:val="single" w:color="000000" w:sz="4" w:space="0"/>
            </w:tcBorders>
            <w:shd w:val="clear" w:color="auto" w:fill="FFFFFF" w:themeFill="background1"/>
            <w:noWrap/>
            <w:vAlign w:val="center"/>
          </w:tcPr>
          <w:p w14:paraId="4EA8C54C">
            <w:pPr>
              <w:keepNext w:val="0"/>
              <w:keepLines w:val="0"/>
              <w:pageBreakBefore w:val="0"/>
              <w:widowControl/>
              <w:kinsoku/>
              <w:wordWrap/>
              <w:overflowPunct/>
              <w:topLinePunct w:val="0"/>
              <w:autoSpaceDE/>
              <w:autoSpaceDN/>
              <w:bidi w:val="0"/>
              <w:spacing w:line="240" w:lineRule="auto"/>
              <w:jc w:val="center"/>
              <w:rPr>
                <w:rFonts w:hint="eastAsia" w:asciiTheme="minorEastAsia" w:hAnsiTheme="minorEastAsia" w:eastAsiaTheme="minorEastAsia" w:cstheme="minorEastAsia"/>
                <w:i w:val="0"/>
                <w:iCs w:val="0"/>
                <w:color w:val="000000"/>
                <w:sz w:val="21"/>
                <w:szCs w:val="21"/>
                <w:u w:val="none"/>
              </w:rPr>
            </w:pPr>
          </w:p>
        </w:tc>
        <w:tc>
          <w:tcPr>
            <w:tcW w:w="1280" w:type="dxa"/>
            <w:tcBorders>
              <w:top w:val="single" w:color="000000" w:sz="4" w:space="0"/>
              <w:left w:val="single" w:color="000000" w:sz="4" w:space="0"/>
              <w:bottom w:val="single" w:color="000000" w:sz="4" w:space="0"/>
              <w:right w:val="single" w:color="000000" w:sz="4" w:space="0"/>
            </w:tcBorders>
            <w:shd w:val="clear" w:color="auto" w:fill="FFFFFF" w:themeFill="background1"/>
            <w:noWrap/>
            <w:vAlign w:val="center"/>
          </w:tcPr>
          <w:p w14:paraId="5D67655B">
            <w:pPr>
              <w:keepNext w:val="0"/>
              <w:keepLines w:val="0"/>
              <w:pageBreakBefore w:val="0"/>
              <w:widowControl/>
              <w:suppressLineNumbers w:val="0"/>
              <w:kinsoku/>
              <w:wordWrap/>
              <w:overflowPunct/>
              <w:topLinePunct w:val="0"/>
              <w:autoSpaceDE/>
              <w:autoSpaceDN/>
              <w:bidi w:val="0"/>
              <w:spacing w:line="240" w:lineRule="auto"/>
              <w:ind w:left="0" w:leftChars="0" w:firstLine="0" w:firstLineChars="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福州—福鼎</w:t>
            </w:r>
          </w:p>
        </w:tc>
        <w:tc>
          <w:tcPr>
            <w:tcW w:w="1557" w:type="dxa"/>
            <w:tcBorders>
              <w:top w:val="single" w:color="000000" w:sz="4" w:space="0"/>
              <w:left w:val="single" w:color="000000" w:sz="4" w:space="0"/>
              <w:bottom w:val="single" w:color="000000" w:sz="4" w:space="0"/>
              <w:right w:val="single" w:color="000000" w:sz="4" w:space="0"/>
            </w:tcBorders>
            <w:shd w:val="clear" w:color="auto" w:fill="FFFFFF" w:themeFill="background1"/>
            <w:noWrap/>
            <w:vAlign w:val="center"/>
          </w:tcPr>
          <w:p w14:paraId="4A159407">
            <w:pPr>
              <w:keepNext w:val="0"/>
              <w:keepLines w:val="0"/>
              <w:pageBreakBefore w:val="0"/>
              <w:widowControl/>
              <w:suppressLineNumbers w:val="0"/>
              <w:kinsoku/>
              <w:wordWrap/>
              <w:overflowPunct/>
              <w:topLinePunct w:val="0"/>
              <w:autoSpaceDE/>
              <w:autoSpaceDN/>
              <w:bidi w:val="0"/>
              <w:spacing w:line="240" w:lineRule="auto"/>
              <w:ind w:left="0" w:leftChars="0" w:firstLine="0" w:firstLineChars="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7.5</w:t>
            </w:r>
          </w:p>
        </w:tc>
        <w:tc>
          <w:tcPr>
            <w:tcW w:w="1557" w:type="dxa"/>
            <w:tcBorders>
              <w:top w:val="single" w:color="000000" w:sz="4" w:space="0"/>
              <w:left w:val="single" w:color="000000" w:sz="4" w:space="0"/>
              <w:bottom w:val="single" w:color="000000" w:sz="4" w:space="0"/>
              <w:right w:val="single" w:color="000000" w:sz="4" w:space="0"/>
            </w:tcBorders>
            <w:shd w:val="clear" w:color="auto" w:fill="FFFFFF" w:themeFill="background1"/>
            <w:noWrap/>
            <w:vAlign w:val="center"/>
          </w:tcPr>
          <w:p w14:paraId="76BCFD0E">
            <w:pPr>
              <w:keepNext w:val="0"/>
              <w:keepLines w:val="0"/>
              <w:pageBreakBefore w:val="0"/>
              <w:widowControl/>
              <w:suppressLineNumbers w:val="0"/>
              <w:kinsoku/>
              <w:wordWrap/>
              <w:overflowPunct/>
              <w:topLinePunct w:val="0"/>
              <w:autoSpaceDE/>
              <w:autoSpaceDN/>
              <w:bidi w:val="0"/>
              <w:spacing w:line="240" w:lineRule="auto"/>
              <w:ind w:left="0" w:leftChars="0" w:firstLine="0" w:firstLineChars="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4.94</w:t>
            </w:r>
          </w:p>
        </w:tc>
        <w:tc>
          <w:tcPr>
            <w:tcW w:w="1559" w:type="dxa"/>
            <w:tcBorders>
              <w:top w:val="single" w:color="000000" w:sz="4" w:space="0"/>
              <w:left w:val="single" w:color="000000" w:sz="4" w:space="0"/>
              <w:bottom w:val="single" w:color="000000" w:sz="4" w:space="0"/>
              <w:right w:val="single" w:color="000000" w:sz="4" w:space="0"/>
            </w:tcBorders>
            <w:shd w:val="clear" w:color="auto" w:fill="FFFFFF" w:themeFill="background1"/>
            <w:noWrap/>
            <w:vAlign w:val="center"/>
          </w:tcPr>
          <w:p w14:paraId="0DF672FB">
            <w:pPr>
              <w:keepNext w:val="0"/>
              <w:keepLines w:val="0"/>
              <w:pageBreakBefore w:val="0"/>
              <w:widowControl/>
              <w:kinsoku/>
              <w:wordWrap/>
              <w:overflowPunct/>
              <w:topLinePunct w:val="0"/>
              <w:autoSpaceDE/>
              <w:autoSpaceDN/>
              <w:bidi w:val="0"/>
              <w:spacing w:line="240" w:lineRule="auto"/>
              <w:jc w:val="center"/>
              <w:rPr>
                <w:rFonts w:hint="eastAsia" w:asciiTheme="minorEastAsia" w:hAnsiTheme="minorEastAsia" w:eastAsiaTheme="minorEastAsia" w:cstheme="minorEastAsia"/>
                <w:i w:val="0"/>
                <w:iCs w:val="0"/>
                <w:color w:val="000000"/>
                <w:sz w:val="21"/>
                <w:szCs w:val="21"/>
                <w:u w:val="none"/>
              </w:rPr>
            </w:pPr>
          </w:p>
        </w:tc>
        <w:tc>
          <w:tcPr>
            <w:tcW w:w="1482" w:type="dxa"/>
            <w:tcBorders>
              <w:top w:val="single" w:color="000000" w:sz="4" w:space="0"/>
              <w:left w:val="single" w:color="000000" w:sz="4" w:space="0"/>
              <w:bottom w:val="single" w:color="000000" w:sz="4" w:space="0"/>
              <w:right w:val="single" w:color="000000" w:sz="8" w:space="0"/>
            </w:tcBorders>
            <w:shd w:val="clear" w:color="auto" w:fill="FFFFFF" w:themeFill="background1"/>
            <w:noWrap/>
            <w:vAlign w:val="center"/>
          </w:tcPr>
          <w:p w14:paraId="63A3FCA6">
            <w:pPr>
              <w:keepNext w:val="0"/>
              <w:keepLines w:val="0"/>
              <w:pageBreakBefore w:val="0"/>
              <w:widowControl/>
              <w:kinsoku/>
              <w:wordWrap/>
              <w:overflowPunct/>
              <w:topLinePunct w:val="0"/>
              <w:autoSpaceDE/>
              <w:autoSpaceDN/>
              <w:bidi w:val="0"/>
              <w:spacing w:line="240" w:lineRule="auto"/>
              <w:jc w:val="center"/>
              <w:rPr>
                <w:rFonts w:hint="eastAsia" w:asciiTheme="minorEastAsia" w:hAnsiTheme="minorEastAsia" w:eastAsiaTheme="minorEastAsia" w:cstheme="minorEastAsia"/>
                <w:i w:val="0"/>
                <w:iCs w:val="0"/>
                <w:color w:val="000000"/>
                <w:sz w:val="21"/>
                <w:szCs w:val="21"/>
                <w:u w:val="none"/>
              </w:rPr>
            </w:pPr>
          </w:p>
        </w:tc>
      </w:tr>
      <w:tr w14:paraId="3A334E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1070" w:type="dxa"/>
            <w:vMerge w:val="continue"/>
            <w:tcBorders>
              <w:top w:val="single" w:color="000000" w:sz="4" w:space="0"/>
              <w:left w:val="single" w:color="000000" w:sz="8" w:space="0"/>
              <w:bottom w:val="single" w:color="000000" w:sz="4" w:space="0"/>
              <w:right w:val="single" w:color="000000" w:sz="4" w:space="0"/>
            </w:tcBorders>
            <w:shd w:val="clear" w:color="auto" w:fill="FFFFFF" w:themeFill="background1"/>
            <w:noWrap/>
            <w:vAlign w:val="center"/>
          </w:tcPr>
          <w:p w14:paraId="19B527B2">
            <w:pPr>
              <w:keepNext w:val="0"/>
              <w:keepLines w:val="0"/>
              <w:pageBreakBefore w:val="0"/>
              <w:widowControl/>
              <w:kinsoku/>
              <w:wordWrap/>
              <w:overflowPunct/>
              <w:topLinePunct w:val="0"/>
              <w:autoSpaceDE/>
              <w:autoSpaceDN/>
              <w:bidi w:val="0"/>
              <w:spacing w:line="240" w:lineRule="auto"/>
              <w:jc w:val="center"/>
              <w:rPr>
                <w:rFonts w:hint="eastAsia" w:asciiTheme="minorEastAsia" w:hAnsiTheme="minorEastAsia" w:eastAsiaTheme="minorEastAsia" w:cstheme="minorEastAsia"/>
                <w:i w:val="0"/>
                <w:iCs w:val="0"/>
                <w:color w:val="000000"/>
                <w:sz w:val="21"/>
                <w:szCs w:val="21"/>
                <w:u w:val="none"/>
              </w:rPr>
            </w:pPr>
          </w:p>
        </w:tc>
        <w:tc>
          <w:tcPr>
            <w:tcW w:w="1280" w:type="dxa"/>
            <w:tcBorders>
              <w:top w:val="single" w:color="000000" w:sz="4" w:space="0"/>
              <w:left w:val="single" w:color="000000" w:sz="4" w:space="0"/>
              <w:bottom w:val="single" w:color="000000" w:sz="4" w:space="0"/>
              <w:right w:val="single" w:color="000000" w:sz="4" w:space="0"/>
            </w:tcBorders>
            <w:shd w:val="clear" w:color="auto" w:fill="FFFFFF" w:themeFill="background1"/>
            <w:noWrap/>
            <w:vAlign w:val="center"/>
          </w:tcPr>
          <w:p w14:paraId="6DF5E1A7">
            <w:pPr>
              <w:keepNext w:val="0"/>
              <w:keepLines w:val="0"/>
              <w:pageBreakBefore w:val="0"/>
              <w:widowControl/>
              <w:suppressLineNumbers w:val="0"/>
              <w:kinsoku/>
              <w:wordWrap/>
              <w:overflowPunct/>
              <w:topLinePunct w:val="0"/>
              <w:autoSpaceDE/>
              <w:autoSpaceDN/>
              <w:bidi w:val="0"/>
              <w:spacing w:line="240" w:lineRule="auto"/>
              <w:ind w:left="0" w:leftChars="0" w:firstLine="0" w:firstLineChars="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漳州联络线和漳州—诏安段</w:t>
            </w:r>
          </w:p>
        </w:tc>
        <w:tc>
          <w:tcPr>
            <w:tcW w:w="1557" w:type="dxa"/>
            <w:tcBorders>
              <w:top w:val="single" w:color="000000" w:sz="4" w:space="0"/>
              <w:left w:val="single" w:color="000000" w:sz="4" w:space="0"/>
              <w:bottom w:val="single" w:color="000000" w:sz="4" w:space="0"/>
              <w:right w:val="single" w:color="000000" w:sz="4" w:space="0"/>
            </w:tcBorders>
            <w:shd w:val="clear" w:color="auto" w:fill="FFFFFF" w:themeFill="background1"/>
            <w:noWrap/>
            <w:vAlign w:val="center"/>
          </w:tcPr>
          <w:p w14:paraId="75A83EEA">
            <w:pPr>
              <w:keepNext w:val="0"/>
              <w:keepLines w:val="0"/>
              <w:pageBreakBefore w:val="0"/>
              <w:widowControl/>
              <w:suppressLineNumbers w:val="0"/>
              <w:kinsoku/>
              <w:wordWrap/>
              <w:overflowPunct/>
              <w:topLinePunct w:val="0"/>
              <w:autoSpaceDE/>
              <w:autoSpaceDN/>
              <w:bidi w:val="0"/>
              <w:spacing w:line="240" w:lineRule="auto"/>
              <w:ind w:left="0" w:leftChars="0" w:firstLine="0" w:firstLineChars="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7.5</w:t>
            </w:r>
          </w:p>
        </w:tc>
        <w:tc>
          <w:tcPr>
            <w:tcW w:w="1557" w:type="dxa"/>
            <w:tcBorders>
              <w:top w:val="single" w:color="000000" w:sz="4" w:space="0"/>
              <w:left w:val="single" w:color="000000" w:sz="4" w:space="0"/>
              <w:bottom w:val="single" w:color="000000" w:sz="4" w:space="0"/>
              <w:right w:val="single" w:color="000000" w:sz="4" w:space="0"/>
            </w:tcBorders>
            <w:shd w:val="clear" w:color="auto" w:fill="FFFFFF" w:themeFill="background1"/>
            <w:noWrap/>
            <w:vAlign w:val="center"/>
          </w:tcPr>
          <w:p w14:paraId="3F0D1764">
            <w:pPr>
              <w:keepNext w:val="0"/>
              <w:keepLines w:val="0"/>
              <w:pageBreakBefore w:val="0"/>
              <w:widowControl/>
              <w:suppressLineNumbers w:val="0"/>
              <w:kinsoku/>
              <w:wordWrap/>
              <w:overflowPunct/>
              <w:topLinePunct w:val="0"/>
              <w:autoSpaceDE/>
              <w:autoSpaceDN/>
              <w:bidi w:val="0"/>
              <w:spacing w:line="240" w:lineRule="auto"/>
              <w:ind w:left="0" w:leftChars="0" w:firstLine="0" w:firstLineChars="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5</w:t>
            </w:r>
          </w:p>
        </w:tc>
        <w:tc>
          <w:tcPr>
            <w:tcW w:w="1559" w:type="dxa"/>
            <w:tcBorders>
              <w:top w:val="single" w:color="000000" w:sz="4" w:space="0"/>
              <w:left w:val="single" w:color="000000" w:sz="4" w:space="0"/>
              <w:bottom w:val="single" w:color="000000" w:sz="4" w:space="0"/>
              <w:right w:val="single" w:color="000000" w:sz="4" w:space="0"/>
            </w:tcBorders>
            <w:shd w:val="clear" w:color="auto" w:fill="FFFFFF" w:themeFill="background1"/>
            <w:noWrap/>
            <w:vAlign w:val="center"/>
          </w:tcPr>
          <w:p w14:paraId="1A82A414">
            <w:pPr>
              <w:keepNext w:val="0"/>
              <w:keepLines w:val="0"/>
              <w:pageBreakBefore w:val="0"/>
              <w:widowControl/>
              <w:kinsoku/>
              <w:wordWrap/>
              <w:overflowPunct/>
              <w:topLinePunct w:val="0"/>
              <w:autoSpaceDE/>
              <w:autoSpaceDN/>
              <w:bidi w:val="0"/>
              <w:spacing w:line="240" w:lineRule="auto"/>
              <w:jc w:val="center"/>
              <w:rPr>
                <w:rFonts w:hint="eastAsia" w:asciiTheme="minorEastAsia" w:hAnsiTheme="minorEastAsia" w:eastAsiaTheme="minorEastAsia" w:cstheme="minorEastAsia"/>
                <w:i w:val="0"/>
                <w:iCs w:val="0"/>
                <w:color w:val="000000"/>
                <w:sz w:val="21"/>
                <w:szCs w:val="21"/>
                <w:u w:val="none"/>
              </w:rPr>
            </w:pPr>
          </w:p>
        </w:tc>
        <w:tc>
          <w:tcPr>
            <w:tcW w:w="1482" w:type="dxa"/>
            <w:tcBorders>
              <w:top w:val="single" w:color="000000" w:sz="4" w:space="0"/>
              <w:left w:val="single" w:color="000000" w:sz="4" w:space="0"/>
              <w:bottom w:val="single" w:color="000000" w:sz="4" w:space="0"/>
              <w:right w:val="single" w:color="000000" w:sz="8" w:space="0"/>
            </w:tcBorders>
            <w:shd w:val="clear" w:color="auto" w:fill="FFFFFF" w:themeFill="background1"/>
            <w:noWrap/>
            <w:vAlign w:val="center"/>
          </w:tcPr>
          <w:p w14:paraId="439708D6">
            <w:pPr>
              <w:keepNext w:val="0"/>
              <w:keepLines w:val="0"/>
              <w:pageBreakBefore w:val="0"/>
              <w:widowControl/>
              <w:kinsoku/>
              <w:wordWrap/>
              <w:overflowPunct/>
              <w:topLinePunct w:val="0"/>
              <w:autoSpaceDE/>
              <w:autoSpaceDN/>
              <w:bidi w:val="0"/>
              <w:spacing w:line="240" w:lineRule="auto"/>
              <w:jc w:val="center"/>
              <w:rPr>
                <w:rFonts w:hint="eastAsia" w:asciiTheme="minorEastAsia" w:hAnsiTheme="minorEastAsia" w:eastAsiaTheme="minorEastAsia" w:cstheme="minorEastAsia"/>
                <w:i w:val="0"/>
                <w:iCs w:val="0"/>
                <w:color w:val="000000"/>
                <w:sz w:val="21"/>
                <w:szCs w:val="21"/>
                <w:u w:val="none"/>
              </w:rPr>
            </w:pPr>
          </w:p>
        </w:tc>
      </w:tr>
      <w:tr w14:paraId="0B1381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13" w:hRule="atLeast"/>
        </w:trPr>
        <w:tc>
          <w:tcPr>
            <w:tcW w:w="1070" w:type="dxa"/>
            <w:vMerge w:val="restart"/>
            <w:tcBorders>
              <w:top w:val="single" w:color="000000" w:sz="4" w:space="0"/>
              <w:left w:val="single" w:color="000000" w:sz="8" w:space="0"/>
              <w:bottom w:val="single" w:color="000000" w:sz="4" w:space="0"/>
              <w:right w:val="single" w:color="000000" w:sz="4" w:space="0"/>
            </w:tcBorders>
            <w:shd w:val="clear" w:color="auto" w:fill="FFFFFF" w:themeFill="background1"/>
            <w:noWrap/>
            <w:vAlign w:val="center"/>
          </w:tcPr>
          <w:p w14:paraId="4A8AEB51">
            <w:pPr>
              <w:keepNext w:val="0"/>
              <w:keepLines w:val="0"/>
              <w:pageBreakBefore w:val="0"/>
              <w:widowControl/>
              <w:suppressLineNumbers w:val="0"/>
              <w:kinsoku/>
              <w:wordWrap/>
              <w:overflowPunct/>
              <w:topLinePunct w:val="0"/>
              <w:autoSpaceDE/>
              <w:autoSpaceDN/>
              <w:bidi w:val="0"/>
              <w:spacing w:line="240" w:lineRule="auto"/>
              <w:ind w:left="0" w:leftChars="0" w:firstLine="0" w:firstLineChars="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粤东LNG外输管道</w:t>
            </w:r>
          </w:p>
        </w:tc>
        <w:tc>
          <w:tcPr>
            <w:tcW w:w="1280" w:type="dxa"/>
            <w:tcBorders>
              <w:top w:val="single" w:color="000000" w:sz="4" w:space="0"/>
              <w:left w:val="single" w:color="000000" w:sz="4" w:space="0"/>
              <w:bottom w:val="single" w:color="000000" w:sz="4" w:space="0"/>
              <w:right w:val="single" w:color="000000" w:sz="4" w:space="0"/>
            </w:tcBorders>
            <w:shd w:val="clear" w:color="auto" w:fill="FFFFFF" w:themeFill="background1"/>
            <w:noWrap/>
            <w:vAlign w:val="center"/>
          </w:tcPr>
          <w:p w14:paraId="1FCFEA93">
            <w:pPr>
              <w:keepNext w:val="0"/>
              <w:keepLines w:val="0"/>
              <w:pageBreakBefore w:val="0"/>
              <w:widowControl/>
              <w:suppressLineNumbers w:val="0"/>
              <w:kinsoku/>
              <w:wordWrap/>
              <w:overflowPunct/>
              <w:topLinePunct w:val="0"/>
              <w:autoSpaceDE/>
              <w:autoSpaceDN/>
              <w:bidi w:val="0"/>
              <w:spacing w:line="240" w:lineRule="auto"/>
              <w:ind w:left="0" w:leftChars="0" w:firstLine="0" w:firstLineChars="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揭阳—浮洋</w:t>
            </w:r>
          </w:p>
        </w:tc>
        <w:tc>
          <w:tcPr>
            <w:tcW w:w="1557" w:type="dxa"/>
            <w:tcBorders>
              <w:top w:val="single" w:color="000000" w:sz="4" w:space="0"/>
              <w:left w:val="single" w:color="000000" w:sz="4" w:space="0"/>
              <w:bottom w:val="single" w:color="000000" w:sz="4" w:space="0"/>
              <w:right w:val="single" w:color="000000" w:sz="4" w:space="0"/>
            </w:tcBorders>
            <w:shd w:val="clear" w:color="auto" w:fill="FFFFFF" w:themeFill="background1"/>
            <w:noWrap/>
            <w:vAlign w:val="center"/>
          </w:tcPr>
          <w:p w14:paraId="2D0D37B7">
            <w:pPr>
              <w:keepNext w:val="0"/>
              <w:keepLines w:val="0"/>
              <w:pageBreakBefore w:val="0"/>
              <w:widowControl/>
              <w:suppressLineNumbers w:val="0"/>
              <w:kinsoku/>
              <w:wordWrap/>
              <w:overflowPunct/>
              <w:topLinePunct w:val="0"/>
              <w:autoSpaceDE/>
              <w:autoSpaceDN/>
              <w:bidi w:val="0"/>
              <w:spacing w:line="240" w:lineRule="auto"/>
              <w:ind w:left="0" w:leftChars="0" w:firstLine="0" w:firstLineChars="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9.2</w:t>
            </w:r>
          </w:p>
        </w:tc>
        <w:tc>
          <w:tcPr>
            <w:tcW w:w="1557" w:type="dxa"/>
            <w:tcBorders>
              <w:top w:val="single" w:color="000000" w:sz="4" w:space="0"/>
              <w:left w:val="single" w:color="000000" w:sz="4" w:space="0"/>
              <w:bottom w:val="single" w:color="000000" w:sz="4" w:space="0"/>
              <w:right w:val="single" w:color="000000" w:sz="4" w:space="0"/>
            </w:tcBorders>
            <w:shd w:val="clear" w:color="auto" w:fill="FFFFFF" w:themeFill="background1"/>
            <w:noWrap/>
            <w:vAlign w:val="center"/>
          </w:tcPr>
          <w:p w14:paraId="0B72ECD7">
            <w:pPr>
              <w:keepNext w:val="0"/>
              <w:keepLines w:val="0"/>
              <w:pageBreakBefore w:val="0"/>
              <w:widowControl/>
              <w:suppressLineNumbers w:val="0"/>
              <w:kinsoku/>
              <w:wordWrap/>
              <w:overflowPunct/>
              <w:topLinePunct w:val="0"/>
              <w:autoSpaceDE/>
              <w:autoSpaceDN/>
              <w:bidi w:val="0"/>
              <w:spacing w:line="240" w:lineRule="auto"/>
              <w:ind w:left="0" w:leftChars="0" w:firstLine="0" w:firstLineChars="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9</w:t>
            </w:r>
          </w:p>
        </w:tc>
        <w:tc>
          <w:tcPr>
            <w:tcW w:w="1559" w:type="dxa"/>
            <w:tcBorders>
              <w:top w:val="single" w:color="000000" w:sz="4" w:space="0"/>
              <w:left w:val="single" w:color="000000" w:sz="4" w:space="0"/>
              <w:bottom w:val="single" w:color="000000" w:sz="4" w:space="0"/>
              <w:right w:val="single" w:color="000000" w:sz="4" w:space="0"/>
            </w:tcBorders>
            <w:shd w:val="clear" w:color="auto" w:fill="FFFFFF" w:themeFill="background1"/>
            <w:noWrap/>
            <w:vAlign w:val="center"/>
          </w:tcPr>
          <w:p w14:paraId="0F116FD3">
            <w:pPr>
              <w:keepNext w:val="0"/>
              <w:keepLines w:val="0"/>
              <w:pageBreakBefore w:val="0"/>
              <w:widowControl/>
              <w:kinsoku/>
              <w:wordWrap/>
              <w:overflowPunct/>
              <w:topLinePunct w:val="0"/>
              <w:autoSpaceDE/>
              <w:autoSpaceDN/>
              <w:bidi w:val="0"/>
              <w:spacing w:line="240" w:lineRule="auto"/>
              <w:jc w:val="center"/>
              <w:rPr>
                <w:rFonts w:hint="eastAsia" w:asciiTheme="minorEastAsia" w:hAnsiTheme="minorEastAsia" w:eastAsiaTheme="minorEastAsia" w:cstheme="minorEastAsia"/>
                <w:i w:val="0"/>
                <w:iCs w:val="0"/>
                <w:color w:val="000000"/>
                <w:sz w:val="21"/>
                <w:szCs w:val="21"/>
                <w:u w:val="none"/>
              </w:rPr>
            </w:pPr>
          </w:p>
        </w:tc>
        <w:tc>
          <w:tcPr>
            <w:tcW w:w="1482" w:type="dxa"/>
            <w:tcBorders>
              <w:top w:val="single" w:color="000000" w:sz="4" w:space="0"/>
              <w:left w:val="single" w:color="000000" w:sz="4" w:space="0"/>
              <w:bottom w:val="single" w:color="000000" w:sz="4" w:space="0"/>
              <w:right w:val="single" w:color="000000" w:sz="8" w:space="0"/>
            </w:tcBorders>
            <w:shd w:val="clear" w:color="auto" w:fill="FFFFFF" w:themeFill="background1"/>
            <w:noWrap/>
            <w:vAlign w:val="center"/>
          </w:tcPr>
          <w:p w14:paraId="31F36F25">
            <w:pPr>
              <w:keepNext w:val="0"/>
              <w:keepLines w:val="0"/>
              <w:pageBreakBefore w:val="0"/>
              <w:widowControl/>
              <w:kinsoku/>
              <w:wordWrap/>
              <w:overflowPunct/>
              <w:topLinePunct w:val="0"/>
              <w:autoSpaceDE/>
              <w:autoSpaceDN/>
              <w:bidi w:val="0"/>
              <w:spacing w:line="240" w:lineRule="auto"/>
              <w:jc w:val="center"/>
              <w:rPr>
                <w:rFonts w:hint="eastAsia" w:asciiTheme="minorEastAsia" w:hAnsiTheme="minorEastAsia" w:eastAsiaTheme="minorEastAsia" w:cstheme="minorEastAsia"/>
                <w:i w:val="0"/>
                <w:iCs w:val="0"/>
                <w:color w:val="000000"/>
                <w:sz w:val="21"/>
                <w:szCs w:val="21"/>
                <w:u w:val="none"/>
              </w:rPr>
            </w:pPr>
          </w:p>
        </w:tc>
      </w:tr>
      <w:tr w14:paraId="3635E7D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13" w:hRule="atLeast"/>
        </w:trPr>
        <w:tc>
          <w:tcPr>
            <w:tcW w:w="1070" w:type="dxa"/>
            <w:vMerge w:val="continue"/>
            <w:tcBorders>
              <w:top w:val="single" w:color="000000" w:sz="4" w:space="0"/>
              <w:left w:val="single" w:color="000000" w:sz="8" w:space="0"/>
              <w:bottom w:val="single" w:color="000000" w:sz="4" w:space="0"/>
              <w:right w:val="single" w:color="000000" w:sz="4" w:space="0"/>
            </w:tcBorders>
            <w:shd w:val="clear" w:color="auto" w:fill="FFFFFF" w:themeFill="background1"/>
            <w:noWrap/>
            <w:vAlign w:val="center"/>
          </w:tcPr>
          <w:p w14:paraId="1787FB29">
            <w:pPr>
              <w:keepNext w:val="0"/>
              <w:keepLines w:val="0"/>
              <w:pageBreakBefore w:val="0"/>
              <w:widowControl/>
              <w:kinsoku/>
              <w:wordWrap/>
              <w:overflowPunct/>
              <w:topLinePunct w:val="0"/>
              <w:autoSpaceDE/>
              <w:autoSpaceDN/>
              <w:bidi w:val="0"/>
              <w:spacing w:line="240" w:lineRule="auto"/>
              <w:jc w:val="center"/>
              <w:rPr>
                <w:rFonts w:hint="eastAsia" w:asciiTheme="minorEastAsia" w:hAnsiTheme="minorEastAsia" w:eastAsiaTheme="minorEastAsia" w:cstheme="minorEastAsia"/>
                <w:i w:val="0"/>
                <w:iCs w:val="0"/>
                <w:color w:val="000000"/>
                <w:sz w:val="21"/>
                <w:szCs w:val="21"/>
                <w:u w:val="none"/>
              </w:rPr>
            </w:pPr>
          </w:p>
        </w:tc>
        <w:tc>
          <w:tcPr>
            <w:tcW w:w="1280" w:type="dxa"/>
            <w:tcBorders>
              <w:top w:val="single" w:color="000000" w:sz="4" w:space="0"/>
              <w:left w:val="single" w:color="000000" w:sz="4" w:space="0"/>
              <w:bottom w:val="single" w:color="000000" w:sz="4" w:space="0"/>
              <w:right w:val="single" w:color="000000" w:sz="4" w:space="0"/>
            </w:tcBorders>
            <w:shd w:val="clear" w:color="auto" w:fill="FFFFFF" w:themeFill="background1"/>
            <w:noWrap/>
            <w:vAlign w:val="center"/>
          </w:tcPr>
          <w:p w14:paraId="3FF8A8AF">
            <w:pPr>
              <w:keepNext w:val="0"/>
              <w:keepLines w:val="0"/>
              <w:pageBreakBefore w:val="0"/>
              <w:widowControl/>
              <w:suppressLineNumbers w:val="0"/>
              <w:kinsoku/>
              <w:wordWrap/>
              <w:overflowPunct/>
              <w:topLinePunct w:val="0"/>
              <w:autoSpaceDE/>
              <w:autoSpaceDN/>
              <w:bidi w:val="0"/>
              <w:spacing w:line="240" w:lineRule="auto"/>
              <w:ind w:left="0" w:leftChars="0" w:firstLine="0" w:firstLineChars="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浮洋—莲华</w:t>
            </w:r>
          </w:p>
        </w:tc>
        <w:tc>
          <w:tcPr>
            <w:tcW w:w="1557" w:type="dxa"/>
            <w:tcBorders>
              <w:top w:val="single" w:color="000000" w:sz="4" w:space="0"/>
              <w:left w:val="single" w:color="000000" w:sz="4" w:space="0"/>
              <w:bottom w:val="single" w:color="000000" w:sz="4" w:space="0"/>
              <w:right w:val="single" w:color="000000" w:sz="4" w:space="0"/>
            </w:tcBorders>
            <w:shd w:val="clear" w:color="auto" w:fill="FFFFFF" w:themeFill="background1"/>
            <w:noWrap/>
            <w:vAlign w:val="center"/>
          </w:tcPr>
          <w:p w14:paraId="28241ABB">
            <w:pPr>
              <w:keepNext w:val="0"/>
              <w:keepLines w:val="0"/>
              <w:pageBreakBefore w:val="0"/>
              <w:widowControl/>
              <w:suppressLineNumbers w:val="0"/>
              <w:kinsoku/>
              <w:wordWrap/>
              <w:overflowPunct/>
              <w:topLinePunct w:val="0"/>
              <w:autoSpaceDE/>
              <w:autoSpaceDN/>
              <w:bidi w:val="0"/>
              <w:spacing w:line="240" w:lineRule="auto"/>
              <w:ind w:left="0" w:leftChars="0" w:firstLine="0" w:firstLineChars="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9.2</w:t>
            </w:r>
          </w:p>
        </w:tc>
        <w:tc>
          <w:tcPr>
            <w:tcW w:w="1557" w:type="dxa"/>
            <w:tcBorders>
              <w:top w:val="single" w:color="000000" w:sz="4" w:space="0"/>
              <w:left w:val="single" w:color="000000" w:sz="4" w:space="0"/>
              <w:bottom w:val="single" w:color="000000" w:sz="4" w:space="0"/>
              <w:right w:val="single" w:color="000000" w:sz="4" w:space="0"/>
            </w:tcBorders>
            <w:shd w:val="clear" w:color="auto" w:fill="FFFFFF" w:themeFill="background1"/>
            <w:noWrap/>
            <w:vAlign w:val="center"/>
          </w:tcPr>
          <w:p w14:paraId="282964C5">
            <w:pPr>
              <w:keepNext w:val="0"/>
              <w:keepLines w:val="0"/>
              <w:pageBreakBefore w:val="0"/>
              <w:widowControl/>
              <w:suppressLineNumbers w:val="0"/>
              <w:kinsoku/>
              <w:wordWrap/>
              <w:overflowPunct/>
              <w:topLinePunct w:val="0"/>
              <w:autoSpaceDE/>
              <w:autoSpaceDN/>
              <w:bidi w:val="0"/>
              <w:spacing w:line="240" w:lineRule="auto"/>
              <w:ind w:left="0" w:leftChars="0" w:firstLine="0" w:firstLineChars="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8.5</w:t>
            </w:r>
          </w:p>
        </w:tc>
        <w:tc>
          <w:tcPr>
            <w:tcW w:w="1559" w:type="dxa"/>
            <w:tcBorders>
              <w:top w:val="single" w:color="000000" w:sz="4" w:space="0"/>
              <w:left w:val="single" w:color="000000" w:sz="4" w:space="0"/>
              <w:bottom w:val="single" w:color="000000" w:sz="4" w:space="0"/>
              <w:right w:val="single" w:color="000000" w:sz="4" w:space="0"/>
            </w:tcBorders>
            <w:shd w:val="clear" w:color="auto" w:fill="FFFFFF" w:themeFill="background1"/>
            <w:noWrap/>
            <w:vAlign w:val="center"/>
          </w:tcPr>
          <w:p w14:paraId="56492709">
            <w:pPr>
              <w:keepNext w:val="0"/>
              <w:keepLines w:val="0"/>
              <w:pageBreakBefore w:val="0"/>
              <w:widowControl/>
              <w:kinsoku/>
              <w:wordWrap/>
              <w:overflowPunct/>
              <w:topLinePunct w:val="0"/>
              <w:autoSpaceDE/>
              <w:autoSpaceDN/>
              <w:bidi w:val="0"/>
              <w:spacing w:line="240" w:lineRule="auto"/>
              <w:jc w:val="center"/>
              <w:rPr>
                <w:rFonts w:hint="eastAsia" w:asciiTheme="minorEastAsia" w:hAnsiTheme="minorEastAsia" w:eastAsiaTheme="minorEastAsia" w:cstheme="minorEastAsia"/>
                <w:i w:val="0"/>
                <w:iCs w:val="0"/>
                <w:color w:val="000000"/>
                <w:sz w:val="21"/>
                <w:szCs w:val="21"/>
                <w:u w:val="none"/>
              </w:rPr>
            </w:pPr>
          </w:p>
        </w:tc>
        <w:tc>
          <w:tcPr>
            <w:tcW w:w="1482" w:type="dxa"/>
            <w:tcBorders>
              <w:top w:val="single" w:color="000000" w:sz="4" w:space="0"/>
              <w:left w:val="single" w:color="000000" w:sz="4" w:space="0"/>
              <w:bottom w:val="nil"/>
              <w:right w:val="single" w:color="000000" w:sz="8" w:space="0"/>
            </w:tcBorders>
            <w:shd w:val="clear" w:color="auto" w:fill="FFFFFF" w:themeFill="background1"/>
            <w:noWrap/>
            <w:vAlign w:val="center"/>
          </w:tcPr>
          <w:p w14:paraId="24E29264">
            <w:pPr>
              <w:keepNext w:val="0"/>
              <w:keepLines w:val="0"/>
              <w:pageBreakBefore w:val="0"/>
              <w:widowControl/>
              <w:kinsoku/>
              <w:wordWrap/>
              <w:overflowPunct/>
              <w:topLinePunct w:val="0"/>
              <w:autoSpaceDE/>
              <w:autoSpaceDN/>
              <w:bidi w:val="0"/>
              <w:spacing w:line="240" w:lineRule="auto"/>
              <w:jc w:val="center"/>
              <w:rPr>
                <w:rFonts w:hint="eastAsia" w:asciiTheme="minorEastAsia" w:hAnsiTheme="minorEastAsia" w:eastAsiaTheme="minorEastAsia" w:cstheme="minorEastAsia"/>
                <w:i w:val="0"/>
                <w:iCs w:val="0"/>
                <w:color w:val="000000"/>
                <w:sz w:val="21"/>
                <w:szCs w:val="21"/>
                <w:u w:val="none"/>
              </w:rPr>
            </w:pPr>
          </w:p>
        </w:tc>
      </w:tr>
      <w:tr w14:paraId="44F8534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1070" w:type="dxa"/>
            <w:vMerge w:val="restart"/>
            <w:tcBorders>
              <w:top w:val="single" w:color="000000" w:sz="4" w:space="0"/>
              <w:left w:val="single" w:color="000000" w:sz="8" w:space="0"/>
              <w:right w:val="single" w:color="000000" w:sz="4" w:space="0"/>
            </w:tcBorders>
            <w:shd w:val="clear" w:color="auto" w:fill="FFFFFF" w:themeFill="background1"/>
            <w:noWrap/>
            <w:vAlign w:val="center"/>
          </w:tcPr>
          <w:p w14:paraId="0C114891">
            <w:pPr>
              <w:keepNext w:val="0"/>
              <w:keepLines w:val="0"/>
              <w:pageBreakBefore w:val="0"/>
              <w:widowControl/>
              <w:suppressLineNumbers w:val="0"/>
              <w:kinsoku/>
              <w:wordWrap/>
              <w:overflowPunct/>
              <w:topLinePunct w:val="0"/>
              <w:autoSpaceDE/>
              <w:autoSpaceDN/>
              <w:bidi w:val="0"/>
              <w:spacing w:line="240" w:lineRule="auto"/>
              <w:ind w:left="0" w:leftChars="0" w:firstLine="0" w:firstLineChars="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广东省管网</w:t>
            </w:r>
          </w:p>
        </w:tc>
        <w:tc>
          <w:tcPr>
            <w:tcW w:w="1280" w:type="dxa"/>
            <w:tcBorders>
              <w:top w:val="single" w:color="000000" w:sz="4" w:space="0"/>
              <w:left w:val="single" w:color="000000" w:sz="4" w:space="0"/>
              <w:bottom w:val="single" w:color="000000" w:sz="4" w:space="0"/>
              <w:right w:val="single" w:color="000000" w:sz="4" w:space="0"/>
            </w:tcBorders>
            <w:shd w:val="clear" w:color="auto" w:fill="FFFFFF" w:themeFill="background1"/>
            <w:noWrap/>
            <w:vAlign w:val="center"/>
          </w:tcPr>
          <w:p w14:paraId="7FD50708">
            <w:pPr>
              <w:keepNext w:val="0"/>
              <w:keepLines w:val="0"/>
              <w:pageBreakBefore w:val="0"/>
              <w:widowControl/>
              <w:suppressLineNumbers w:val="0"/>
              <w:kinsoku/>
              <w:wordWrap/>
              <w:overflowPunct/>
              <w:topLinePunct w:val="0"/>
              <w:autoSpaceDE/>
              <w:autoSpaceDN/>
              <w:bidi w:val="0"/>
              <w:spacing w:line="240" w:lineRule="auto"/>
              <w:ind w:left="0" w:leftChars="0" w:firstLine="0" w:firstLineChars="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揭阳—浮洋</w:t>
            </w:r>
          </w:p>
        </w:tc>
        <w:tc>
          <w:tcPr>
            <w:tcW w:w="1557" w:type="dxa"/>
            <w:tcBorders>
              <w:top w:val="single" w:color="000000" w:sz="4" w:space="0"/>
              <w:left w:val="single" w:color="000000" w:sz="4" w:space="0"/>
              <w:bottom w:val="single" w:color="000000" w:sz="4" w:space="0"/>
              <w:right w:val="single" w:color="000000" w:sz="4" w:space="0"/>
            </w:tcBorders>
            <w:shd w:val="clear" w:color="auto" w:fill="FFFFFF" w:themeFill="background1"/>
            <w:noWrap/>
            <w:vAlign w:val="center"/>
          </w:tcPr>
          <w:p w14:paraId="3F0F19AE">
            <w:pPr>
              <w:keepNext w:val="0"/>
              <w:keepLines w:val="0"/>
              <w:pageBreakBefore w:val="0"/>
              <w:widowControl/>
              <w:suppressLineNumbers w:val="0"/>
              <w:kinsoku/>
              <w:wordWrap/>
              <w:overflowPunct/>
              <w:topLinePunct w:val="0"/>
              <w:autoSpaceDE/>
              <w:autoSpaceDN/>
              <w:bidi w:val="0"/>
              <w:spacing w:line="240" w:lineRule="auto"/>
              <w:ind w:left="0" w:leftChars="0" w:firstLine="0" w:firstLineChars="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9.2</w:t>
            </w:r>
          </w:p>
        </w:tc>
        <w:tc>
          <w:tcPr>
            <w:tcW w:w="1557" w:type="dxa"/>
            <w:tcBorders>
              <w:top w:val="single" w:color="000000" w:sz="4" w:space="0"/>
              <w:left w:val="single" w:color="000000" w:sz="4" w:space="0"/>
              <w:bottom w:val="single" w:color="000000" w:sz="4" w:space="0"/>
              <w:right w:val="single" w:color="000000" w:sz="4" w:space="0"/>
            </w:tcBorders>
            <w:shd w:val="clear" w:color="auto" w:fill="FFFFFF" w:themeFill="background1"/>
            <w:noWrap/>
            <w:vAlign w:val="center"/>
          </w:tcPr>
          <w:p w14:paraId="1A3C61EB">
            <w:pPr>
              <w:keepNext w:val="0"/>
              <w:keepLines w:val="0"/>
              <w:pageBreakBefore w:val="0"/>
              <w:widowControl/>
              <w:suppressLineNumbers w:val="0"/>
              <w:kinsoku/>
              <w:wordWrap/>
              <w:overflowPunct/>
              <w:topLinePunct w:val="0"/>
              <w:autoSpaceDE/>
              <w:autoSpaceDN/>
              <w:bidi w:val="0"/>
              <w:spacing w:line="240" w:lineRule="auto"/>
              <w:ind w:left="0" w:leftChars="0" w:firstLine="0" w:firstLineChars="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9</w:t>
            </w:r>
          </w:p>
        </w:tc>
        <w:tc>
          <w:tcPr>
            <w:tcW w:w="1559" w:type="dxa"/>
            <w:tcBorders>
              <w:top w:val="single" w:color="000000" w:sz="4" w:space="0"/>
              <w:left w:val="single" w:color="000000" w:sz="4" w:space="0"/>
              <w:bottom w:val="single" w:color="000000" w:sz="4" w:space="0"/>
              <w:right w:val="single" w:color="000000" w:sz="4" w:space="0"/>
            </w:tcBorders>
            <w:shd w:val="clear" w:color="auto" w:fill="FFFFFF" w:themeFill="background1"/>
            <w:noWrap/>
            <w:vAlign w:val="center"/>
          </w:tcPr>
          <w:p w14:paraId="05035544">
            <w:pPr>
              <w:keepNext w:val="0"/>
              <w:keepLines w:val="0"/>
              <w:pageBreakBefore w:val="0"/>
              <w:widowControl/>
              <w:kinsoku/>
              <w:wordWrap/>
              <w:overflowPunct/>
              <w:topLinePunct w:val="0"/>
              <w:autoSpaceDE/>
              <w:autoSpaceDN/>
              <w:bidi w:val="0"/>
              <w:spacing w:line="240" w:lineRule="auto"/>
              <w:jc w:val="center"/>
              <w:rPr>
                <w:rFonts w:hint="eastAsia" w:asciiTheme="minorEastAsia" w:hAnsiTheme="minorEastAsia" w:eastAsiaTheme="minorEastAsia" w:cstheme="minorEastAsia"/>
                <w:i w:val="0"/>
                <w:iCs w:val="0"/>
                <w:color w:val="000000"/>
                <w:sz w:val="21"/>
                <w:szCs w:val="21"/>
                <w:u w:val="none"/>
              </w:rPr>
            </w:pPr>
          </w:p>
        </w:tc>
        <w:tc>
          <w:tcPr>
            <w:tcW w:w="1482" w:type="dxa"/>
            <w:tcBorders>
              <w:top w:val="single" w:color="000000" w:sz="4" w:space="0"/>
              <w:left w:val="single" w:color="000000" w:sz="4" w:space="0"/>
              <w:bottom w:val="single" w:color="000000" w:sz="4" w:space="0"/>
              <w:right w:val="single" w:color="000000" w:sz="8" w:space="0"/>
            </w:tcBorders>
            <w:shd w:val="clear" w:color="auto" w:fill="FFFFFF" w:themeFill="background1"/>
            <w:noWrap/>
            <w:vAlign w:val="center"/>
          </w:tcPr>
          <w:p w14:paraId="798C5BB2">
            <w:pPr>
              <w:keepNext w:val="0"/>
              <w:keepLines w:val="0"/>
              <w:pageBreakBefore w:val="0"/>
              <w:widowControl/>
              <w:kinsoku/>
              <w:wordWrap/>
              <w:overflowPunct/>
              <w:topLinePunct w:val="0"/>
              <w:autoSpaceDE/>
              <w:autoSpaceDN/>
              <w:bidi w:val="0"/>
              <w:spacing w:line="240" w:lineRule="auto"/>
              <w:jc w:val="center"/>
              <w:rPr>
                <w:rFonts w:hint="eastAsia" w:asciiTheme="minorEastAsia" w:hAnsiTheme="minorEastAsia" w:eastAsiaTheme="minorEastAsia" w:cstheme="minorEastAsia"/>
                <w:i w:val="0"/>
                <w:iCs w:val="0"/>
                <w:color w:val="000000"/>
                <w:sz w:val="21"/>
                <w:szCs w:val="21"/>
                <w:u w:val="none"/>
              </w:rPr>
            </w:pPr>
          </w:p>
        </w:tc>
      </w:tr>
      <w:tr w14:paraId="7F0537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1070" w:type="dxa"/>
            <w:vMerge w:val="continue"/>
            <w:tcBorders>
              <w:left w:val="single" w:color="000000" w:sz="8" w:space="0"/>
              <w:bottom w:val="single" w:color="000000" w:sz="8" w:space="0"/>
              <w:right w:val="single" w:color="000000" w:sz="4" w:space="0"/>
            </w:tcBorders>
            <w:shd w:val="clear" w:color="auto" w:fill="FFFFFF" w:themeFill="background1"/>
            <w:noWrap/>
            <w:vAlign w:val="center"/>
          </w:tcPr>
          <w:p w14:paraId="7347DDB3">
            <w:pPr>
              <w:keepNext w:val="0"/>
              <w:keepLines w:val="0"/>
              <w:pageBreakBefore w:val="0"/>
              <w:widowControl/>
              <w:kinsoku/>
              <w:wordWrap/>
              <w:overflowPunct/>
              <w:topLinePunct w:val="0"/>
              <w:autoSpaceDE/>
              <w:autoSpaceDN/>
              <w:bidi w:val="0"/>
              <w:spacing w:line="240" w:lineRule="auto"/>
              <w:jc w:val="center"/>
              <w:rPr>
                <w:rFonts w:hint="eastAsia" w:asciiTheme="minorEastAsia" w:hAnsiTheme="minorEastAsia" w:eastAsiaTheme="minorEastAsia" w:cstheme="minorEastAsia"/>
                <w:i w:val="0"/>
                <w:iCs w:val="0"/>
                <w:color w:val="000000"/>
                <w:sz w:val="21"/>
                <w:szCs w:val="21"/>
                <w:u w:val="none"/>
              </w:rPr>
            </w:pPr>
          </w:p>
        </w:tc>
        <w:tc>
          <w:tcPr>
            <w:tcW w:w="1280" w:type="dxa"/>
            <w:tcBorders>
              <w:top w:val="single" w:color="000000" w:sz="4" w:space="0"/>
              <w:left w:val="single" w:color="000000" w:sz="4" w:space="0"/>
              <w:bottom w:val="single" w:color="000000" w:sz="8" w:space="0"/>
              <w:right w:val="single" w:color="000000" w:sz="4" w:space="0"/>
            </w:tcBorders>
            <w:shd w:val="clear" w:color="auto" w:fill="FFFFFF" w:themeFill="background1"/>
            <w:noWrap/>
            <w:vAlign w:val="center"/>
          </w:tcPr>
          <w:p w14:paraId="0F890279">
            <w:pPr>
              <w:keepNext w:val="0"/>
              <w:keepLines w:val="0"/>
              <w:pageBreakBefore w:val="0"/>
              <w:widowControl/>
              <w:suppressLineNumbers w:val="0"/>
              <w:kinsoku/>
              <w:wordWrap/>
              <w:overflowPunct/>
              <w:topLinePunct w:val="0"/>
              <w:autoSpaceDE/>
              <w:autoSpaceDN/>
              <w:bidi w:val="0"/>
              <w:spacing w:line="240" w:lineRule="auto"/>
              <w:ind w:left="0" w:leftChars="0" w:firstLine="0" w:firstLineChars="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闽粤与广东省网揭阳联络线</w:t>
            </w:r>
          </w:p>
        </w:tc>
        <w:tc>
          <w:tcPr>
            <w:tcW w:w="1557" w:type="dxa"/>
            <w:tcBorders>
              <w:top w:val="single" w:color="000000" w:sz="4" w:space="0"/>
              <w:left w:val="single" w:color="000000" w:sz="4" w:space="0"/>
              <w:bottom w:val="single" w:color="000000" w:sz="8" w:space="0"/>
              <w:right w:val="single" w:color="000000" w:sz="4" w:space="0"/>
            </w:tcBorders>
            <w:shd w:val="clear" w:color="auto" w:fill="FFFFFF" w:themeFill="background1"/>
            <w:noWrap/>
            <w:vAlign w:val="center"/>
          </w:tcPr>
          <w:p w14:paraId="7C881EF0">
            <w:pPr>
              <w:keepNext w:val="0"/>
              <w:keepLines w:val="0"/>
              <w:pageBreakBefore w:val="0"/>
              <w:widowControl/>
              <w:suppressLineNumbers w:val="0"/>
              <w:kinsoku/>
              <w:wordWrap/>
              <w:overflowPunct/>
              <w:topLinePunct w:val="0"/>
              <w:autoSpaceDE/>
              <w:autoSpaceDN/>
              <w:bidi w:val="0"/>
              <w:spacing w:line="240" w:lineRule="auto"/>
              <w:ind w:left="0" w:leftChars="0" w:firstLine="0" w:firstLineChars="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9.2</w:t>
            </w:r>
          </w:p>
        </w:tc>
        <w:tc>
          <w:tcPr>
            <w:tcW w:w="1557" w:type="dxa"/>
            <w:tcBorders>
              <w:top w:val="single" w:color="000000" w:sz="4" w:space="0"/>
              <w:left w:val="single" w:color="000000" w:sz="4" w:space="0"/>
              <w:bottom w:val="single" w:color="000000" w:sz="8" w:space="0"/>
              <w:right w:val="single" w:color="000000" w:sz="4" w:space="0"/>
            </w:tcBorders>
            <w:shd w:val="clear" w:color="auto" w:fill="FFFFFF" w:themeFill="background1"/>
            <w:noWrap/>
            <w:vAlign w:val="center"/>
          </w:tcPr>
          <w:p w14:paraId="62193DD1">
            <w:pPr>
              <w:keepNext w:val="0"/>
              <w:keepLines w:val="0"/>
              <w:pageBreakBefore w:val="0"/>
              <w:widowControl/>
              <w:suppressLineNumbers w:val="0"/>
              <w:kinsoku/>
              <w:wordWrap/>
              <w:overflowPunct/>
              <w:topLinePunct w:val="0"/>
              <w:autoSpaceDE/>
              <w:autoSpaceDN/>
              <w:bidi w:val="0"/>
              <w:spacing w:line="240" w:lineRule="auto"/>
              <w:ind w:left="0" w:leftChars="0" w:firstLine="0" w:firstLineChars="0"/>
              <w:jc w:val="center"/>
              <w:textAlignment w:val="center"/>
              <w:rPr>
                <w:rFonts w:hint="eastAsia" w:asciiTheme="minorEastAsia" w:hAnsiTheme="minorEastAsia" w:eastAsiaTheme="minorEastAsia" w:cstheme="minorEastAsia"/>
                <w:i w:val="0"/>
                <w:iCs w:val="0"/>
                <w:color w:val="000000"/>
                <w:sz w:val="21"/>
                <w:szCs w:val="21"/>
                <w:u w:val="none"/>
              </w:rPr>
            </w:pPr>
            <w:r>
              <w:rPr>
                <w:rFonts w:hint="eastAsia" w:asciiTheme="minorEastAsia" w:hAnsiTheme="minorEastAsia" w:eastAsiaTheme="minorEastAsia" w:cstheme="minorEastAsia"/>
                <w:i w:val="0"/>
                <w:iCs w:val="0"/>
                <w:color w:val="000000"/>
                <w:kern w:val="0"/>
                <w:sz w:val="21"/>
                <w:szCs w:val="21"/>
                <w:u w:val="none"/>
                <w:lang w:val="en-US" w:eastAsia="zh-CN" w:bidi="ar"/>
              </w:rPr>
              <w:t>9</w:t>
            </w:r>
          </w:p>
        </w:tc>
        <w:tc>
          <w:tcPr>
            <w:tcW w:w="1559" w:type="dxa"/>
            <w:tcBorders>
              <w:top w:val="single" w:color="000000" w:sz="4" w:space="0"/>
              <w:left w:val="single" w:color="000000" w:sz="4" w:space="0"/>
              <w:bottom w:val="single" w:color="000000" w:sz="8" w:space="0"/>
              <w:right w:val="single" w:color="000000" w:sz="4" w:space="0"/>
            </w:tcBorders>
            <w:shd w:val="clear" w:color="auto" w:fill="FFFFFF" w:themeFill="background1"/>
            <w:noWrap/>
            <w:vAlign w:val="center"/>
          </w:tcPr>
          <w:p w14:paraId="622D9049">
            <w:pPr>
              <w:keepNext w:val="0"/>
              <w:keepLines w:val="0"/>
              <w:pageBreakBefore w:val="0"/>
              <w:widowControl/>
              <w:kinsoku/>
              <w:wordWrap/>
              <w:overflowPunct/>
              <w:topLinePunct w:val="0"/>
              <w:autoSpaceDE/>
              <w:autoSpaceDN/>
              <w:bidi w:val="0"/>
              <w:spacing w:line="240" w:lineRule="auto"/>
              <w:jc w:val="center"/>
              <w:rPr>
                <w:rFonts w:hint="eastAsia" w:asciiTheme="minorEastAsia" w:hAnsiTheme="minorEastAsia" w:eastAsiaTheme="minorEastAsia" w:cstheme="minorEastAsia"/>
                <w:i w:val="0"/>
                <w:iCs w:val="0"/>
                <w:color w:val="000000"/>
                <w:sz w:val="21"/>
                <w:szCs w:val="21"/>
                <w:u w:val="none"/>
              </w:rPr>
            </w:pPr>
          </w:p>
        </w:tc>
        <w:tc>
          <w:tcPr>
            <w:tcW w:w="1482" w:type="dxa"/>
            <w:tcBorders>
              <w:top w:val="single" w:color="000000" w:sz="4" w:space="0"/>
              <w:left w:val="single" w:color="000000" w:sz="4" w:space="0"/>
              <w:bottom w:val="single" w:color="000000" w:sz="8" w:space="0"/>
              <w:right w:val="single" w:color="000000" w:sz="8" w:space="0"/>
            </w:tcBorders>
            <w:shd w:val="clear" w:color="auto" w:fill="FFFFFF" w:themeFill="background1"/>
            <w:noWrap/>
            <w:vAlign w:val="center"/>
          </w:tcPr>
          <w:p w14:paraId="560DBD5D">
            <w:pPr>
              <w:keepNext w:val="0"/>
              <w:keepLines w:val="0"/>
              <w:pageBreakBefore w:val="0"/>
              <w:widowControl/>
              <w:kinsoku/>
              <w:wordWrap/>
              <w:overflowPunct/>
              <w:topLinePunct w:val="0"/>
              <w:autoSpaceDE/>
              <w:autoSpaceDN/>
              <w:bidi w:val="0"/>
              <w:spacing w:line="240" w:lineRule="auto"/>
              <w:jc w:val="center"/>
              <w:rPr>
                <w:rFonts w:hint="eastAsia" w:asciiTheme="minorEastAsia" w:hAnsiTheme="minorEastAsia" w:eastAsiaTheme="minorEastAsia" w:cstheme="minorEastAsia"/>
                <w:i w:val="0"/>
                <w:iCs w:val="0"/>
                <w:color w:val="000000"/>
                <w:sz w:val="21"/>
                <w:szCs w:val="21"/>
                <w:u w:val="none"/>
              </w:rPr>
            </w:pPr>
          </w:p>
        </w:tc>
      </w:tr>
    </w:tbl>
    <w:p w14:paraId="0C58E646">
      <w:pPr>
        <w:pStyle w:val="3"/>
        <w:numPr>
          <w:ilvl w:val="1"/>
          <w:numId w:val="0"/>
        </w:numPr>
        <w:adjustRightInd/>
        <w:snapToGrid/>
        <w:spacing w:before="120" w:after="120" w:line="560" w:lineRule="exact"/>
        <w:ind w:leftChars="0" w:firstLine="0" w:firstLineChars="0"/>
        <w:jc w:val="both"/>
        <w:rPr>
          <w:rFonts w:hint="default" w:ascii="方正黑体简体" w:hAnsi="方正黑体简体" w:eastAsia="方正黑体简体" w:cs="方正黑体简体"/>
          <w:b w:val="0"/>
          <w:bCs/>
          <w:sz w:val="28"/>
          <w:szCs w:val="28"/>
          <w:highlight w:val="none"/>
          <w:lang w:val="en-US" w:eastAsia="zh-CN"/>
        </w:rPr>
      </w:pPr>
      <w:r>
        <w:rPr>
          <w:rFonts w:hint="eastAsia" w:ascii="方正黑体简体" w:hAnsi="方正黑体简体" w:eastAsia="方正黑体简体" w:cs="方正黑体简体"/>
          <w:b w:val="0"/>
          <w:bCs/>
          <w:sz w:val="28"/>
          <w:szCs w:val="28"/>
          <w:highlight w:val="none"/>
          <w:lang w:val="en-US" w:eastAsia="zh-CN"/>
        </w:rPr>
        <w:t>3.2 中缅天然气管道限压运行</w:t>
      </w:r>
    </w:p>
    <w:p w14:paraId="35E68FDD">
      <w:pPr>
        <w:keepNext w:val="0"/>
        <w:keepLines w:val="0"/>
        <w:pageBreakBefore w:val="0"/>
        <w:widowControl w:val="0"/>
        <w:kinsoku/>
        <w:wordWrap/>
        <w:overflowPunct/>
        <w:topLinePunct w:val="0"/>
        <w:autoSpaceDE/>
        <w:autoSpaceDN/>
        <w:bidi w:val="0"/>
        <w:adjustRightInd w:val="0"/>
        <w:snapToGrid w:val="0"/>
        <w:spacing w:line="560" w:lineRule="exact"/>
        <w:ind w:firstLine="480"/>
        <w:textAlignment w:val="auto"/>
        <w:rPr>
          <w:rFonts w:hint="eastAsia" w:ascii="方正仿宋简体" w:hAnsi="方正仿宋简体" w:eastAsia="方正仿宋简体" w:cs="方正仿宋简体"/>
          <w:sz w:val="28"/>
          <w:szCs w:val="24"/>
          <w:lang w:val="en-US" w:eastAsia="zh-CN"/>
        </w:rPr>
      </w:pPr>
      <w:r>
        <w:rPr>
          <w:rFonts w:hint="eastAsia" w:ascii="方正仿宋简体" w:hAnsi="方正仿宋简体" w:eastAsia="方正仿宋简体" w:cs="方正仿宋简体"/>
          <w:sz w:val="28"/>
          <w:szCs w:val="24"/>
          <w:lang w:val="en-US" w:eastAsia="zh-CN"/>
        </w:rPr>
        <w:t>2017年7月2日中缅天然气管道35#至36#阀室之间管道泄漏着火，7月9日管道换管焊接完毕（更换管段139米），7月12日完成置换升压，全线贯通。</w:t>
      </w:r>
    </w:p>
    <w:p w14:paraId="0953499F">
      <w:pPr>
        <w:keepNext w:val="0"/>
        <w:keepLines w:val="0"/>
        <w:pageBreakBefore w:val="0"/>
        <w:widowControl w:val="0"/>
        <w:kinsoku/>
        <w:wordWrap/>
        <w:overflowPunct/>
        <w:topLinePunct w:val="0"/>
        <w:autoSpaceDE/>
        <w:autoSpaceDN/>
        <w:bidi w:val="0"/>
        <w:adjustRightInd w:val="0"/>
        <w:snapToGrid w:val="0"/>
        <w:spacing w:line="560" w:lineRule="exact"/>
        <w:ind w:firstLine="480"/>
        <w:textAlignment w:val="auto"/>
        <w:rPr>
          <w:rFonts w:hint="eastAsia" w:ascii="方正仿宋简体" w:hAnsi="方正仿宋简体" w:eastAsia="方正仿宋简体" w:cs="方正仿宋简体"/>
          <w:sz w:val="28"/>
          <w:szCs w:val="24"/>
          <w:lang w:val="en-US" w:eastAsia="zh-CN"/>
        </w:rPr>
      </w:pPr>
      <w:r>
        <w:rPr>
          <w:rFonts w:hint="eastAsia" w:ascii="方正仿宋简体" w:hAnsi="方正仿宋简体" w:eastAsia="方正仿宋简体" w:cs="方正仿宋简体"/>
          <w:sz w:val="28"/>
          <w:szCs w:val="24"/>
          <w:lang w:val="en-US" w:eastAsia="zh-CN"/>
        </w:rPr>
        <w:t>2018年6月10日，中缅天然气管道35#至36#阀室之间管道泄漏着火，事故发生后集团公司组织召开专题会，全面开展中缅天然气管道（国内段）隐患排查治理，组织全线环焊缝风险评估和完整性评价；对35#至36#阀室管段进行改线施工，新建监控阀室一座（35A#），搬迁中缅天然气管道36#阀室，改线总长43千米。2018年10月29日，集团公司质量安全环保部组织召开了中缅天然气管道（国内段）复产前验收情况和验收意见专家评估会。专家组同意西南管道分公司的自验收结果及中石油管道有限责任公司的审核意见。2018年11月2日西南管道公司致函调控中心，综合考虑中缅天然气管道（国内段）隐患排查治理、环焊缝完整性评价、地区等级升级高后果区段运行压力设计校核以及沿线用气量等情况，34#-36#阀室间管道运行压力不超过6.0MPa，26处一级地区升三级地区运行压力不超过6.99MPa，其余管段运行压力不超过8.0MPa运行。具体各段限压值见图1。11月4日中缅线35#-36#阀室段完成置换升压，全线贯通。</w:t>
      </w:r>
    </w:p>
    <w:p w14:paraId="7315E9FF">
      <w:pPr>
        <w:spacing w:before="120" w:beforeLines="50" w:after="120" w:afterLines="50"/>
        <w:ind w:left="0" w:leftChars="0" w:firstLine="0" w:firstLineChars="0"/>
        <w:jc w:val="center"/>
        <w:rPr>
          <w:rFonts w:hint="eastAsia" w:ascii="方正黑体简体" w:hAnsi="方正黑体简体" w:eastAsia="方正黑体简体" w:cs="方正黑体简体"/>
          <w:b w:val="0"/>
          <w:bCs/>
          <w:sz w:val="32"/>
          <w:szCs w:val="32"/>
          <w:highlight w:val="none"/>
          <w:lang w:val="en-US" w:eastAsia="zh-CN"/>
        </w:rPr>
      </w:pPr>
      <w:r>
        <w:rPr>
          <w:rFonts w:hint="eastAsia" w:ascii="黑体" w:hAnsi="黑体" w:eastAsia="黑体" w:cs="Times New Roman"/>
          <w:szCs w:val="21"/>
          <w:highlight w:val="none"/>
          <w:lang w:val="en-US" w:eastAsia="zh-CN"/>
        </w:rPr>
        <w:drawing>
          <wp:anchor distT="0" distB="0" distL="114300" distR="114300" simplePos="0" relativeHeight="251660288" behindDoc="0" locked="0" layoutInCell="1" allowOverlap="1">
            <wp:simplePos x="0" y="0"/>
            <wp:positionH relativeFrom="column">
              <wp:posOffset>-257810</wp:posOffset>
            </wp:positionH>
            <wp:positionV relativeFrom="paragraph">
              <wp:posOffset>681990</wp:posOffset>
            </wp:positionV>
            <wp:extent cx="5730875" cy="2374900"/>
            <wp:effectExtent l="0" t="0" r="3175" b="6350"/>
            <wp:wrapTopAndBottom/>
            <wp:docPr id="2" name="图片 4" descr="中缅天然气管道示意图-限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4" descr="中缅天然气管道示意图-限压"/>
                    <pic:cNvPicPr>
                      <a:picLocks noChangeAspect="1"/>
                    </pic:cNvPicPr>
                  </pic:nvPicPr>
                  <pic:blipFill>
                    <a:blip r:embed="rId8"/>
                    <a:stretch>
                      <a:fillRect/>
                    </a:stretch>
                  </pic:blipFill>
                  <pic:spPr>
                    <a:xfrm>
                      <a:off x="0" y="0"/>
                      <a:ext cx="5730875" cy="2374900"/>
                    </a:xfrm>
                    <a:prstGeom prst="rect">
                      <a:avLst/>
                    </a:prstGeom>
                    <a:noFill/>
                    <a:ln>
                      <a:noFill/>
                    </a:ln>
                  </pic:spPr>
                </pic:pic>
              </a:graphicData>
            </a:graphic>
          </wp:anchor>
        </w:drawing>
      </w:r>
      <w:r>
        <w:rPr>
          <w:rFonts w:hint="eastAsia" w:ascii="黑体" w:hAnsi="黑体" w:eastAsia="黑体" w:cs="Times New Roman"/>
          <w:szCs w:val="21"/>
          <w:highlight w:val="none"/>
          <w:lang w:val="en-US" w:eastAsia="zh-CN"/>
        </w:rPr>
        <w:t>图1 中缅天然气管道（国内段）限压运行示意图</w:t>
      </w:r>
      <w:bookmarkStart w:id="24" w:name="_Toc10808"/>
    </w:p>
    <w:p w14:paraId="5F1CE55C">
      <w:pPr>
        <w:pStyle w:val="3"/>
        <w:numPr>
          <w:ilvl w:val="1"/>
          <w:numId w:val="0"/>
        </w:numPr>
        <w:adjustRightInd/>
        <w:snapToGrid/>
        <w:spacing w:before="120" w:after="120" w:line="560" w:lineRule="exact"/>
        <w:ind w:leftChars="0" w:firstLine="0" w:firstLineChars="0"/>
        <w:jc w:val="both"/>
        <w:rPr>
          <w:rFonts w:hint="default" w:ascii="方正黑体简体" w:hAnsi="方正黑体简体" w:eastAsia="方正黑体简体" w:cs="方正黑体简体"/>
          <w:b w:val="0"/>
          <w:bCs/>
          <w:sz w:val="32"/>
          <w:szCs w:val="32"/>
          <w:highlight w:val="none"/>
          <w:lang w:val="en-US" w:eastAsia="zh-CN"/>
        </w:rPr>
      </w:pPr>
      <w:r>
        <w:rPr>
          <w:rFonts w:hint="eastAsia" w:ascii="方正黑体简体" w:hAnsi="方正黑体简体" w:eastAsia="方正黑体简体" w:cs="方正黑体简体"/>
          <w:b w:val="0"/>
          <w:bCs/>
          <w:sz w:val="32"/>
          <w:szCs w:val="32"/>
          <w:highlight w:val="none"/>
          <w:lang w:val="en-US" w:eastAsia="zh-CN"/>
        </w:rPr>
        <w:t>4 南部区域运行重点</w:t>
      </w:r>
      <w:bookmarkEnd w:id="24"/>
    </w:p>
    <w:p w14:paraId="7400D26C">
      <w:pPr>
        <w:keepNext w:val="0"/>
        <w:keepLines w:val="0"/>
        <w:pageBreakBefore w:val="0"/>
        <w:widowControl w:val="0"/>
        <w:kinsoku/>
        <w:wordWrap/>
        <w:overflowPunct/>
        <w:topLinePunct w:val="0"/>
        <w:autoSpaceDE/>
        <w:autoSpaceDN/>
        <w:bidi w:val="0"/>
        <w:adjustRightInd w:val="0"/>
        <w:snapToGrid w:val="0"/>
        <w:spacing w:line="560" w:lineRule="exact"/>
        <w:ind w:firstLine="480"/>
        <w:textAlignment w:val="auto"/>
        <w:rPr>
          <w:rFonts w:hint="eastAsia" w:ascii="方正仿宋简体" w:hAnsi="方正仿宋简体" w:eastAsia="方正仿宋简体" w:cs="方正仿宋简体"/>
          <w:sz w:val="28"/>
          <w:szCs w:val="24"/>
          <w:lang w:val="en-US" w:eastAsia="zh-CN"/>
        </w:rPr>
      </w:pPr>
      <w:r>
        <w:rPr>
          <w:rFonts w:hint="eastAsia" w:ascii="方正仿宋简体" w:hAnsi="方正仿宋简体" w:eastAsia="方正仿宋简体" w:cs="方正仿宋简体"/>
          <w:sz w:val="28"/>
          <w:szCs w:val="24"/>
          <w:lang w:val="en-US" w:eastAsia="zh-CN"/>
        </w:rPr>
        <w:t>调度应加强监控中缅天然气管道高后果区管段运行压力，现场加强管道巡查巡护力度，根据南部区域LNG外输量及时调整贵阳和梧州转供量。</w:t>
      </w:r>
    </w:p>
    <w:p w14:paraId="6849BE01">
      <w:pPr>
        <w:keepNext w:val="0"/>
        <w:keepLines w:val="0"/>
        <w:pageBreakBefore w:val="0"/>
        <w:widowControl w:val="0"/>
        <w:kinsoku/>
        <w:wordWrap/>
        <w:overflowPunct/>
        <w:topLinePunct w:val="0"/>
        <w:autoSpaceDE/>
        <w:autoSpaceDN/>
        <w:bidi w:val="0"/>
        <w:adjustRightInd w:val="0"/>
        <w:snapToGrid w:val="0"/>
        <w:spacing w:line="560" w:lineRule="exact"/>
        <w:ind w:firstLine="480"/>
        <w:textAlignment w:val="auto"/>
        <w:rPr>
          <w:rFonts w:hint="eastAsia" w:ascii="方正仿宋简体" w:hAnsi="方正仿宋简体" w:eastAsia="方正仿宋简体" w:cs="方正仿宋简体"/>
          <w:sz w:val="28"/>
          <w:szCs w:val="24"/>
          <w:lang w:val="en-US" w:eastAsia="zh-CN"/>
        </w:rPr>
      </w:pPr>
      <w:r>
        <w:rPr>
          <w:rFonts w:hint="eastAsia" w:ascii="方正仿宋简体" w:hAnsi="方正仿宋简体" w:eastAsia="方正仿宋简体" w:cs="方正仿宋简体"/>
          <w:sz w:val="28"/>
          <w:szCs w:val="24"/>
          <w:lang w:val="en-US" w:eastAsia="zh-CN"/>
        </w:rPr>
        <w:t>北海LNG气化外输量优先通过粤西支线向广东地区供气，缓解广南支线梧州转供压力。</w:t>
      </w:r>
    </w:p>
    <w:p w14:paraId="4AABE576">
      <w:pPr>
        <w:keepNext w:val="0"/>
        <w:keepLines w:val="0"/>
        <w:pageBreakBefore w:val="0"/>
        <w:widowControl w:val="0"/>
        <w:kinsoku/>
        <w:wordWrap/>
        <w:overflowPunct/>
        <w:topLinePunct w:val="0"/>
        <w:autoSpaceDE/>
        <w:autoSpaceDN/>
        <w:bidi w:val="0"/>
        <w:adjustRightInd w:val="0"/>
        <w:snapToGrid w:val="0"/>
        <w:spacing w:line="560" w:lineRule="exact"/>
        <w:ind w:firstLine="480"/>
        <w:textAlignment w:val="auto"/>
        <w:rPr>
          <w:rFonts w:hint="default"/>
          <w:lang w:val="en-US" w:eastAsia="zh-CN"/>
        </w:rPr>
      </w:pPr>
      <w:r>
        <w:rPr>
          <w:rFonts w:hint="eastAsia" w:ascii="方正仿宋简体" w:hAnsi="方正仿宋简体" w:eastAsia="方正仿宋简体" w:cs="方正仿宋简体"/>
          <w:sz w:val="28"/>
          <w:szCs w:val="24"/>
          <w:lang w:val="en-US" w:eastAsia="zh-CN"/>
        </w:rPr>
        <w:t>广州站汇集了北海、深圳、粤东3座LNG接收站的外输天然气，是南气北上的重要枢纽站场，调度应密切关注广州站压缩机组运行及完备情况，根据输量灵活调整运行方式。</w:t>
      </w:r>
    </w:p>
    <w:p w14:paraId="00DD7FC1">
      <w:pPr>
        <w:pStyle w:val="3"/>
        <w:numPr>
          <w:ilvl w:val="1"/>
          <w:numId w:val="0"/>
        </w:numPr>
        <w:adjustRightInd/>
        <w:snapToGrid/>
        <w:spacing w:before="120" w:after="120" w:line="560" w:lineRule="exact"/>
        <w:ind w:leftChars="0" w:firstLine="0" w:firstLineChars="0"/>
        <w:jc w:val="both"/>
        <w:rPr>
          <w:rFonts w:hint="eastAsia" w:ascii="方正黑体简体" w:hAnsi="方正黑体简体" w:eastAsia="方正黑体简体" w:cs="方正黑体简体"/>
          <w:b w:val="0"/>
          <w:bCs/>
          <w:sz w:val="32"/>
          <w:szCs w:val="32"/>
          <w:highlight w:val="none"/>
          <w:lang w:val="en-US" w:eastAsia="zh-CN"/>
        </w:rPr>
      </w:pPr>
      <w:bookmarkStart w:id="25" w:name="_Toc26744"/>
      <w:bookmarkStart w:id="26" w:name="_Toc13373"/>
      <w:bookmarkStart w:id="27" w:name="_Toc14386"/>
      <w:bookmarkStart w:id="28" w:name="_Toc17507"/>
      <w:bookmarkStart w:id="29" w:name="_Toc18736"/>
      <w:bookmarkStart w:id="30" w:name="_Toc29306"/>
      <w:r>
        <w:rPr>
          <w:rFonts w:hint="eastAsia" w:ascii="方正黑体简体" w:hAnsi="方正黑体简体" w:eastAsia="方正黑体简体" w:cs="方正黑体简体"/>
          <w:b w:val="0"/>
          <w:bCs/>
          <w:sz w:val="32"/>
          <w:szCs w:val="32"/>
          <w:highlight w:val="none"/>
          <w:lang w:val="en-US" w:eastAsia="zh-CN"/>
        </w:rPr>
        <w:t>5 重点用户</w:t>
      </w:r>
      <w:bookmarkEnd w:id="25"/>
      <w:bookmarkEnd w:id="26"/>
      <w:bookmarkEnd w:id="27"/>
      <w:bookmarkEnd w:id="28"/>
      <w:bookmarkEnd w:id="29"/>
      <w:r>
        <w:rPr>
          <w:rFonts w:hint="eastAsia" w:ascii="方正黑体简体" w:hAnsi="方正黑体简体" w:eastAsia="方正黑体简体" w:cs="方正黑体简体"/>
          <w:b w:val="0"/>
          <w:bCs/>
          <w:sz w:val="32"/>
          <w:szCs w:val="32"/>
          <w:highlight w:val="none"/>
          <w:lang w:val="en-US" w:eastAsia="zh-CN"/>
        </w:rPr>
        <w:t>基础信息</w:t>
      </w:r>
      <w:bookmarkEnd w:id="30"/>
    </w:p>
    <w:p w14:paraId="38DD9252">
      <w:pPr>
        <w:keepNext w:val="0"/>
        <w:keepLines w:val="0"/>
        <w:pageBreakBefore w:val="0"/>
        <w:widowControl w:val="0"/>
        <w:kinsoku/>
        <w:wordWrap/>
        <w:overflowPunct/>
        <w:topLinePunct w:val="0"/>
        <w:autoSpaceDE/>
        <w:autoSpaceDN/>
        <w:bidi w:val="0"/>
        <w:adjustRightInd w:val="0"/>
        <w:snapToGrid w:val="0"/>
        <w:spacing w:line="560" w:lineRule="exact"/>
        <w:ind w:firstLine="480"/>
        <w:textAlignment w:val="auto"/>
        <w:rPr>
          <w:rFonts w:hint="eastAsia" w:ascii="方正仿宋简体" w:hAnsi="方正仿宋简体" w:eastAsia="方正仿宋简体" w:cs="方正仿宋简体"/>
          <w:sz w:val="28"/>
          <w:szCs w:val="24"/>
          <w:lang w:val="en-US" w:eastAsia="zh-CN"/>
        </w:rPr>
      </w:pPr>
      <w:r>
        <w:rPr>
          <w:rFonts w:hint="eastAsia" w:ascii="方正仿宋简体" w:hAnsi="方正仿宋简体" w:eastAsia="方正仿宋简体" w:cs="方正仿宋简体"/>
          <w:sz w:val="28"/>
          <w:szCs w:val="24"/>
          <w:lang w:val="en-US" w:eastAsia="zh-CN"/>
        </w:rPr>
        <w:t>南部调度台用户分布在管道沿线8省市，共有重点不可中断工业用户12个，具体情况见表1。</w:t>
      </w:r>
    </w:p>
    <w:p w14:paraId="19F5A6BD">
      <w:pPr>
        <w:spacing w:before="120" w:beforeLines="50" w:after="120" w:afterLines="50"/>
        <w:ind w:left="0" w:leftChars="0" w:firstLine="0" w:firstLineChars="0"/>
        <w:jc w:val="center"/>
        <w:rPr>
          <w:rFonts w:hint="default" w:ascii="黑体" w:hAnsi="黑体" w:eastAsia="黑体" w:cs="Times New Roman"/>
          <w:szCs w:val="21"/>
          <w:highlight w:val="none"/>
          <w:lang w:val="en-US" w:eastAsia="zh-CN"/>
        </w:rPr>
      </w:pPr>
      <w:r>
        <w:rPr>
          <w:rFonts w:hint="eastAsia" w:ascii="黑体" w:hAnsi="黑体" w:eastAsia="黑体" w:cs="Times New Roman"/>
          <w:szCs w:val="21"/>
          <w:highlight w:val="none"/>
          <w:lang w:val="en-US" w:eastAsia="zh-CN"/>
        </w:rPr>
        <w:t>表2 南部台重点不可中断工业用户</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78"/>
        <w:gridCol w:w="1765"/>
        <w:gridCol w:w="1212"/>
        <w:gridCol w:w="1558"/>
        <w:gridCol w:w="2065"/>
        <w:gridCol w:w="1244"/>
      </w:tblGrid>
      <w:tr w14:paraId="53F538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678" w:type="dxa"/>
            <w:tcBorders>
              <w:top w:val="single" w:color="auto" w:sz="4" w:space="0"/>
              <w:left w:val="single" w:color="auto" w:sz="4" w:space="0"/>
              <w:bottom w:val="single" w:color="auto" w:sz="4" w:space="0"/>
              <w:right w:val="single" w:color="auto" w:sz="4" w:space="0"/>
            </w:tcBorders>
            <w:noWrap w:val="0"/>
            <w:vAlign w:val="center"/>
          </w:tcPr>
          <w:p w14:paraId="3EFA2E1A">
            <w:pPr>
              <w:widowControl/>
              <w:spacing w:line="240" w:lineRule="auto"/>
              <w:ind w:firstLine="0" w:firstLineChars="0"/>
              <w:jc w:val="center"/>
              <w:rPr>
                <w:rFonts w:hint="eastAsia" w:asciiTheme="minorEastAsia" w:hAnsiTheme="minorEastAsia" w:eastAsiaTheme="minorEastAsia" w:cstheme="minorEastAsia"/>
                <w:b/>
                <w:bCs/>
                <w:kern w:val="2"/>
                <w:sz w:val="24"/>
                <w:szCs w:val="24"/>
                <w:highlight w:val="none"/>
                <w:vertAlign w:val="baseline"/>
                <w:lang w:val="en-US" w:eastAsia="zh-CN" w:bidi="ar-SA"/>
              </w:rPr>
            </w:pPr>
            <w:r>
              <w:rPr>
                <w:rFonts w:hint="eastAsia" w:asciiTheme="minorEastAsia" w:hAnsiTheme="minorEastAsia" w:eastAsiaTheme="minorEastAsia" w:cstheme="minorEastAsia"/>
                <w:b/>
                <w:bCs/>
                <w:sz w:val="21"/>
                <w:szCs w:val="21"/>
                <w:highlight w:val="none"/>
              </w:rPr>
              <w:t>序号</w:t>
            </w:r>
          </w:p>
        </w:tc>
        <w:tc>
          <w:tcPr>
            <w:tcW w:w="1765" w:type="dxa"/>
            <w:tcBorders>
              <w:top w:val="single" w:color="auto" w:sz="4" w:space="0"/>
              <w:left w:val="single" w:color="auto" w:sz="4" w:space="0"/>
              <w:bottom w:val="single" w:color="auto" w:sz="4" w:space="0"/>
              <w:right w:val="single" w:color="auto" w:sz="4" w:space="0"/>
            </w:tcBorders>
            <w:noWrap w:val="0"/>
            <w:vAlign w:val="center"/>
          </w:tcPr>
          <w:p w14:paraId="343B86F8">
            <w:pPr>
              <w:widowControl/>
              <w:spacing w:line="240" w:lineRule="auto"/>
              <w:ind w:firstLine="0" w:firstLineChars="0"/>
              <w:jc w:val="center"/>
              <w:rPr>
                <w:rFonts w:hint="eastAsia" w:asciiTheme="minorEastAsia" w:hAnsiTheme="minorEastAsia" w:eastAsiaTheme="minorEastAsia" w:cstheme="minorEastAsia"/>
                <w:b/>
                <w:bCs/>
                <w:kern w:val="2"/>
                <w:sz w:val="24"/>
                <w:szCs w:val="24"/>
                <w:highlight w:val="none"/>
                <w:vertAlign w:val="baseline"/>
                <w:lang w:val="en-US" w:eastAsia="zh-CN" w:bidi="ar-SA"/>
              </w:rPr>
            </w:pPr>
            <w:r>
              <w:rPr>
                <w:rFonts w:hint="eastAsia" w:asciiTheme="minorEastAsia" w:hAnsiTheme="minorEastAsia" w:eastAsiaTheme="minorEastAsia" w:cstheme="minorEastAsia"/>
                <w:b/>
                <w:bCs/>
                <w:sz w:val="21"/>
                <w:szCs w:val="21"/>
                <w:highlight w:val="none"/>
              </w:rPr>
              <w:t>用户名称</w:t>
            </w:r>
          </w:p>
        </w:tc>
        <w:tc>
          <w:tcPr>
            <w:tcW w:w="1212" w:type="dxa"/>
            <w:tcBorders>
              <w:top w:val="single" w:color="auto" w:sz="4" w:space="0"/>
              <w:left w:val="single" w:color="auto" w:sz="4" w:space="0"/>
              <w:bottom w:val="single" w:color="auto" w:sz="4" w:space="0"/>
              <w:right w:val="single" w:color="auto" w:sz="4" w:space="0"/>
            </w:tcBorders>
            <w:noWrap w:val="0"/>
            <w:vAlign w:val="center"/>
          </w:tcPr>
          <w:p w14:paraId="648D1B20">
            <w:pPr>
              <w:widowControl/>
              <w:spacing w:line="240" w:lineRule="auto"/>
              <w:ind w:firstLine="0" w:firstLineChars="0"/>
              <w:jc w:val="center"/>
              <w:rPr>
                <w:rFonts w:hint="eastAsia" w:asciiTheme="minorEastAsia" w:hAnsiTheme="minorEastAsia" w:eastAsiaTheme="minorEastAsia" w:cstheme="minorEastAsia"/>
                <w:b/>
                <w:bCs/>
                <w:kern w:val="2"/>
                <w:sz w:val="24"/>
                <w:szCs w:val="24"/>
                <w:highlight w:val="none"/>
                <w:vertAlign w:val="baseline"/>
                <w:lang w:val="en-US" w:eastAsia="zh-CN" w:bidi="ar-SA"/>
              </w:rPr>
            </w:pPr>
            <w:r>
              <w:rPr>
                <w:rFonts w:hint="eastAsia" w:asciiTheme="minorEastAsia" w:hAnsiTheme="minorEastAsia" w:eastAsiaTheme="minorEastAsia" w:cstheme="minorEastAsia"/>
                <w:b/>
                <w:bCs/>
                <w:sz w:val="21"/>
                <w:szCs w:val="21"/>
                <w:highlight w:val="none"/>
              </w:rPr>
              <w:t>分输支路切换方式</w:t>
            </w:r>
          </w:p>
        </w:tc>
        <w:tc>
          <w:tcPr>
            <w:tcW w:w="1558" w:type="dxa"/>
            <w:tcBorders>
              <w:top w:val="single" w:color="auto" w:sz="4" w:space="0"/>
              <w:left w:val="single" w:color="auto" w:sz="4" w:space="0"/>
              <w:bottom w:val="single" w:color="auto" w:sz="4" w:space="0"/>
              <w:right w:val="single" w:color="auto" w:sz="4" w:space="0"/>
            </w:tcBorders>
            <w:noWrap w:val="0"/>
            <w:vAlign w:val="center"/>
          </w:tcPr>
          <w:p w14:paraId="755299D9">
            <w:pPr>
              <w:widowControl/>
              <w:spacing w:line="240" w:lineRule="auto"/>
              <w:ind w:firstLine="0" w:firstLineChars="0"/>
              <w:jc w:val="center"/>
              <w:rPr>
                <w:rFonts w:hint="eastAsia" w:asciiTheme="minorEastAsia" w:hAnsiTheme="minorEastAsia" w:eastAsiaTheme="minorEastAsia" w:cstheme="minorEastAsia"/>
                <w:b/>
                <w:bCs/>
                <w:kern w:val="2"/>
                <w:sz w:val="24"/>
                <w:szCs w:val="24"/>
                <w:highlight w:val="none"/>
                <w:vertAlign w:val="baseline"/>
                <w:lang w:val="en-US" w:eastAsia="zh-CN" w:bidi="ar-SA"/>
              </w:rPr>
            </w:pPr>
            <w:r>
              <w:rPr>
                <w:rFonts w:hint="eastAsia" w:asciiTheme="minorEastAsia" w:hAnsiTheme="minorEastAsia" w:eastAsiaTheme="minorEastAsia" w:cstheme="minorEastAsia"/>
                <w:b/>
                <w:bCs/>
                <w:sz w:val="21"/>
                <w:szCs w:val="21"/>
                <w:highlight w:val="none"/>
              </w:rPr>
              <w:t>最低输气压力</w:t>
            </w:r>
            <w:r>
              <w:rPr>
                <w:rFonts w:hint="eastAsia" w:asciiTheme="minorEastAsia" w:hAnsiTheme="minorEastAsia" w:eastAsiaTheme="minorEastAsia" w:cstheme="minorEastAsia"/>
                <w:b/>
                <w:bCs/>
                <w:sz w:val="21"/>
                <w:szCs w:val="21"/>
                <w:highlight w:val="none"/>
                <w:lang w:eastAsia="zh-CN"/>
              </w:rPr>
              <w:t>（</w:t>
            </w:r>
            <w:r>
              <w:rPr>
                <w:rFonts w:hint="eastAsia" w:asciiTheme="minorEastAsia" w:hAnsiTheme="minorEastAsia" w:eastAsiaTheme="minorEastAsia" w:cstheme="minorEastAsia"/>
                <w:b/>
                <w:bCs/>
                <w:color w:val="000000"/>
                <w:kern w:val="0"/>
                <w:sz w:val="21"/>
                <w:szCs w:val="21"/>
                <w:highlight w:val="none"/>
                <w:lang w:bidi="ar"/>
              </w:rPr>
              <w:t>MPa</w:t>
            </w:r>
            <w:r>
              <w:rPr>
                <w:rFonts w:hint="eastAsia" w:asciiTheme="minorEastAsia" w:hAnsiTheme="minorEastAsia" w:eastAsiaTheme="minorEastAsia" w:cstheme="minorEastAsia"/>
                <w:b/>
                <w:bCs/>
                <w:sz w:val="21"/>
                <w:szCs w:val="21"/>
                <w:highlight w:val="none"/>
                <w:lang w:eastAsia="zh-CN"/>
              </w:rPr>
              <w:t>）</w:t>
            </w:r>
          </w:p>
        </w:tc>
        <w:tc>
          <w:tcPr>
            <w:tcW w:w="2065" w:type="dxa"/>
            <w:tcBorders>
              <w:top w:val="single" w:color="auto" w:sz="4" w:space="0"/>
              <w:left w:val="single" w:color="auto" w:sz="4" w:space="0"/>
              <w:bottom w:val="single" w:color="auto" w:sz="4" w:space="0"/>
              <w:right w:val="single" w:color="auto" w:sz="4" w:space="0"/>
            </w:tcBorders>
            <w:noWrap w:val="0"/>
            <w:vAlign w:val="center"/>
          </w:tcPr>
          <w:p w14:paraId="6DC690F4">
            <w:pPr>
              <w:widowControl/>
              <w:spacing w:line="240" w:lineRule="auto"/>
              <w:ind w:firstLine="0" w:firstLineChars="0"/>
              <w:jc w:val="center"/>
              <w:rPr>
                <w:rFonts w:hint="eastAsia" w:asciiTheme="minorEastAsia" w:hAnsiTheme="minorEastAsia" w:eastAsiaTheme="minorEastAsia" w:cstheme="minorEastAsia"/>
                <w:b/>
                <w:bCs/>
                <w:kern w:val="2"/>
                <w:sz w:val="24"/>
                <w:szCs w:val="24"/>
                <w:highlight w:val="none"/>
                <w:vertAlign w:val="baseline"/>
                <w:lang w:val="en-US" w:eastAsia="zh-CN" w:bidi="ar-SA"/>
              </w:rPr>
            </w:pPr>
            <w:r>
              <w:rPr>
                <w:rFonts w:hint="eastAsia" w:asciiTheme="minorEastAsia" w:hAnsiTheme="minorEastAsia" w:eastAsiaTheme="minorEastAsia" w:cstheme="minorEastAsia"/>
                <w:b/>
                <w:bCs/>
                <w:sz w:val="21"/>
                <w:szCs w:val="21"/>
                <w:highlight w:val="none"/>
              </w:rPr>
              <w:t>分输站场</w:t>
            </w:r>
          </w:p>
        </w:tc>
        <w:tc>
          <w:tcPr>
            <w:tcW w:w="1244" w:type="dxa"/>
            <w:tcBorders>
              <w:top w:val="single" w:color="auto" w:sz="4" w:space="0"/>
              <w:left w:val="single" w:color="auto" w:sz="4" w:space="0"/>
              <w:bottom w:val="single" w:color="auto" w:sz="4" w:space="0"/>
              <w:right w:val="single" w:color="auto" w:sz="4" w:space="0"/>
            </w:tcBorders>
            <w:noWrap w:val="0"/>
            <w:vAlign w:val="center"/>
          </w:tcPr>
          <w:p w14:paraId="0EE74AEB">
            <w:pPr>
              <w:widowControl/>
              <w:spacing w:line="240" w:lineRule="auto"/>
              <w:ind w:firstLine="0" w:firstLineChars="0"/>
              <w:jc w:val="center"/>
              <w:rPr>
                <w:rFonts w:hint="eastAsia" w:asciiTheme="minorEastAsia" w:hAnsiTheme="minorEastAsia" w:eastAsiaTheme="minorEastAsia" w:cstheme="minorEastAsia"/>
                <w:b/>
                <w:bCs/>
                <w:kern w:val="2"/>
                <w:sz w:val="24"/>
                <w:szCs w:val="24"/>
                <w:highlight w:val="none"/>
                <w:vertAlign w:val="baseline"/>
                <w:lang w:val="en-US" w:eastAsia="zh-CN" w:bidi="ar-SA"/>
              </w:rPr>
            </w:pPr>
            <w:r>
              <w:rPr>
                <w:rFonts w:hint="eastAsia" w:asciiTheme="minorEastAsia" w:hAnsiTheme="minorEastAsia" w:eastAsiaTheme="minorEastAsia" w:cstheme="minorEastAsia"/>
                <w:b/>
                <w:bCs/>
                <w:sz w:val="21"/>
                <w:szCs w:val="21"/>
                <w:highlight w:val="none"/>
              </w:rPr>
              <w:t>托运商</w:t>
            </w:r>
          </w:p>
        </w:tc>
      </w:tr>
      <w:tr w14:paraId="60CFC9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678" w:type="dxa"/>
            <w:tcBorders>
              <w:top w:val="single" w:color="auto" w:sz="4" w:space="0"/>
              <w:left w:val="single" w:color="auto" w:sz="4" w:space="0"/>
              <w:bottom w:val="single" w:color="auto" w:sz="4" w:space="0"/>
              <w:right w:val="single" w:color="auto" w:sz="4" w:space="0"/>
            </w:tcBorders>
            <w:noWrap w:val="0"/>
            <w:vAlign w:val="center"/>
          </w:tcPr>
          <w:p w14:paraId="7835E790">
            <w:pPr>
              <w:widowControl/>
              <w:spacing w:line="240" w:lineRule="auto"/>
              <w:ind w:firstLine="0" w:firstLineChars="0"/>
              <w:jc w:val="center"/>
              <w:textAlignment w:val="center"/>
              <w:rPr>
                <w:rFonts w:hint="eastAsia" w:asciiTheme="minorEastAsia" w:hAnsiTheme="minorEastAsia" w:eastAsiaTheme="minorEastAsia" w:cstheme="minorEastAsia"/>
                <w:kern w:val="2"/>
                <w:sz w:val="24"/>
                <w:szCs w:val="24"/>
                <w:highlight w:val="none"/>
                <w:vertAlign w:val="baseline"/>
                <w:lang w:val="en-US" w:eastAsia="zh-CN" w:bidi="ar-SA"/>
              </w:rPr>
            </w:pPr>
            <w:r>
              <w:rPr>
                <w:rFonts w:hint="eastAsia" w:asciiTheme="minorEastAsia" w:hAnsiTheme="minorEastAsia" w:eastAsiaTheme="minorEastAsia" w:cstheme="minorEastAsia"/>
                <w:color w:val="000000"/>
                <w:kern w:val="0"/>
                <w:sz w:val="21"/>
                <w:szCs w:val="21"/>
                <w:highlight w:val="none"/>
                <w:lang w:bidi="ar"/>
              </w:rPr>
              <w:t>1</w:t>
            </w:r>
          </w:p>
        </w:tc>
        <w:tc>
          <w:tcPr>
            <w:tcW w:w="1765" w:type="dxa"/>
            <w:tcBorders>
              <w:top w:val="single" w:color="auto" w:sz="4" w:space="0"/>
              <w:left w:val="single" w:color="auto" w:sz="4" w:space="0"/>
              <w:bottom w:val="single" w:color="auto" w:sz="4" w:space="0"/>
              <w:right w:val="single" w:color="auto" w:sz="4" w:space="0"/>
            </w:tcBorders>
            <w:noWrap w:val="0"/>
            <w:vAlign w:val="center"/>
          </w:tcPr>
          <w:p w14:paraId="168BD6D3">
            <w:pPr>
              <w:widowControl/>
              <w:spacing w:line="240" w:lineRule="auto"/>
              <w:ind w:firstLine="0" w:firstLineChars="0"/>
              <w:jc w:val="center"/>
              <w:textAlignment w:val="center"/>
              <w:rPr>
                <w:rFonts w:hint="eastAsia" w:asciiTheme="minorEastAsia" w:hAnsiTheme="minorEastAsia" w:eastAsiaTheme="minorEastAsia" w:cstheme="minorEastAsia"/>
                <w:kern w:val="2"/>
                <w:sz w:val="24"/>
                <w:szCs w:val="24"/>
                <w:highlight w:val="none"/>
                <w:vertAlign w:val="baseline"/>
                <w:lang w:val="en-US" w:eastAsia="zh-CN" w:bidi="ar-SA"/>
              </w:rPr>
            </w:pPr>
            <w:r>
              <w:rPr>
                <w:rFonts w:hint="eastAsia" w:asciiTheme="minorEastAsia" w:hAnsiTheme="minorEastAsia" w:eastAsiaTheme="minorEastAsia" w:cstheme="minorEastAsia"/>
                <w:color w:val="000000"/>
                <w:kern w:val="0"/>
                <w:sz w:val="21"/>
                <w:szCs w:val="21"/>
                <w:highlight w:val="none"/>
                <w:lang w:bidi="ar"/>
              </w:rPr>
              <w:t>云南石化</w:t>
            </w:r>
          </w:p>
        </w:tc>
        <w:tc>
          <w:tcPr>
            <w:tcW w:w="1212" w:type="dxa"/>
            <w:tcBorders>
              <w:top w:val="single" w:color="auto" w:sz="4" w:space="0"/>
              <w:left w:val="single" w:color="auto" w:sz="4" w:space="0"/>
              <w:bottom w:val="single" w:color="auto" w:sz="4" w:space="0"/>
              <w:right w:val="single" w:color="auto" w:sz="4" w:space="0"/>
            </w:tcBorders>
            <w:noWrap w:val="0"/>
            <w:vAlign w:val="center"/>
          </w:tcPr>
          <w:p w14:paraId="718C63AC">
            <w:pPr>
              <w:widowControl/>
              <w:spacing w:line="240" w:lineRule="auto"/>
              <w:ind w:firstLine="0" w:firstLineChars="0"/>
              <w:jc w:val="center"/>
              <w:textAlignment w:val="center"/>
              <w:rPr>
                <w:rFonts w:hint="eastAsia" w:asciiTheme="minorEastAsia" w:hAnsiTheme="minorEastAsia" w:eastAsiaTheme="minorEastAsia" w:cstheme="minorEastAsia"/>
                <w:kern w:val="2"/>
                <w:sz w:val="24"/>
                <w:szCs w:val="24"/>
                <w:highlight w:val="none"/>
                <w:vertAlign w:val="baseline"/>
                <w:lang w:val="en-US" w:eastAsia="zh-CN" w:bidi="ar-SA"/>
              </w:rPr>
            </w:pPr>
            <w:r>
              <w:rPr>
                <w:rFonts w:hint="eastAsia" w:asciiTheme="minorEastAsia" w:hAnsiTheme="minorEastAsia" w:eastAsiaTheme="minorEastAsia" w:cstheme="minorEastAsia"/>
                <w:color w:val="000000"/>
                <w:kern w:val="0"/>
                <w:sz w:val="21"/>
                <w:szCs w:val="21"/>
                <w:highlight w:val="none"/>
                <w:lang w:bidi="ar"/>
              </w:rPr>
              <w:t>手动</w:t>
            </w:r>
          </w:p>
        </w:tc>
        <w:tc>
          <w:tcPr>
            <w:tcW w:w="1558" w:type="dxa"/>
            <w:tcBorders>
              <w:top w:val="single" w:color="auto" w:sz="4" w:space="0"/>
              <w:left w:val="single" w:color="auto" w:sz="4" w:space="0"/>
              <w:bottom w:val="single" w:color="auto" w:sz="4" w:space="0"/>
              <w:right w:val="single" w:color="auto" w:sz="4" w:space="0"/>
            </w:tcBorders>
            <w:noWrap w:val="0"/>
            <w:vAlign w:val="center"/>
          </w:tcPr>
          <w:p w14:paraId="0E92A8D0">
            <w:pPr>
              <w:widowControl/>
              <w:spacing w:line="240" w:lineRule="auto"/>
              <w:ind w:firstLine="0" w:firstLineChars="0"/>
              <w:jc w:val="center"/>
              <w:textAlignment w:val="center"/>
              <w:rPr>
                <w:rFonts w:hint="eastAsia" w:asciiTheme="minorEastAsia" w:hAnsiTheme="minorEastAsia" w:eastAsiaTheme="minorEastAsia" w:cstheme="minorEastAsia"/>
                <w:kern w:val="2"/>
                <w:sz w:val="24"/>
                <w:szCs w:val="24"/>
                <w:highlight w:val="none"/>
                <w:vertAlign w:val="baseline"/>
                <w:lang w:val="en-US" w:eastAsia="zh-CN" w:bidi="ar-SA"/>
              </w:rPr>
            </w:pPr>
            <w:r>
              <w:rPr>
                <w:rFonts w:hint="eastAsia" w:asciiTheme="minorEastAsia" w:hAnsiTheme="minorEastAsia" w:eastAsiaTheme="minorEastAsia" w:cstheme="minorEastAsia"/>
                <w:color w:val="000000"/>
                <w:kern w:val="0"/>
                <w:sz w:val="21"/>
                <w:szCs w:val="21"/>
                <w:highlight w:val="none"/>
                <w:lang w:bidi="ar"/>
              </w:rPr>
              <w:t>3.8</w:t>
            </w:r>
          </w:p>
        </w:tc>
        <w:tc>
          <w:tcPr>
            <w:tcW w:w="2065" w:type="dxa"/>
            <w:tcBorders>
              <w:top w:val="single" w:color="auto" w:sz="4" w:space="0"/>
              <w:left w:val="single" w:color="auto" w:sz="4" w:space="0"/>
              <w:bottom w:val="single" w:color="auto" w:sz="4" w:space="0"/>
              <w:right w:val="single" w:color="auto" w:sz="4" w:space="0"/>
            </w:tcBorders>
            <w:noWrap w:val="0"/>
            <w:vAlign w:val="center"/>
          </w:tcPr>
          <w:p w14:paraId="25C7E994">
            <w:pPr>
              <w:widowControl/>
              <w:spacing w:line="240" w:lineRule="auto"/>
              <w:ind w:firstLine="0" w:firstLineChars="0"/>
              <w:jc w:val="center"/>
              <w:textAlignment w:val="center"/>
              <w:rPr>
                <w:rFonts w:hint="eastAsia" w:asciiTheme="minorEastAsia" w:hAnsiTheme="minorEastAsia" w:eastAsiaTheme="minorEastAsia" w:cstheme="minorEastAsia"/>
                <w:kern w:val="2"/>
                <w:sz w:val="24"/>
                <w:szCs w:val="24"/>
                <w:highlight w:val="none"/>
                <w:vertAlign w:val="baseline"/>
                <w:lang w:val="en-US" w:eastAsia="zh-CN" w:bidi="ar-SA"/>
              </w:rPr>
            </w:pPr>
            <w:r>
              <w:rPr>
                <w:rFonts w:hint="eastAsia" w:asciiTheme="minorEastAsia" w:hAnsiTheme="minorEastAsia" w:eastAsiaTheme="minorEastAsia" w:cstheme="minorEastAsia"/>
                <w:color w:val="000000"/>
                <w:kern w:val="0"/>
                <w:sz w:val="21"/>
                <w:szCs w:val="21"/>
                <w:highlight w:val="none"/>
                <w:lang w:bidi="ar"/>
              </w:rPr>
              <w:t>昆明西站</w:t>
            </w:r>
          </w:p>
        </w:tc>
        <w:tc>
          <w:tcPr>
            <w:tcW w:w="1244" w:type="dxa"/>
            <w:tcBorders>
              <w:top w:val="single" w:color="auto" w:sz="4" w:space="0"/>
              <w:left w:val="single" w:color="auto" w:sz="4" w:space="0"/>
              <w:bottom w:val="single" w:color="auto" w:sz="4" w:space="0"/>
              <w:right w:val="single" w:color="auto" w:sz="4" w:space="0"/>
            </w:tcBorders>
            <w:noWrap w:val="0"/>
            <w:vAlign w:val="center"/>
          </w:tcPr>
          <w:p w14:paraId="0843CB7E">
            <w:pPr>
              <w:widowControl/>
              <w:spacing w:line="240" w:lineRule="auto"/>
              <w:ind w:firstLine="0" w:firstLineChars="0"/>
              <w:jc w:val="center"/>
              <w:textAlignment w:val="center"/>
              <w:rPr>
                <w:rFonts w:hint="eastAsia" w:asciiTheme="minorEastAsia" w:hAnsiTheme="minorEastAsia" w:eastAsiaTheme="minorEastAsia" w:cstheme="minorEastAsia"/>
                <w:kern w:val="2"/>
                <w:sz w:val="24"/>
                <w:szCs w:val="24"/>
                <w:highlight w:val="none"/>
                <w:vertAlign w:val="baseline"/>
                <w:lang w:val="en-US" w:eastAsia="zh-CN" w:bidi="ar-SA"/>
              </w:rPr>
            </w:pPr>
            <w:r>
              <w:rPr>
                <w:rFonts w:hint="eastAsia" w:asciiTheme="minorEastAsia" w:hAnsiTheme="minorEastAsia" w:eastAsiaTheme="minorEastAsia" w:cstheme="minorEastAsia"/>
                <w:color w:val="000000"/>
                <w:kern w:val="0"/>
                <w:sz w:val="21"/>
                <w:szCs w:val="21"/>
                <w:highlight w:val="none"/>
                <w:lang w:bidi="ar"/>
              </w:rPr>
              <w:t>中石油</w:t>
            </w:r>
          </w:p>
        </w:tc>
      </w:tr>
      <w:tr w14:paraId="433A13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678" w:type="dxa"/>
            <w:tcBorders>
              <w:top w:val="single" w:color="auto" w:sz="4" w:space="0"/>
              <w:left w:val="single" w:color="auto" w:sz="4" w:space="0"/>
              <w:bottom w:val="single" w:color="auto" w:sz="4" w:space="0"/>
              <w:right w:val="single" w:color="auto" w:sz="4" w:space="0"/>
            </w:tcBorders>
            <w:noWrap w:val="0"/>
            <w:vAlign w:val="center"/>
          </w:tcPr>
          <w:p w14:paraId="36ACC011">
            <w:pPr>
              <w:widowControl/>
              <w:spacing w:line="240" w:lineRule="auto"/>
              <w:ind w:firstLine="0" w:firstLineChars="0"/>
              <w:jc w:val="center"/>
              <w:textAlignment w:val="center"/>
              <w:rPr>
                <w:rFonts w:hint="eastAsia" w:asciiTheme="minorEastAsia" w:hAnsiTheme="minorEastAsia" w:eastAsiaTheme="minorEastAsia" w:cstheme="minorEastAsia"/>
                <w:kern w:val="2"/>
                <w:sz w:val="24"/>
                <w:szCs w:val="24"/>
                <w:highlight w:val="none"/>
                <w:vertAlign w:val="baseline"/>
                <w:lang w:val="en-US" w:eastAsia="zh-CN" w:bidi="ar-SA"/>
              </w:rPr>
            </w:pPr>
            <w:r>
              <w:rPr>
                <w:rFonts w:hint="eastAsia" w:asciiTheme="minorEastAsia" w:hAnsiTheme="minorEastAsia" w:eastAsiaTheme="minorEastAsia" w:cstheme="minorEastAsia"/>
                <w:color w:val="000000"/>
                <w:kern w:val="0"/>
                <w:sz w:val="21"/>
                <w:szCs w:val="21"/>
                <w:highlight w:val="none"/>
                <w:lang w:bidi="ar"/>
              </w:rPr>
              <w:t>2</w:t>
            </w:r>
          </w:p>
        </w:tc>
        <w:tc>
          <w:tcPr>
            <w:tcW w:w="1765" w:type="dxa"/>
            <w:tcBorders>
              <w:top w:val="single" w:color="auto" w:sz="4" w:space="0"/>
              <w:left w:val="single" w:color="auto" w:sz="4" w:space="0"/>
              <w:bottom w:val="single" w:color="auto" w:sz="4" w:space="0"/>
              <w:right w:val="single" w:color="auto" w:sz="4" w:space="0"/>
            </w:tcBorders>
            <w:noWrap w:val="0"/>
            <w:vAlign w:val="center"/>
          </w:tcPr>
          <w:p w14:paraId="05EC8B05">
            <w:pPr>
              <w:widowControl/>
              <w:spacing w:line="240" w:lineRule="auto"/>
              <w:ind w:firstLine="0" w:firstLineChars="0"/>
              <w:jc w:val="center"/>
              <w:textAlignment w:val="center"/>
              <w:rPr>
                <w:rFonts w:hint="eastAsia" w:asciiTheme="minorEastAsia" w:hAnsiTheme="minorEastAsia" w:eastAsiaTheme="minorEastAsia" w:cstheme="minorEastAsia"/>
                <w:kern w:val="2"/>
                <w:sz w:val="24"/>
                <w:szCs w:val="24"/>
                <w:highlight w:val="none"/>
                <w:vertAlign w:val="baseline"/>
                <w:lang w:val="en-US" w:eastAsia="zh-CN" w:bidi="ar-SA"/>
              </w:rPr>
            </w:pPr>
            <w:r>
              <w:rPr>
                <w:rFonts w:hint="eastAsia" w:asciiTheme="minorEastAsia" w:hAnsiTheme="minorEastAsia" w:eastAsiaTheme="minorEastAsia" w:cstheme="minorEastAsia"/>
                <w:color w:val="000000"/>
                <w:kern w:val="0"/>
                <w:sz w:val="21"/>
                <w:szCs w:val="21"/>
                <w:highlight w:val="none"/>
                <w:lang w:bidi="ar"/>
              </w:rPr>
              <w:t>广西石化</w:t>
            </w:r>
          </w:p>
        </w:tc>
        <w:tc>
          <w:tcPr>
            <w:tcW w:w="1212" w:type="dxa"/>
            <w:tcBorders>
              <w:top w:val="single" w:color="auto" w:sz="4" w:space="0"/>
              <w:left w:val="single" w:color="auto" w:sz="4" w:space="0"/>
              <w:bottom w:val="single" w:color="auto" w:sz="4" w:space="0"/>
              <w:right w:val="single" w:color="auto" w:sz="4" w:space="0"/>
            </w:tcBorders>
            <w:noWrap w:val="0"/>
            <w:vAlign w:val="center"/>
          </w:tcPr>
          <w:p w14:paraId="6BA872E5">
            <w:pPr>
              <w:widowControl/>
              <w:spacing w:line="240" w:lineRule="auto"/>
              <w:ind w:firstLine="0" w:firstLineChars="0"/>
              <w:jc w:val="center"/>
              <w:textAlignment w:val="center"/>
              <w:rPr>
                <w:rFonts w:hint="eastAsia" w:asciiTheme="minorEastAsia" w:hAnsiTheme="minorEastAsia" w:eastAsiaTheme="minorEastAsia" w:cstheme="minorEastAsia"/>
                <w:kern w:val="2"/>
                <w:sz w:val="24"/>
                <w:szCs w:val="24"/>
                <w:highlight w:val="none"/>
                <w:vertAlign w:val="baseline"/>
                <w:lang w:val="en-US" w:eastAsia="zh-CN" w:bidi="ar-SA"/>
              </w:rPr>
            </w:pPr>
            <w:r>
              <w:rPr>
                <w:rFonts w:hint="eastAsia" w:asciiTheme="minorEastAsia" w:hAnsiTheme="minorEastAsia" w:eastAsiaTheme="minorEastAsia" w:cstheme="minorEastAsia"/>
                <w:color w:val="000000"/>
                <w:kern w:val="0"/>
                <w:sz w:val="21"/>
                <w:szCs w:val="21"/>
                <w:highlight w:val="none"/>
                <w:lang w:bidi="ar"/>
              </w:rPr>
              <w:t>手动</w:t>
            </w:r>
          </w:p>
        </w:tc>
        <w:tc>
          <w:tcPr>
            <w:tcW w:w="1558" w:type="dxa"/>
            <w:tcBorders>
              <w:top w:val="single" w:color="auto" w:sz="4" w:space="0"/>
              <w:left w:val="single" w:color="auto" w:sz="4" w:space="0"/>
              <w:bottom w:val="single" w:color="auto" w:sz="4" w:space="0"/>
              <w:right w:val="single" w:color="auto" w:sz="4" w:space="0"/>
            </w:tcBorders>
            <w:noWrap w:val="0"/>
            <w:vAlign w:val="center"/>
          </w:tcPr>
          <w:p w14:paraId="5B279B0E">
            <w:pPr>
              <w:widowControl/>
              <w:spacing w:line="240" w:lineRule="auto"/>
              <w:ind w:firstLine="0" w:firstLineChars="0"/>
              <w:jc w:val="center"/>
              <w:textAlignment w:val="center"/>
              <w:rPr>
                <w:rFonts w:hint="eastAsia" w:asciiTheme="minorEastAsia" w:hAnsiTheme="minorEastAsia" w:eastAsiaTheme="minorEastAsia" w:cstheme="minorEastAsia"/>
                <w:kern w:val="2"/>
                <w:sz w:val="24"/>
                <w:szCs w:val="24"/>
                <w:highlight w:val="none"/>
                <w:vertAlign w:val="baseline"/>
                <w:lang w:val="en-US" w:eastAsia="zh-CN" w:bidi="ar-SA"/>
              </w:rPr>
            </w:pPr>
            <w:r>
              <w:rPr>
                <w:rFonts w:hint="eastAsia" w:asciiTheme="minorEastAsia" w:hAnsiTheme="minorEastAsia" w:eastAsiaTheme="minorEastAsia" w:cstheme="minorEastAsia"/>
                <w:color w:val="000000"/>
                <w:kern w:val="0"/>
                <w:sz w:val="21"/>
                <w:szCs w:val="21"/>
                <w:highlight w:val="none"/>
                <w:lang w:bidi="ar"/>
              </w:rPr>
              <w:t>4.0</w:t>
            </w:r>
          </w:p>
        </w:tc>
        <w:tc>
          <w:tcPr>
            <w:tcW w:w="2065" w:type="dxa"/>
            <w:tcBorders>
              <w:top w:val="single" w:color="auto" w:sz="4" w:space="0"/>
              <w:left w:val="single" w:color="auto" w:sz="4" w:space="0"/>
              <w:bottom w:val="single" w:color="auto" w:sz="4" w:space="0"/>
              <w:right w:val="single" w:color="auto" w:sz="4" w:space="0"/>
            </w:tcBorders>
            <w:noWrap w:val="0"/>
            <w:vAlign w:val="center"/>
          </w:tcPr>
          <w:p w14:paraId="6498A178">
            <w:pPr>
              <w:widowControl/>
              <w:spacing w:line="240" w:lineRule="auto"/>
              <w:ind w:firstLine="0" w:firstLineChars="0"/>
              <w:jc w:val="center"/>
              <w:textAlignment w:val="center"/>
              <w:rPr>
                <w:rFonts w:hint="eastAsia" w:asciiTheme="minorEastAsia" w:hAnsiTheme="minorEastAsia" w:eastAsiaTheme="minorEastAsia" w:cstheme="minorEastAsia"/>
                <w:color w:val="000000"/>
                <w:kern w:val="0"/>
                <w:sz w:val="21"/>
                <w:szCs w:val="21"/>
                <w:highlight w:val="none"/>
                <w:lang w:bidi="ar"/>
              </w:rPr>
            </w:pPr>
            <w:r>
              <w:rPr>
                <w:rFonts w:hint="eastAsia" w:asciiTheme="minorEastAsia" w:hAnsiTheme="minorEastAsia" w:eastAsiaTheme="minorEastAsia" w:cstheme="minorEastAsia"/>
                <w:color w:val="000000"/>
                <w:kern w:val="0"/>
                <w:sz w:val="21"/>
                <w:szCs w:val="21"/>
                <w:highlight w:val="none"/>
                <w:lang w:bidi="ar"/>
              </w:rPr>
              <w:t>广西石化末站</w:t>
            </w:r>
          </w:p>
          <w:p w14:paraId="583ED9AC">
            <w:pPr>
              <w:widowControl/>
              <w:spacing w:line="240" w:lineRule="auto"/>
              <w:ind w:firstLine="0" w:firstLineChars="0"/>
              <w:jc w:val="center"/>
              <w:textAlignment w:val="center"/>
              <w:rPr>
                <w:rFonts w:hint="eastAsia" w:asciiTheme="minorEastAsia" w:hAnsiTheme="minorEastAsia" w:eastAsiaTheme="minorEastAsia" w:cstheme="minorEastAsia"/>
                <w:kern w:val="2"/>
                <w:sz w:val="24"/>
                <w:szCs w:val="24"/>
                <w:highlight w:val="none"/>
                <w:vertAlign w:val="baseline"/>
                <w:lang w:val="en-US" w:eastAsia="zh-CN" w:bidi="ar-SA"/>
              </w:rPr>
            </w:pPr>
            <w:r>
              <w:rPr>
                <w:rFonts w:hint="eastAsia" w:asciiTheme="minorEastAsia" w:hAnsiTheme="minorEastAsia" w:eastAsiaTheme="minorEastAsia" w:cstheme="minorEastAsia"/>
                <w:color w:val="000000"/>
                <w:kern w:val="0"/>
                <w:sz w:val="21"/>
                <w:szCs w:val="21"/>
                <w:highlight w:val="none"/>
                <w:lang w:eastAsia="zh-CN" w:bidi="ar"/>
              </w:rPr>
              <w:t>（</w:t>
            </w:r>
            <w:r>
              <w:rPr>
                <w:rFonts w:hint="eastAsia" w:asciiTheme="minorEastAsia" w:hAnsiTheme="minorEastAsia" w:eastAsiaTheme="minorEastAsia" w:cstheme="minorEastAsia"/>
                <w:color w:val="000000"/>
                <w:kern w:val="0"/>
                <w:sz w:val="21"/>
                <w:szCs w:val="21"/>
                <w:highlight w:val="none"/>
                <w:lang w:val="en-US" w:eastAsia="zh-CN" w:bidi="ar"/>
              </w:rPr>
              <w:t>钦州港</w:t>
            </w:r>
            <w:r>
              <w:rPr>
                <w:rFonts w:hint="eastAsia" w:asciiTheme="minorEastAsia" w:hAnsiTheme="minorEastAsia" w:eastAsiaTheme="minorEastAsia" w:cstheme="minorEastAsia"/>
                <w:color w:val="000000"/>
                <w:kern w:val="0"/>
                <w:sz w:val="21"/>
                <w:szCs w:val="21"/>
                <w:highlight w:val="none"/>
                <w:lang w:eastAsia="zh-CN" w:bidi="ar"/>
              </w:rPr>
              <w:t>）</w:t>
            </w:r>
          </w:p>
        </w:tc>
        <w:tc>
          <w:tcPr>
            <w:tcW w:w="1244" w:type="dxa"/>
            <w:tcBorders>
              <w:top w:val="single" w:color="auto" w:sz="4" w:space="0"/>
              <w:left w:val="single" w:color="auto" w:sz="4" w:space="0"/>
              <w:bottom w:val="single" w:color="auto" w:sz="4" w:space="0"/>
              <w:right w:val="single" w:color="auto" w:sz="4" w:space="0"/>
            </w:tcBorders>
            <w:noWrap w:val="0"/>
            <w:vAlign w:val="center"/>
          </w:tcPr>
          <w:p w14:paraId="5CADCDFF">
            <w:pPr>
              <w:widowControl/>
              <w:spacing w:line="240" w:lineRule="auto"/>
              <w:ind w:firstLine="0" w:firstLineChars="0"/>
              <w:jc w:val="center"/>
              <w:textAlignment w:val="center"/>
              <w:rPr>
                <w:rFonts w:hint="eastAsia" w:asciiTheme="minorEastAsia" w:hAnsiTheme="minorEastAsia" w:eastAsiaTheme="minorEastAsia" w:cstheme="minorEastAsia"/>
                <w:kern w:val="2"/>
                <w:sz w:val="24"/>
                <w:szCs w:val="24"/>
                <w:highlight w:val="none"/>
                <w:vertAlign w:val="baseline"/>
                <w:lang w:val="en-US" w:eastAsia="zh-CN" w:bidi="ar-SA"/>
              </w:rPr>
            </w:pPr>
            <w:r>
              <w:rPr>
                <w:rFonts w:hint="eastAsia" w:asciiTheme="minorEastAsia" w:hAnsiTheme="minorEastAsia" w:eastAsiaTheme="minorEastAsia" w:cstheme="minorEastAsia"/>
                <w:color w:val="000000"/>
                <w:kern w:val="0"/>
                <w:sz w:val="21"/>
                <w:szCs w:val="21"/>
                <w:highlight w:val="none"/>
                <w:lang w:bidi="ar"/>
              </w:rPr>
              <w:t>中石油</w:t>
            </w:r>
          </w:p>
        </w:tc>
      </w:tr>
      <w:tr w14:paraId="7A2FD3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678" w:type="dxa"/>
            <w:tcBorders>
              <w:top w:val="single" w:color="auto" w:sz="4" w:space="0"/>
              <w:left w:val="single" w:color="auto" w:sz="4" w:space="0"/>
              <w:bottom w:val="single" w:color="auto" w:sz="4" w:space="0"/>
              <w:right w:val="single" w:color="auto" w:sz="4" w:space="0"/>
            </w:tcBorders>
            <w:noWrap w:val="0"/>
            <w:vAlign w:val="center"/>
          </w:tcPr>
          <w:p w14:paraId="6B083099">
            <w:pPr>
              <w:widowControl/>
              <w:spacing w:line="240" w:lineRule="auto"/>
              <w:ind w:firstLine="0" w:firstLineChars="0"/>
              <w:jc w:val="center"/>
              <w:textAlignment w:val="center"/>
              <w:rPr>
                <w:rFonts w:hint="eastAsia" w:asciiTheme="minorEastAsia" w:hAnsiTheme="minorEastAsia" w:eastAsiaTheme="minorEastAsia" w:cstheme="minorEastAsia"/>
                <w:color w:val="000000"/>
                <w:kern w:val="0"/>
                <w:sz w:val="21"/>
                <w:szCs w:val="21"/>
                <w:highlight w:val="none"/>
                <w:lang w:val="en-US" w:eastAsia="zh-CN" w:bidi="ar"/>
              </w:rPr>
            </w:pPr>
            <w:r>
              <w:rPr>
                <w:rFonts w:hint="eastAsia" w:asciiTheme="minorEastAsia" w:hAnsiTheme="minorEastAsia" w:eastAsiaTheme="minorEastAsia" w:cstheme="minorEastAsia"/>
                <w:color w:val="000000"/>
                <w:kern w:val="0"/>
                <w:sz w:val="21"/>
                <w:szCs w:val="21"/>
                <w:highlight w:val="none"/>
                <w:lang w:val="en-US" w:eastAsia="zh-CN" w:bidi="ar"/>
              </w:rPr>
              <w:t>3</w:t>
            </w:r>
          </w:p>
        </w:tc>
        <w:tc>
          <w:tcPr>
            <w:tcW w:w="1765" w:type="dxa"/>
            <w:tcBorders>
              <w:top w:val="single" w:color="auto" w:sz="4" w:space="0"/>
              <w:left w:val="single" w:color="auto" w:sz="4" w:space="0"/>
              <w:bottom w:val="single" w:color="auto" w:sz="4" w:space="0"/>
              <w:right w:val="single" w:color="auto" w:sz="4" w:space="0"/>
            </w:tcBorders>
            <w:noWrap w:val="0"/>
            <w:vAlign w:val="center"/>
          </w:tcPr>
          <w:p w14:paraId="5F9749FE">
            <w:pPr>
              <w:widowControl/>
              <w:spacing w:line="240" w:lineRule="auto"/>
              <w:ind w:firstLine="0" w:firstLineChars="0"/>
              <w:jc w:val="center"/>
              <w:textAlignment w:val="center"/>
              <w:rPr>
                <w:rFonts w:hint="eastAsia" w:asciiTheme="minorEastAsia" w:hAnsiTheme="minorEastAsia" w:eastAsiaTheme="minorEastAsia" w:cstheme="minorEastAsia"/>
                <w:color w:val="000000"/>
                <w:kern w:val="0"/>
                <w:sz w:val="21"/>
                <w:szCs w:val="21"/>
                <w:highlight w:val="none"/>
                <w:lang w:val="en-US" w:eastAsia="zh-CN" w:bidi="ar"/>
              </w:rPr>
            </w:pPr>
            <w:r>
              <w:rPr>
                <w:rFonts w:hint="eastAsia" w:asciiTheme="minorEastAsia" w:hAnsiTheme="minorEastAsia" w:eastAsiaTheme="minorEastAsia" w:cstheme="minorEastAsia"/>
                <w:color w:val="000000"/>
                <w:kern w:val="0"/>
                <w:sz w:val="21"/>
                <w:szCs w:val="21"/>
                <w:highlight w:val="none"/>
                <w:lang w:val="en-US" w:eastAsia="zh-CN" w:bidi="ar"/>
              </w:rPr>
              <w:t>华南销售中心（茂名石化）</w:t>
            </w:r>
          </w:p>
        </w:tc>
        <w:tc>
          <w:tcPr>
            <w:tcW w:w="1212" w:type="dxa"/>
            <w:tcBorders>
              <w:top w:val="single" w:color="auto" w:sz="4" w:space="0"/>
              <w:left w:val="single" w:color="auto" w:sz="4" w:space="0"/>
              <w:bottom w:val="single" w:color="auto" w:sz="4" w:space="0"/>
              <w:right w:val="single" w:color="auto" w:sz="4" w:space="0"/>
            </w:tcBorders>
            <w:noWrap w:val="0"/>
            <w:vAlign w:val="center"/>
          </w:tcPr>
          <w:p w14:paraId="43BDFAF2">
            <w:pPr>
              <w:widowControl/>
              <w:spacing w:line="240" w:lineRule="auto"/>
              <w:ind w:firstLine="0" w:firstLineChars="0"/>
              <w:jc w:val="center"/>
              <w:textAlignment w:val="center"/>
              <w:rPr>
                <w:rFonts w:hint="default" w:asciiTheme="minorEastAsia" w:hAnsiTheme="minorEastAsia" w:eastAsiaTheme="minorEastAsia" w:cstheme="minorEastAsia"/>
                <w:color w:val="000000"/>
                <w:kern w:val="0"/>
                <w:sz w:val="21"/>
                <w:szCs w:val="21"/>
                <w:highlight w:val="none"/>
                <w:lang w:val="en-US" w:eastAsia="zh-CN" w:bidi="ar"/>
              </w:rPr>
            </w:pPr>
            <w:r>
              <w:rPr>
                <w:rFonts w:hint="eastAsia" w:asciiTheme="minorEastAsia" w:hAnsiTheme="minorEastAsia" w:eastAsiaTheme="minorEastAsia" w:cstheme="minorEastAsia"/>
                <w:color w:val="000000"/>
                <w:kern w:val="0"/>
                <w:sz w:val="21"/>
                <w:szCs w:val="21"/>
                <w:highlight w:val="none"/>
                <w:lang w:val="en-US" w:eastAsia="zh-CN" w:bidi="ar"/>
              </w:rPr>
              <w:t>自动</w:t>
            </w:r>
          </w:p>
        </w:tc>
        <w:tc>
          <w:tcPr>
            <w:tcW w:w="1558" w:type="dxa"/>
            <w:tcBorders>
              <w:top w:val="single" w:color="auto" w:sz="4" w:space="0"/>
              <w:left w:val="single" w:color="auto" w:sz="4" w:space="0"/>
              <w:bottom w:val="single" w:color="auto" w:sz="4" w:space="0"/>
              <w:right w:val="single" w:color="auto" w:sz="4" w:space="0"/>
            </w:tcBorders>
            <w:noWrap w:val="0"/>
            <w:vAlign w:val="center"/>
          </w:tcPr>
          <w:p w14:paraId="69FEE261">
            <w:pPr>
              <w:widowControl/>
              <w:spacing w:line="240" w:lineRule="auto"/>
              <w:ind w:firstLine="0" w:firstLineChars="0"/>
              <w:jc w:val="center"/>
              <w:textAlignment w:val="center"/>
              <w:rPr>
                <w:rFonts w:hint="default" w:asciiTheme="minorEastAsia" w:hAnsiTheme="minorEastAsia" w:eastAsiaTheme="minorEastAsia" w:cstheme="minorEastAsia"/>
                <w:color w:val="000000"/>
                <w:kern w:val="0"/>
                <w:sz w:val="21"/>
                <w:szCs w:val="21"/>
                <w:highlight w:val="none"/>
                <w:lang w:val="en-US" w:eastAsia="zh-CN" w:bidi="ar"/>
              </w:rPr>
            </w:pPr>
            <w:r>
              <w:rPr>
                <w:rFonts w:hint="eastAsia" w:asciiTheme="minorEastAsia" w:hAnsiTheme="minorEastAsia" w:eastAsiaTheme="minorEastAsia" w:cstheme="minorEastAsia"/>
                <w:color w:val="000000"/>
                <w:kern w:val="0"/>
                <w:sz w:val="21"/>
                <w:szCs w:val="21"/>
                <w:highlight w:val="none"/>
                <w:lang w:val="en-US" w:eastAsia="zh-CN" w:bidi="ar"/>
              </w:rPr>
              <w:t>3.76（恒压）</w:t>
            </w:r>
          </w:p>
        </w:tc>
        <w:tc>
          <w:tcPr>
            <w:tcW w:w="2065" w:type="dxa"/>
            <w:tcBorders>
              <w:top w:val="single" w:color="auto" w:sz="4" w:space="0"/>
              <w:left w:val="single" w:color="auto" w:sz="4" w:space="0"/>
              <w:bottom w:val="single" w:color="auto" w:sz="4" w:space="0"/>
              <w:right w:val="single" w:color="auto" w:sz="4" w:space="0"/>
            </w:tcBorders>
            <w:noWrap w:val="0"/>
            <w:vAlign w:val="center"/>
          </w:tcPr>
          <w:p w14:paraId="78AC7689">
            <w:pPr>
              <w:widowControl/>
              <w:spacing w:line="240" w:lineRule="auto"/>
              <w:ind w:firstLine="0" w:firstLineChars="0"/>
              <w:jc w:val="center"/>
              <w:textAlignment w:val="center"/>
              <w:rPr>
                <w:rFonts w:hint="default" w:asciiTheme="minorEastAsia" w:hAnsiTheme="minorEastAsia" w:eastAsiaTheme="minorEastAsia" w:cstheme="minorEastAsia"/>
                <w:color w:val="000000"/>
                <w:kern w:val="0"/>
                <w:sz w:val="21"/>
                <w:szCs w:val="21"/>
                <w:highlight w:val="none"/>
                <w:lang w:val="en-US" w:eastAsia="zh-CN" w:bidi="ar"/>
              </w:rPr>
            </w:pPr>
            <w:r>
              <w:rPr>
                <w:rFonts w:hint="eastAsia" w:asciiTheme="minorEastAsia" w:hAnsiTheme="minorEastAsia" w:eastAsiaTheme="minorEastAsia" w:cstheme="minorEastAsia"/>
                <w:color w:val="000000"/>
                <w:kern w:val="0"/>
                <w:sz w:val="21"/>
                <w:szCs w:val="21"/>
                <w:highlight w:val="none"/>
                <w:lang w:val="en-US" w:eastAsia="zh-CN" w:bidi="ar"/>
              </w:rPr>
              <w:t>茂名站</w:t>
            </w:r>
          </w:p>
        </w:tc>
        <w:tc>
          <w:tcPr>
            <w:tcW w:w="1244" w:type="dxa"/>
            <w:tcBorders>
              <w:top w:val="single" w:color="auto" w:sz="4" w:space="0"/>
              <w:left w:val="single" w:color="auto" w:sz="4" w:space="0"/>
              <w:bottom w:val="single" w:color="auto" w:sz="4" w:space="0"/>
              <w:right w:val="single" w:color="auto" w:sz="4" w:space="0"/>
            </w:tcBorders>
            <w:noWrap w:val="0"/>
            <w:vAlign w:val="center"/>
          </w:tcPr>
          <w:p w14:paraId="2DDF94E8">
            <w:pPr>
              <w:widowControl/>
              <w:spacing w:line="240" w:lineRule="auto"/>
              <w:ind w:firstLine="0" w:firstLineChars="0"/>
              <w:jc w:val="center"/>
              <w:textAlignment w:val="center"/>
              <w:rPr>
                <w:rFonts w:hint="eastAsia" w:asciiTheme="minorEastAsia" w:hAnsiTheme="minorEastAsia" w:eastAsiaTheme="minorEastAsia" w:cstheme="minorEastAsia"/>
                <w:color w:val="000000"/>
                <w:kern w:val="0"/>
                <w:sz w:val="21"/>
                <w:szCs w:val="21"/>
                <w:highlight w:val="none"/>
                <w:lang w:val="en-US" w:eastAsia="zh-CN" w:bidi="ar"/>
              </w:rPr>
            </w:pPr>
            <w:r>
              <w:rPr>
                <w:rFonts w:hint="eastAsia" w:asciiTheme="minorEastAsia" w:hAnsiTheme="minorEastAsia" w:eastAsiaTheme="minorEastAsia" w:cstheme="minorEastAsia"/>
                <w:color w:val="000000"/>
                <w:kern w:val="0"/>
                <w:sz w:val="21"/>
                <w:szCs w:val="21"/>
                <w:highlight w:val="none"/>
                <w:lang w:val="en-US" w:eastAsia="zh-CN" w:bidi="ar"/>
              </w:rPr>
              <w:t>中石化</w:t>
            </w:r>
          </w:p>
        </w:tc>
      </w:tr>
      <w:tr w14:paraId="48A4D1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678" w:type="dxa"/>
            <w:tcBorders>
              <w:top w:val="single" w:color="auto" w:sz="4" w:space="0"/>
              <w:left w:val="single" w:color="auto" w:sz="4" w:space="0"/>
              <w:bottom w:val="single" w:color="auto" w:sz="4" w:space="0"/>
              <w:right w:val="single" w:color="auto" w:sz="4" w:space="0"/>
            </w:tcBorders>
            <w:noWrap w:val="0"/>
            <w:vAlign w:val="center"/>
          </w:tcPr>
          <w:p w14:paraId="12EDBC8F">
            <w:pPr>
              <w:widowControl/>
              <w:spacing w:line="240" w:lineRule="auto"/>
              <w:ind w:firstLine="0" w:firstLineChars="0"/>
              <w:jc w:val="center"/>
              <w:textAlignment w:val="center"/>
              <w:rPr>
                <w:rFonts w:hint="eastAsia" w:asciiTheme="minorEastAsia" w:hAnsiTheme="minorEastAsia" w:eastAsiaTheme="minorEastAsia" w:cstheme="minorEastAsia"/>
                <w:kern w:val="2"/>
                <w:sz w:val="24"/>
                <w:szCs w:val="24"/>
                <w:highlight w:val="none"/>
                <w:vertAlign w:val="baseline"/>
                <w:lang w:val="en-US" w:eastAsia="zh-CN" w:bidi="ar-SA"/>
              </w:rPr>
            </w:pPr>
            <w:r>
              <w:rPr>
                <w:rFonts w:hint="eastAsia" w:asciiTheme="minorEastAsia" w:hAnsiTheme="minorEastAsia" w:eastAsiaTheme="minorEastAsia" w:cstheme="minorEastAsia"/>
                <w:color w:val="000000"/>
                <w:kern w:val="0"/>
                <w:sz w:val="21"/>
                <w:szCs w:val="21"/>
                <w:highlight w:val="none"/>
                <w:lang w:bidi="ar"/>
              </w:rPr>
              <w:t>4</w:t>
            </w:r>
          </w:p>
        </w:tc>
        <w:tc>
          <w:tcPr>
            <w:tcW w:w="1765" w:type="dxa"/>
            <w:tcBorders>
              <w:top w:val="single" w:color="auto" w:sz="4" w:space="0"/>
              <w:left w:val="single" w:color="auto" w:sz="4" w:space="0"/>
              <w:bottom w:val="single" w:color="auto" w:sz="4" w:space="0"/>
              <w:right w:val="single" w:color="auto" w:sz="4" w:space="0"/>
            </w:tcBorders>
            <w:noWrap w:val="0"/>
            <w:vAlign w:val="center"/>
          </w:tcPr>
          <w:p w14:paraId="17D08702">
            <w:pPr>
              <w:widowControl/>
              <w:spacing w:line="240" w:lineRule="auto"/>
              <w:ind w:firstLine="0" w:firstLineChars="0"/>
              <w:jc w:val="center"/>
              <w:textAlignment w:val="center"/>
              <w:rPr>
                <w:rFonts w:hint="eastAsia" w:asciiTheme="minorEastAsia" w:hAnsiTheme="minorEastAsia" w:eastAsiaTheme="minorEastAsia" w:cstheme="minorEastAsia"/>
                <w:kern w:val="2"/>
                <w:sz w:val="24"/>
                <w:szCs w:val="24"/>
                <w:highlight w:val="none"/>
                <w:vertAlign w:val="baseline"/>
                <w:lang w:val="en-US" w:eastAsia="zh-CN" w:bidi="ar-SA"/>
              </w:rPr>
            </w:pPr>
            <w:r>
              <w:rPr>
                <w:rFonts w:hint="eastAsia" w:asciiTheme="minorEastAsia" w:hAnsiTheme="minorEastAsia" w:eastAsiaTheme="minorEastAsia" w:cstheme="minorEastAsia"/>
                <w:color w:val="000000"/>
                <w:kern w:val="0"/>
                <w:sz w:val="21"/>
                <w:szCs w:val="21"/>
                <w:highlight w:val="none"/>
                <w:lang w:bidi="ar"/>
              </w:rPr>
              <w:t>东方石化</w:t>
            </w:r>
          </w:p>
        </w:tc>
        <w:tc>
          <w:tcPr>
            <w:tcW w:w="1212" w:type="dxa"/>
            <w:tcBorders>
              <w:top w:val="single" w:color="auto" w:sz="4" w:space="0"/>
              <w:left w:val="single" w:color="auto" w:sz="4" w:space="0"/>
              <w:bottom w:val="single" w:color="auto" w:sz="4" w:space="0"/>
              <w:right w:val="single" w:color="auto" w:sz="4" w:space="0"/>
            </w:tcBorders>
            <w:noWrap w:val="0"/>
            <w:vAlign w:val="center"/>
          </w:tcPr>
          <w:p w14:paraId="5D5D6A31">
            <w:pPr>
              <w:widowControl/>
              <w:spacing w:line="240" w:lineRule="auto"/>
              <w:ind w:firstLine="0" w:firstLineChars="0"/>
              <w:jc w:val="center"/>
              <w:textAlignment w:val="center"/>
              <w:rPr>
                <w:rFonts w:hint="eastAsia" w:asciiTheme="minorEastAsia" w:hAnsiTheme="minorEastAsia" w:eastAsiaTheme="minorEastAsia" w:cstheme="minorEastAsia"/>
                <w:kern w:val="2"/>
                <w:sz w:val="24"/>
                <w:szCs w:val="24"/>
                <w:highlight w:val="none"/>
                <w:vertAlign w:val="baseline"/>
                <w:lang w:val="en-US" w:eastAsia="zh-CN" w:bidi="ar-SA"/>
              </w:rPr>
            </w:pPr>
            <w:r>
              <w:rPr>
                <w:rFonts w:hint="eastAsia" w:asciiTheme="minorEastAsia" w:hAnsiTheme="minorEastAsia" w:eastAsiaTheme="minorEastAsia" w:cstheme="minorEastAsia"/>
                <w:color w:val="000000"/>
                <w:kern w:val="0"/>
                <w:sz w:val="21"/>
                <w:szCs w:val="21"/>
                <w:highlight w:val="none"/>
                <w:lang w:bidi="ar"/>
              </w:rPr>
              <w:t>自动</w:t>
            </w:r>
          </w:p>
        </w:tc>
        <w:tc>
          <w:tcPr>
            <w:tcW w:w="1558" w:type="dxa"/>
            <w:tcBorders>
              <w:top w:val="single" w:color="auto" w:sz="4" w:space="0"/>
              <w:left w:val="single" w:color="auto" w:sz="4" w:space="0"/>
              <w:bottom w:val="single" w:color="auto" w:sz="4" w:space="0"/>
              <w:right w:val="single" w:color="auto" w:sz="4" w:space="0"/>
            </w:tcBorders>
            <w:noWrap w:val="0"/>
            <w:vAlign w:val="center"/>
          </w:tcPr>
          <w:p w14:paraId="593BC27D">
            <w:pPr>
              <w:widowControl/>
              <w:spacing w:line="240" w:lineRule="auto"/>
              <w:ind w:firstLine="0" w:firstLineChars="0"/>
              <w:jc w:val="center"/>
              <w:textAlignment w:val="center"/>
              <w:rPr>
                <w:rFonts w:hint="eastAsia" w:asciiTheme="minorEastAsia" w:hAnsiTheme="minorEastAsia" w:eastAsiaTheme="minorEastAsia" w:cstheme="minorEastAsia"/>
                <w:kern w:val="2"/>
                <w:sz w:val="24"/>
                <w:szCs w:val="24"/>
                <w:highlight w:val="none"/>
                <w:vertAlign w:val="baseline"/>
                <w:lang w:val="en-US" w:eastAsia="zh-CN" w:bidi="ar-SA"/>
              </w:rPr>
            </w:pPr>
            <w:r>
              <w:rPr>
                <w:rFonts w:hint="eastAsia" w:asciiTheme="minorEastAsia" w:hAnsiTheme="minorEastAsia" w:eastAsiaTheme="minorEastAsia" w:cstheme="minorEastAsia"/>
                <w:color w:val="000000"/>
                <w:kern w:val="0"/>
                <w:sz w:val="21"/>
                <w:szCs w:val="21"/>
                <w:highlight w:val="none"/>
                <w:lang w:bidi="ar"/>
              </w:rPr>
              <w:t>3.5</w:t>
            </w:r>
          </w:p>
        </w:tc>
        <w:tc>
          <w:tcPr>
            <w:tcW w:w="2065" w:type="dxa"/>
            <w:tcBorders>
              <w:top w:val="single" w:color="auto" w:sz="4" w:space="0"/>
              <w:left w:val="single" w:color="auto" w:sz="4" w:space="0"/>
              <w:bottom w:val="single" w:color="auto" w:sz="4" w:space="0"/>
              <w:right w:val="single" w:color="auto" w:sz="4" w:space="0"/>
            </w:tcBorders>
            <w:noWrap w:val="0"/>
            <w:vAlign w:val="center"/>
          </w:tcPr>
          <w:p w14:paraId="758D3FFA">
            <w:pPr>
              <w:widowControl/>
              <w:spacing w:line="240" w:lineRule="auto"/>
              <w:ind w:firstLine="0" w:firstLineChars="0"/>
              <w:jc w:val="center"/>
              <w:textAlignment w:val="center"/>
              <w:rPr>
                <w:rFonts w:hint="eastAsia" w:asciiTheme="minorEastAsia" w:hAnsiTheme="minorEastAsia" w:eastAsiaTheme="minorEastAsia" w:cstheme="minorEastAsia"/>
                <w:kern w:val="2"/>
                <w:sz w:val="24"/>
                <w:szCs w:val="24"/>
                <w:highlight w:val="none"/>
                <w:vertAlign w:val="baseline"/>
                <w:lang w:val="en-US" w:eastAsia="zh-CN" w:bidi="ar-SA"/>
              </w:rPr>
            </w:pPr>
            <w:r>
              <w:rPr>
                <w:rFonts w:hint="eastAsia" w:asciiTheme="minorEastAsia" w:hAnsiTheme="minorEastAsia" w:eastAsiaTheme="minorEastAsia" w:cstheme="minorEastAsia"/>
                <w:color w:val="000000"/>
                <w:kern w:val="0"/>
                <w:sz w:val="21"/>
                <w:szCs w:val="21"/>
                <w:highlight w:val="none"/>
                <w:lang w:bidi="ar"/>
              </w:rPr>
              <w:t>东方首站</w:t>
            </w:r>
          </w:p>
        </w:tc>
        <w:tc>
          <w:tcPr>
            <w:tcW w:w="1244" w:type="dxa"/>
            <w:tcBorders>
              <w:top w:val="single" w:color="auto" w:sz="4" w:space="0"/>
              <w:left w:val="single" w:color="auto" w:sz="4" w:space="0"/>
              <w:bottom w:val="single" w:color="auto" w:sz="4" w:space="0"/>
              <w:right w:val="single" w:color="auto" w:sz="4" w:space="0"/>
            </w:tcBorders>
            <w:noWrap w:val="0"/>
            <w:vAlign w:val="center"/>
          </w:tcPr>
          <w:p w14:paraId="35E54683">
            <w:pPr>
              <w:widowControl/>
              <w:spacing w:line="240" w:lineRule="auto"/>
              <w:ind w:firstLine="0" w:firstLineChars="0"/>
              <w:jc w:val="center"/>
              <w:textAlignment w:val="center"/>
              <w:rPr>
                <w:rFonts w:hint="eastAsia" w:asciiTheme="minorEastAsia" w:hAnsiTheme="minorEastAsia" w:eastAsiaTheme="minorEastAsia" w:cstheme="minorEastAsia"/>
                <w:kern w:val="2"/>
                <w:sz w:val="24"/>
                <w:szCs w:val="24"/>
                <w:highlight w:val="none"/>
                <w:vertAlign w:val="baseline"/>
                <w:lang w:val="en-US" w:eastAsia="zh-CN" w:bidi="ar-SA"/>
              </w:rPr>
            </w:pPr>
            <w:r>
              <w:rPr>
                <w:rFonts w:hint="eastAsia" w:asciiTheme="minorEastAsia" w:hAnsiTheme="minorEastAsia" w:eastAsiaTheme="minorEastAsia" w:cstheme="minorEastAsia"/>
                <w:color w:val="000000"/>
                <w:kern w:val="0"/>
                <w:sz w:val="21"/>
                <w:szCs w:val="21"/>
                <w:highlight w:val="none"/>
                <w:lang w:bidi="ar"/>
              </w:rPr>
              <w:t>中海油</w:t>
            </w:r>
          </w:p>
        </w:tc>
      </w:tr>
      <w:tr w14:paraId="06B4AB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678" w:type="dxa"/>
            <w:tcBorders>
              <w:top w:val="single" w:color="auto" w:sz="4" w:space="0"/>
              <w:left w:val="single" w:color="auto" w:sz="4" w:space="0"/>
              <w:bottom w:val="single" w:color="auto" w:sz="4" w:space="0"/>
              <w:right w:val="single" w:color="auto" w:sz="4" w:space="0"/>
            </w:tcBorders>
            <w:noWrap w:val="0"/>
            <w:vAlign w:val="center"/>
          </w:tcPr>
          <w:p w14:paraId="27903874">
            <w:pPr>
              <w:widowControl/>
              <w:spacing w:line="240" w:lineRule="auto"/>
              <w:ind w:firstLine="0" w:firstLineChars="0"/>
              <w:jc w:val="center"/>
              <w:textAlignment w:val="center"/>
              <w:rPr>
                <w:rFonts w:hint="eastAsia" w:asciiTheme="minorEastAsia" w:hAnsiTheme="minorEastAsia" w:eastAsiaTheme="minorEastAsia" w:cstheme="minorEastAsia"/>
                <w:kern w:val="2"/>
                <w:sz w:val="24"/>
                <w:szCs w:val="24"/>
                <w:highlight w:val="none"/>
                <w:vertAlign w:val="baseline"/>
                <w:lang w:val="en-US" w:eastAsia="zh-CN" w:bidi="ar-SA"/>
              </w:rPr>
            </w:pPr>
            <w:r>
              <w:rPr>
                <w:rFonts w:hint="eastAsia" w:asciiTheme="minorEastAsia" w:hAnsiTheme="minorEastAsia" w:eastAsiaTheme="minorEastAsia" w:cstheme="minorEastAsia"/>
                <w:color w:val="000000"/>
                <w:kern w:val="0"/>
                <w:sz w:val="21"/>
                <w:szCs w:val="21"/>
                <w:highlight w:val="none"/>
                <w:lang w:bidi="ar"/>
              </w:rPr>
              <w:t>5</w:t>
            </w:r>
          </w:p>
        </w:tc>
        <w:tc>
          <w:tcPr>
            <w:tcW w:w="1765" w:type="dxa"/>
            <w:tcBorders>
              <w:top w:val="single" w:color="auto" w:sz="4" w:space="0"/>
              <w:left w:val="single" w:color="auto" w:sz="4" w:space="0"/>
              <w:bottom w:val="single" w:color="auto" w:sz="4" w:space="0"/>
              <w:right w:val="single" w:color="auto" w:sz="4" w:space="0"/>
            </w:tcBorders>
            <w:noWrap w:val="0"/>
            <w:vAlign w:val="center"/>
          </w:tcPr>
          <w:p w14:paraId="3550A8E0">
            <w:pPr>
              <w:widowControl/>
              <w:spacing w:line="240" w:lineRule="auto"/>
              <w:ind w:firstLine="0" w:firstLineChars="0"/>
              <w:jc w:val="center"/>
              <w:textAlignment w:val="center"/>
              <w:rPr>
                <w:rFonts w:hint="eastAsia" w:asciiTheme="minorEastAsia" w:hAnsiTheme="minorEastAsia" w:eastAsiaTheme="minorEastAsia" w:cstheme="minorEastAsia"/>
                <w:kern w:val="2"/>
                <w:sz w:val="24"/>
                <w:szCs w:val="24"/>
                <w:highlight w:val="none"/>
                <w:vertAlign w:val="baseline"/>
                <w:lang w:val="en-US" w:eastAsia="zh-CN" w:bidi="ar-SA"/>
              </w:rPr>
            </w:pPr>
            <w:r>
              <w:rPr>
                <w:rFonts w:hint="eastAsia" w:asciiTheme="minorEastAsia" w:hAnsiTheme="minorEastAsia" w:eastAsiaTheme="minorEastAsia" w:cstheme="minorEastAsia"/>
                <w:color w:val="000000"/>
                <w:kern w:val="0"/>
                <w:sz w:val="21"/>
                <w:szCs w:val="21"/>
                <w:highlight w:val="none"/>
                <w:lang w:bidi="ar"/>
              </w:rPr>
              <w:t>海南炼化</w:t>
            </w:r>
          </w:p>
        </w:tc>
        <w:tc>
          <w:tcPr>
            <w:tcW w:w="1212" w:type="dxa"/>
            <w:tcBorders>
              <w:top w:val="single" w:color="auto" w:sz="4" w:space="0"/>
              <w:left w:val="single" w:color="auto" w:sz="4" w:space="0"/>
              <w:bottom w:val="single" w:color="auto" w:sz="4" w:space="0"/>
              <w:right w:val="single" w:color="auto" w:sz="4" w:space="0"/>
            </w:tcBorders>
            <w:noWrap w:val="0"/>
            <w:vAlign w:val="center"/>
          </w:tcPr>
          <w:p w14:paraId="4F822F61">
            <w:pPr>
              <w:widowControl/>
              <w:spacing w:line="240" w:lineRule="auto"/>
              <w:ind w:firstLine="0" w:firstLineChars="0"/>
              <w:jc w:val="center"/>
              <w:textAlignment w:val="center"/>
              <w:rPr>
                <w:rFonts w:hint="eastAsia" w:asciiTheme="minorEastAsia" w:hAnsiTheme="minorEastAsia" w:eastAsiaTheme="minorEastAsia" w:cstheme="minorEastAsia"/>
                <w:kern w:val="2"/>
                <w:sz w:val="24"/>
                <w:szCs w:val="24"/>
                <w:highlight w:val="none"/>
                <w:vertAlign w:val="baseline"/>
                <w:lang w:val="en-US" w:eastAsia="zh-CN" w:bidi="ar-SA"/>
              </w:rPr>
            </w:pPr>
            <w:r>
              <w:rPr>
                <w:rFonts w:hint="eastAsia" w:asciiTheme="minorEastAsia" w:hAnsiTheme="minorEastAsia" w:eastAsiaTheme="minorEastAsia" w:cstheme="minorEastAsia"/>
                <w:color w:val="000000"/>
                <w:kern w:val="0"/>
                <w:sz w:val="21"/>
                <w:szCs w:val="21"/>
                <w:highlight w:val="none"/>
                <w:lang w:bidi="ar"/>
              </w:rPr>
              <w:t>自动</w:t>
            </w:r>
          </w:p>
        </w:tc>
        <w:tc>
          <w:tcPr>
            <w:tcW w:w="1558" w:type="dxa"/>
            <w:tcBorders>
              <w:top w:val="single" w:color="auto" w:sz="4" w:space="0"/>
              <w:left w:val="single" w:color="auto" w:sz="4" w:space="0"/>
              <w:bottom w:val="single" w:color="auto" w:sz="4" w:space="0"/>
              <w:right w:val="single" w:color="auto" w:sz="4" w:space="0"/>
            </w:tcBorders>
            <w:noWrap w:val="0"/>
            <w:vAlign w:val="center"/>
          </w:tcPr>
          <w:p w14:paraId="79DB226D">
            <w:pPr>
              <w:widowControl/>
              <w:spacing w:line="240" w:lineRule="auto"/>
              <w:ind w:firstLine="0" w:firstLineChars="0"/>
              <w:jc w:val="center"/>
              <w:textAlignment w:val="center"/>
              <w:rPr>
                <w:rFonts w:hint="eastAsia" w:asciiTheme="minorEastAsia" w:hAnsiTheme="minorEastAsia" w:eastAsiaTheme="minorEastAsia" w:cstheme="minorEastAsia"/>
                <w:kern w:val="2"/>
                <w:sz w:val="24"/>
                <w:szCs w:val="24"/>
                <w:highlight w:val="none"/>
                <w:vertAlign w:val="baseline"/>
                <w:lang w:val="en-US" w:eastAsia="zh-CN" w:bidi="ar-SA"/>
              </w:rPr>
            </w:pPr>
            <w:r>
              <w:rPr>
                <w:rFonts w:hint="eastAsia" w:asciiTheme="minorEastAsia" w:hAnsiTheme="minorEastAsia" w:eastAsiaTheme="minorEastAsia" w:cstheme="minorEastAsia"/>
                <w:color w:val="000000"/>
                <w:kern w:val="0"/>
                <w:sz w:val="21"/>
                <w:szCs w:val="21"/>
                <w:highlight w:val="none"/>
                <w:lang w:bidi="ar"/>
              </w:rPr>
              <w:t>2.6</w:t>
            </w:r>
          </w:p>
        </w:tc>
        <w:tc>
          <w:tcPr>
            <w:tcW w:w="2065" w:type="dxa"/>
            <w:tcBorders>
              <w:top w:val="single" w:color="auto" w:sz="4" w:space="0"/>
              <w:left w:val="single" w:color="auto" w:sz="4" w:space="0"/>
              <w:bottom w:val="single" w:color="auto" w:sz="4" w:space="0"/>
              <w:right w:val="single" w:color="auto" w:sz="4" w:space="0"/>
            </w:tcBorders>
            <w:noWrap w:val="0"/>
            <w:vAlign w:val="center"/>
          </w:tcPr>
          <w:p w14:paraId="6EF9C103">
            <w:pPr>
              <w:widowControl/>
              <w:spacing w:line="240" w:lineRule="auto"/>
              <w:ind w:firstLine="0" w:firstLineChars="0"/>
              <w:jc w:val="center"/>
              <w:textAlignment w:val="center"/>
              <w:rPr>
                <w:rFonts w:hint="eastAsia" w:asciiTheme="minorEastAsia" w:hAnsiTheme="minorEastAsia" w:eastAsiaTheme="minorEastAsia" w:cstheme="minorEastAsia"/>
                <w:kern w:val="2"/>
                <w:sz w:val="24"/>
                <w:szCs w:val="24"/>
                <w:highlight w:val="none"/>
                <w:vertAlign w:val="baseline"/>
                <w:lang w:val="en-US" w:eastAsia="zh-CN" w:bidi="ar-SA"/>
              </w:rPr>
            </w:pPr>
            <w:r>
              <w:rPr>
                <w:rFonts w:hint="eastAsia" w:asciiTheme="minorEastAsia" w:hAnsiTheme="minorEastAsia" w:eastAsiaTheme="minorEastAsia" w:cstheme="minorEastAsia"/>
                <w:color w:val="000000"/>
                <w:kern w:val="0"/>
                <w:sz w:val="21"/>
                <w:szCs w:val="21"/>
                <w:highlight w:val="none"/>
                <w:lang w:bidi="ar"/>
              </w:rPr>
              <w:t>洋浦站</w:t>
            </w:r>
          </w:p>
        </w:tc>
        <w:tc>
          <w:tcPr>
            <w:tcW w:w="1244" w:type="dxa"/>
            <w:tcBorders>
              <w:top w:val="single" w:color="auto" w:sz="4" w:space="0"/>
              <w:left w:val="single" w:color="auto" w:sz="4" w:space="0"/>
              <w:bottom w:val="single" w:color="auto" w:sz="4" w:space="0"/>
              <w:right w:val="single" w:color="auto" w:sz="4" w:space="0"/>
            </w:tcBorders>
            <w:noWrap w:val="0"/>
            <w:vAlign w:val="center"/>
          </w:tcPr>
          <w:p w14:paraId="635A538A">
            <w:pPr>
              <w:widowControl/>
              <w:spacing w:line="240" w:lineRule="auto"/>
              <w:ind w:firstLine="0" w:firstLineChars="0"/>
              <w:jc w:val="center"/>
              <w:textAlignment w:val="center"/>
              <w:rPr>
                <w:rFonts w:hint="eastAsia" w:asciiTheme="minorEastAsia" w:hAnsiTheme="minorEastAsia" w:eastAsiaTheme="minorEastAsia" w:cstheme="minorEastAsia"/>
                <w:kern w:val="2"/>
                <w:sz w:val="24"/>
                <w:szCs w:val="24"/>
                <w:highlight w:val="none"/>
                <w:vertAlign w:val="baseline"/>
                <w:lang w:val="en-US" w:eastAsia="zh-CN" w:bidi="ar-SA"/>
              </w:rPr>
            </w:pPr>
            <w:r>
              <w:rPr>
                <w:rFonts w:hint="eastAsia" w:asciiTheme="minorEastAsia" w:hAnsiTheme="minorEastAsia" w:eastAsiaTheme="minorEastAsia" w:cstheme="minorEastAsia"/>
                <w:color w:val="000000"/>
                <w:kern w:val="0"/>
                <w:sz w:val="21"/>
                <w:szCs w:val="21"/>
                <w:highlight w:val="none"/>
                <w:lang w:bidi="ar"/>
              </w:rPr>
              <w:t>中海油</w:t>
            </w:r>
          </w:p>
        </w:tc>
      </w:tr>
      <w:tr w14:paraId="6EC6FB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678" w:type="dxa"/>
            <w:tcBorders>
              <w:top w:val="single" w:color="auto" w:sz="4" w:space="0"/>
              <w:left w:val="single" w:color="auto" w:sz="4" w:space="0"/>
              <w:bottom w:val="single" w:color="auto" w:sz="4" w:space="0"/>
              <w:right w:val="single" w:color="auto" w:sz="4" w:space="0"/>
            </w:tcBorders>
            <w:noWrap w:val="0"/>
            <w:vAlign w:val="center"/>
          </w:tcPr>
          <w:p w14:paraId="30AE50FF">
            <w:pPr>
              <w:widowControl/>
              <w:spacing w:line="240" w:lineRule="auto"/>
              <w:ind w:firstLine="0" w:firstLineChars="0"/>
              <w:jc w:val="center"/>
              <w:textAlignment w:val="center"/>
              <w:rPr>
                <w:rFonts w:hint="eastAsia" w:asciiTheme="minorEastAsia" w:hAnsiTheme="minorEastAsia" w:eastAsiaTheme="minorEastAsia" w:cstheme="minorEastAsia"/>
                <w:kern w:val="2"/>
                <w:sz w:val="24"/>
                <w:szCs w:val="24"/>
                <w:highlight w:val="none"/>
                <w:vertAlign w:val="baseline"/>
                <w:lang w:val="en-US" w:eastAsia="zh-CN" w:bidi="ar-SA"/>
              </w:rPr>
            </w:pPr>
            <w:r>
              <w:rPr>
                <w:rFonts w:hint="eastAsia" w:asciiTheme="minorEastAsia" w:hAnsiTheme="minorEastAsia" w:eastAsiaTheme="minorEastAsia" w:cstheme="minorEastAsia"/>
                <w:color w:val="000000"/>
                <w:kern w:val="0"/>
                <w:sz w:val="21"/>
                <w:szCs w:val="21"/>
                <w:highlight w:val="none"/>
                <w:lang w:bidi="ar"/>
              </w:rPr>
              <w:t>6</w:t>
            </w:r>
          </w:p>
        </w:tc>
        <w:tc>
          <w:tcPr>
            <w:tcW w:w="1765" w:type="dxa"/>
            <w:tcBorders>
              <w:top w:val="single" w:color="auto" w:sz="4" w:space="0"/>
              <w:left w:val="single" w:color="auto" w:sz="4" w:space="0"/>
              <w:bottom w:val="single" w:color="auto" w:sz="4" w:space="0"/>
              <w:right w:val="single" w:color="auto" w:sz="4" w:space="0"/>
            </w:tcBorders>
            <w:noWrap w:val="0"/>
            <w:vAlign w:val="center"/>
          </w:tcPr>
          <w:p w14:paraId="2D3DF707">
            <w:pPr>
              <w:widowControl/>
              <w:spacing w:line="240" w:lineRule="auto"/>
              <w:ind w:firstLine="0" w:firstLineChars="0"/>
              <w:jc w:val="center"/>
              <w:textAlignment w:val="center"/>
              <w:rPr>
                <w:rFonts w:hint="eastAsia" w:asciiTheme="minorEastAsia" w:hAnsiTheme="minorEastAsia" w:eastAsiaTheme="minorEastAsia" w:cstheme="minorEastAsia"/>
                <w:kern w:val="2"/>
                <w:sz w:val="24"/>
                <w:szCs w:val="24"/>
                <w:highlight w:val="none"/>
                <w:vertAlign w:val="baseline"/>
                <w:lang w:val="en-US" w:eastAsia="zh-CN" w:bidi="ar-SA"/>
              </w:rPr>
            </w:pPr>
            <w:r>
              <w:rPr>
                <w:rFonts w:hint="eastAsia" w:asciiTheme="minorEastAsia" w:hAnsiTheme="minorEastAsia" w:eastAsiaTheme="minorEastAsia" w:cstheme="minorEastAsia"/>
                <w:color w:val="000000"/>
                <w:kern w:val="0"/>
                <w:sz w:val="21"/>
                <w:szCs w:val="21"/>
                <w:highlight w:val="none"/>
                <w:lang w:bidi="ar"/>
              </w:rPr>
              <w:t>香港青电</w:t>
            </w:r>
          </w:p>
        </w:tc>
        <w:tc>
          <w:tcPr>
            <w:tcW w:w="1212" w:type="dxa"/>
            <w:tcBorders>
              <w:top w:val="single" w:color="auto" w:sz="4" w:space="0"/>
              <w:left w:val="single" w:color="auto" w:sz="4" w:space="0"/>
              <w:bottom w:val="single" w:color="auto" w:sz="4" w:space="0"/>
              <w:right w:val="single" w:color="auto" w:sz="4" w:space="0"/>
            </w:tcBorders>
            <w:noWrap w:val="0"/>
            <w:vAlign w:val="center"/>
          </w:tcPr>
          <w:p w14:paraId="3F807AA7">
            <w:pPr>
              <w:widowControl/>
              <w:spacing w:line="240" w:lineRule="auto"/>
              <w:ind w:firstLine="0" w:firstLineChars="0"/>
              <w:jc w:val="center"/>
              <w:textAlignment w:val="center"/>
              <w:rPr>
                <w:rFonts w:hint="eastAsia" w:asciiTheme="minorEastAsia" w:hAnsiTheme="minorEastAsia" w:eastAsiaTheme="minorEastAsia" w:cstheme="minorEastAsia"/>
                <w:kern w:val="2"/>
                <w:sz w:val="24"/>
                <w:szCs w:val="24"/>
                <w:highlight w:val="none"/>
                <w:vertAlign w:val="baseline"/>
                <w:lang w:val="en-US" w:eastAsia="zh-CN" w:bidi="ar-SA"/>
              </w:rPr>
            </w:pPr>
            <w:r>
              <w:rPr>
                <w:rFonts w:hint="eastAsia" w:asciiTheme="minorEastAsia" w:hAnsiTheme="minorEastAsia" w:eastAsiaTheme="minorEastAsia" w:cstheme="minorEastAsia"/>
                <w:color w:val="000000"/>
                <w:kern w:val="0"/>
                <w:sz w:val="21"/>
                <w:szCs w:val="21"/>
                <w:highlight w:val="none"/>
                <w:lang w:bidi="ar"/>
              </w:rPr>
              <w:t>无调压</w:t>
            </w:r>
          </w:p>
        </w:tc>
        <w:tc>
          <w:tcPr>
            <w:tcW w:w="1558" w:type="dxa"/>
            <w:tcBorders>
              <w:top w:val="single" w:color="auto" w:sz="4" w:space="0"/>
              <w:left w:val="single" w:color="auto" w:sz="4" w:space="0"/>
              <w:bottom w:val="single" w:color="auto" w:sz="4" w:space="0"/>
              <w:right w:val="single" w:color="auto" w:sz="4" w:space="0"/>
            </w:tcBorders>
            <w:noWrap w:val="0"/>
            <w:vAlign w:val="center"/>
          </w:tcPr>
          <w:p w14:paraId="6B1D9AC6">
            <w:pPr>
              <w:widowControl/>
              <w:spacing w:line="240" w:lineRule="auto"/>
              <w:ind w:firstLine="0" w:firstLineChars="0"/>
              <w:jc w:val="center"/>
              <w:textAlignment w:val="center"/>
              <w:rPr>
                <w:rFonts w:hint="eastAsia" w:asciiTheme="minorEastAsia" w:hAnsiTheme="minorEastAsia" w:eastAsiaTheme="minorEastAsia" w:cstheme="minorEastAsia"/>
                <w:kern w:val="2"/>
                <w:sz w:val="24"/>
                <w:szCs w:val="24"/>
                <w:highlight w:val="none"/>
                <w:vertAlign w:val="baseline"/>
                <w:lang w:val="en-US" w:eastAsia="zh-CN" w:bidi="ar-SA"/>
              </w:rPr>
            </w:pPr>
            <w:r>
              <w:rPr>
                <w:rFonts w:hint="eastAsia" w:asciiTheme="minorEastAsia" w:hAnsiTheme="minorEastAsia" w:eastAsiaTheme="minorEastAsia" w:cstheme="minorEastAsia"/>
                <w:color w:val="000000"/>
                <w:kern w:val="0"/>
                <w:sz w:val="21"/>
                <w:szCs w:val="21"/>
                <w:highlight w:val="none"/>
                <w:lang w:bidi="ar"/>
              </w:rPr>
              <w:t>5.7</w:t>
            </w:r>
          </w:p>
        </w:tc>
        <w:tc>
          <w:tcPr>
            <w:tcW w:w="2065" w:type="dxa"/>
            <w:tcBorders>
              <w:top w:val="single" w:color="auto" w:sz="4" w:space="0"/>
              <w:left w:val="single" w:color="auto" w:sz="4" w:space="0"/>
              <w:bottom w:val="single" w:color="auto" w:sz="4" w:space="0"/>
              <w:right w:val="single" w:color="auto" w:sz="4" w:space="0"/>
            </w:tcBorders>
            <w:noWrap w:val="0"/>
            <w:vAlign w:val="center"/>
          </w:tcPr>
          <w:p w14:paraId="7BD32791">
            <w:pPr>
              <w:widowControl/>
              <w:spacing w:line="240" w:lineRule="auto"/>
              <w:ind w:firstLine="0" w:firstLineChars="0"/>
              <w:jc w:val="center"/>
              <w:textAlignment w:val="center"/>
              <w:rPr>
                <w:rFonts w:hint="eastAsia" w:asciiTheme="minorEastAsia" w:hAnsiTheme="minorEastAsia" w:eastAsiaTheme="minorEastAsia" w:cstheme="minorEastAsia"/>
                <w:kern w:val="2"/>
                <w:sz w:val="24"/>
                <w:szCs w:val="24"/>
                <w:highlight w:val="none"/>
                <w:vertAlign w:val="baseline"/>
                <w:lang w:val="en-US" w:eastAsia="zh-CN" w:bidi="ar-SA"/>
              </w:rPr>
            </w:pPr>
            <w:r>
              <w:rPr>
                <w:rFonts w:hint="eastAsia" w:asciiTheme="minorEastAsia" w:hAnsiTheme="minorEastAsia" w:eastAsiaTheme="minorEastAsia" w:cstheme="minorEastAsia"/>
                <w:color w:val="000000"/>
                <w:kern w:val="0"/>
                <w:sz w:val="21"/>
                <w:szCs w:val="21"/>
                <w:highlight w:val="none"/>
                <w:lang w:bidi="ar"/>
              </w:rPr>
              <w:t>大铲岛分输站</w:t>
            </w:r>
          </w:p>
        </w:tc>
        <w:tc>
          <w:tcPr>
            <w:tcW w:w="1244" w:type="dxa"/>
            <w:tcBorders>
              <w:top w:val="single" w:color="auto" w:sz="4" w:space="0"/>
              <w:left w:val="single" w:color="auto" w:sz="4" w:space="0"/>
              <w:bottom w:val="single" w:color="auto" w:sz="4" w:space="0"/>
              <w:right w:val="single" w:color="auto" w:sz="4" w:space="0"/>
            </w:tcBorders>
            <w:noWrap w:val="0"/>
            <w:vAlign w:val="center"/>
          </w:tcPr>
          <w:p w14:paraId="69BA1BA5">
            <w:pPr>
              <w:widowControl/>
              <w:spacing w:line="240" w:lineRule="auto"/>
              <w:ind w:firstLine="0" w:firstLineChars="0"/>
              <w:jc w:val="center"/>
              <w:textAlignment w:val="center"/>
              <w:rPr>
                <w:rFonts w:hint="eastAsia" w:asciiTheme="minorEastAsia" w:hAnsiTheme="minorEastAsia" w:eastAsiaTheme="minorEastAsia" w:cstheme="minorEastAsia"/>
                <w:kern w:val="2"/>
                <w:sz w:val="24"/>
                <w:szCs w:val="24"/>
                <w:highlight w:val="none"/>
                <w:vertAlign w:val="baseline"/>
                <w:lang w:val="en-US" w:eastAsia="zh-CN" w:bidi="ar-SA"/>
              </w:rPr>
            </w:pPr>
            <w:r>
              <w:rPr>
                <w:rFonts w:hint="eastAsia" w:asciiTheme="minorEastAsia" w:hAnsiTheme="minorEastAsia" w:eastAsiaTheme="minorEastAsia" w:cstheme="minorEastAsia"/>
                <w:color w:val="000000"/>
                <w:kern w:val="0"/>
                <w:sz w:val="21"/>
                <w:szCs w:val="21"/>
                <w:highlight w:val="none"/>
                <w:lang w:bidi="ar"/>
              </w:rPr>
              <w:t>中石油</w:t>
            </w:r>
          </w:p>
        </w:tc>
      </w:tr>
      <w:tr w14:paraId="62DECC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678" w:type="dxa"/>
            <w:tcBorders>
              <w:top w:val="single" w:color="auto" w:sz="4" w:space="0"/>
              <w:left w:val="single" w:color="auto" w:sz="4" w:space="0"/>
              <w:bottom w:val="single" w:color="auto" w:sz="4" w:space="0"/>
              <w:right w:val="single" w:color="auto" w:sz="4" w:space="0"/>
            </w:tcBorders>
            <w:noWrap w:val="0"/>
            <w:vAlign w:val="center"/>
          </w:tcPr>
          <w:p w14:paraId="31ABE6AA">
            <w:pPr>
              <w:widowControl/>
              <w:spacing w:line="240" w:lineRule="auto"/>
              <w:ind w:firstLine="0" w:firstLineChars="0"/>
              <w:jc w:val="center"/>
              <w:textAlignment w:val="center"/>
              <w:rPr>
                <w:rFonts w:hint="eastAsia" w:asciiTheme="minorEastAsia" w:hAnsiTheme="minorEastAsia" w:eastAsiaTheme="minorEastAsia" w:cstheme="minorEastAsia"/>
                <w:kern w:val="2"/>
                <w:sz w:val="24"/>
                <w:szCs w:val="24"/>
                <w:highlight w:val="none"/>
                <w:vertAlign w:val="baseline"/>
                <w:lang w:val="en-US" w:eastAsia="zh-CN" w:bidi="ar-SA"/>
              </w:rPr>
            </w:pPr>
            <w:r>
              <w:rPr>
                <w:rFonts w:hint="eastAsia" w:asciiTheme="minorEastAsia" w:hAnsiTheme="minorEastAsia" w:eastAsiaTheme="minorEastAsia" w:cstheme="minorEastAsia"/>
                <w:color w:val="000000"/>
                <w:kern w:val="0"/>
                <w:sz w:val="21"/>
                <w:szCs w:val="21"/>
                <w:highlight w:val="none"/>
                <w:lang w:bidi="ar"/>
              </w:rPr>
              <w:t>7</w:t>
            </w:r>
          </w:p>
        </w:tc>
        <w:tc>
          <w:tcPr>
            <w:tcW w:w="1765" w:type="dxa"/>
            <w:tcBorders>
              <w:top w:val="single" w:color="auto" w:sz="4" w:space="0"/>
              <w:left w:val="single" w:color="auto" w:sz="4" w:space="0"/>
              <w:bottom w:val="single" w:color="auto" w:sz="4" w:space="0"/>
              <w:right w:val="single" w:color="auto" w:sz="4" w:space="0"/>
            </w:tcBorders>
            <w:noWrap w:val="0"/>
            <w:vAlign w:val="center"/>
          </w:tcPr>
          <w:p w14:paraId="63B05979">
            <w:pPr>
              <w:widowControl/>
              <w:spacing w:line="240" w:lineRule="auto"/>
              <w:ind w:firstLine="0" w:firstLineChars="0"/>
              <w:jc w:val="center"/>
              <w:textAlignment w:val="center"/>
              <w:rPr>
                <w:rFonts w:hint="eastAsia" w:asciiTheme="minorEastAsia" w:hAnsiTheme="minorEastAsia" w:eastAsiaTheme="minorEastAsia" w:cstheme="minorEastAsia"/>
                <w:kern w:val="2"/>
                <w:sz w:val="24"/>
                <w:szCs w:val="24"/>
                <w:highlight w:val="none"/>
                <w:vertAlign w:val="baseline"/>
                <w:lang w:val="en-US" w:eastAsia="zh-CN" w:bidi="ar-SA"/>
              </w:rPr>
            </w:pPr>
            <w:r>
              <w:rPr>
                <w:rFonts w:hint="eastAsia" w:asciiTheme="minorEastAsia" w:hAnsiTheme="minorEastAsia" w:eastAsiaTheme="minorEastAsia" w:cstheme="minorEastAsia"/>
                <w:color w:val="000000"/>
                <w:kern w:val="0"/>
                <w:sz w:val="21"/>
                <w:szCs w:val="21"/>
                <w:highlight w:val="none"/>
                <w:lang w:bidi="ar"/>
              </w:rPr>
              <w:t>洋浦电厂</w:t>
            </w:r>
          </w:p>
        </w:tc>
        <w:tc>
          <w:tcPr>
            <w:tcW w:w="1212" w:type="dxa"/>
            <w:tcBorders>
              <w:top w:val="single" w:color="auto" w:sz="4" w:space="0"/>
              <w:left w:val="single" w:color="auto" w:sz="4" w:space="0"/>
              <w:bottom w:val="single" w:color="auto" w:sz="4" w:space="0"/>
              <w:right w:val="single" w:color="auto" w:sz="4" w:space="0"/>
            </w:tcBorders>
            <w:noWrap w:val="0"/>
            <w:vAlign w:val="center"/>
          </w:tcPr>
          <w:p w14:paraId="33305E1A">
            <w:pPr>
              <w:widowControl/>
              <w:spacing w:line="240" w:lineRule="auto"/>
              <w:ind w:firstLine="0" w:firstLineChars="0"/>
              <w:jc w:val="center"/>
              <w:textAlignment w:val="center"/>
              <w:rPr>
                <w:rFonts w:hint="eastAsia" w:asciiTheme="minorEastAsia" w:hAnsiTheme="minorEastAsia" w:eastAsiaTheme="minorEastAsia" w:cstheme="minorEastAsia"/>
                <w:kern w:val="2"/>
                <w:sz w:val="24"/>
                <w:szCs w:val="24"/>
                <w:highlight w:val="none"/>
                <w:vertAlign w:val="baseline"/>
                <w:lang w:val="en-US" w:eastAsia="zh-CN" w:bidi="ar-SA"/>
              </w:rPr>
            </w:pPr>
            <w:r>
              <w:rPr>
                <w:rFonts w:hint="eastAsia" w:asciiTheme="minorEastAsia" w:hAnsiTheme="minorEastAsia" w:eastAsiaTheme="minorEastAsia" w:cstheme="minorEastAsia"/>
                <w:color w:val="000000"/>
                <w:kern w:val="0"/>
                <w:sz w:val="21"/>
                <w:szCs w:val="21"/>
                <w:highlight w:val="none"/>
                <w:lang w:bidi="ar"/>
              </w:rPr>
              <w:t>自动</w:t>
            </w:r>
          </w:p>
        </w:tc>
        <w:tc>
          <w:tcPr>
            <w:tcW w:w="1558" w:type="dxa"/>
            <w:tcBorders>
              <w:top w:val="single" w:color="auto" w:sz="4" w:space="0"/>
              <w:left w:val="single" w:color="auto" w:sz="4" w:space="0"/>
              <w:bottom w:val="single" w:color="auto" w:sz="4" w:space="0"/>
              <w:right w:val="single" w:color="auto" w:sz="4" w:space="0"/>
            </w:tcBorders>
            <w:noWrap w:val="0"/>
            <w:vAlign w:val="center"/>
          </w:tcPr>
          <w:p w14:paraId="5DC98D1D">
            <w:pPr>
              <w:widowControl/>
              <w:spacing w:line="240" w:lineRule="auto"/>
              <w:ind w:firstLine="0" w:firstLineChars="0"/>
              <w:jc w:val="center"/>
              <w:textAlignment w:val="center"/>
              <w:rPr>
                <w:rFonts w:hint="eastAsia" w:asciiTheme="minorEastAsia" w:hAnsiTheme="minorEastAsia" w:eastAsiaTheme="minorEastAsia" w:cstheme="minorEastAsia"/>
                <w:kern w:val="2"/>
                <w:sz w:val="24"/>
                <w:szCs w:val="24"/>
                <w:highlight w:val="none"/>
                <w:vertAlign w:val="baseline"/>
                <w:lang w:val="en-US" w:eastAsia="zh-CN" w:bidi="ar-SA"/>
              </w:rPr>
            </w:pPr>
            <w:r>
              <w:rPr>
                <w:rFonts w:hint="eastAsia" w:asciiTheme="minorEastAsia" w:hAnsiTheme="minorEastAsia" w:eastAsiaTheme="minorEastAsia" w:cstheme="minorEastAsia"/>
                <w:color w:val="000000"/>
                <w:kern w:val="0"/>
                <w:sz w:val="21"/>
                <w:szCs w:val="21"/>
                <w:highlight w:val="none"/>
                <w:lang w:bidi="ar"/>
              </w:rPr>
              <w:t>1.9</w:t>
            </w:r>
          </w:p>
        </w:tc>
        <w:tc>
          <w:tcPr>
            <w:tcW w:w="2065" w:type="dxa"/>
            <w:tcBorders>
              <w:top w:val="single" w:color="auto" w:sz="4" w:space="0"/>
              <w:left w:val="single" w:color="auto" w:sz="4" w:space="0"/>
              <w:bottom w:val="single" w:color="auto" w:sz="4" w:space="0"/>
              <w:right w:val="single" w:color="auto" w:sz="4" w:space="0"/>
            </w:tcBorders>
            <w:noWrap w:val="0"/>
            <w:vAlign w:val="center"/>
          </w:tcPr>
          <w:p w14:paraId="5E0B9307">
            <w:pPr>
              <w:widowControl/>
              <w:spacing w:line="240" w:lineRule="auto"/>
              <w:ind w:firstLine="0" w:firstLineChars="0"/>
              <w:jc w:val="center"/>
              <w:textAlignment w:val="center"/>
              <w:rPr>
                <w:rFonts w:hint="eastAsia" w:asciiTheme="minorEastAsia" w:hAnsiTheme="minorEastAsia" w:eastAsiaTheme="minorEastAsia" w:cstheme="minorEastAsia"/>
                <w:kern w:val="2"/>
                <w:sz w:val="24"/>
                <w:szCs w:val="24"/>
                <w:highlight w:val="none"/>
                <w:vertAlign w:val="baseline"/>
                <w:lang w:val="en-US" w:eastAsia="zh-CN" w:bidi="ar-SA"/>
              </w:rPr>
            </w:pPr>
            <w:r>
              <w:rPr>
                <w:rFonts w:hint="eastAsia" w:asciiTheme="minorEastAsia" w:hAnsiTheme="minorEastAsia" w:eastAsiaTheme="minorEastAsia" w:cstheme="minorEastAsia"/>
                <w:color w:val="000000"/>
                <w:kern w:val="0"/>
                <w:sz w:val="21"/>
                <w:szCs w:val="21"/>
                <w:highlight w:val="none"/>
                <w:lang w:bidi="ar"/>
              </w:rPr>
              <w:t>洋浦站</w:t>
            </w:r>
          </w:p>
        </w:tc>
        <w:tc>
          <w:tcPr>
            <w:tcW w:w="1244" w:type="dxa"/>
            <w:tcBorders>
              <w:top w:val="single" w:color="auto" w:sz="4" w:space="0"/>
              <w:left w:val="single" w:color="auto" w:sz="4" w:space="0"/>
              <w:bottom w:val="single" w:color="auto" w:sz="4" w:space="0"/>
              <w:right w:val="single" w:color="auto" w:sz="4" w:space="0"/>
            </w:tcBorders>
            <w:noWrap w:val="0"/>
            <w:vAlign w:val="center"/>
          </w:tcPr>
          <w:p w14:paraId="34F733FC">
            <w:pPr>
              <w:widowControl/>
              <w:spacing w:line="240" w:lineRule="auto"/>
              <w:ind w:firstLine="0" w:firstLineChars="0"/>
              <w:jc w:val="center"/>
              <w:textAlignment w:val="center"/>
              <w:rPr>
                <w:rFonts w:hint="eastAsia" w:asciiTheme="minorEastAsia" w:hAnsiTheme="minorEastAsia" w:eastAsiaTheme="minorEastAsia" w:cstheme="minorEastAsia"/>
                <w:kern w:val="2"/>
                <w:sz w:val="24"/>
                <w:szCs w:val="24"/>
                <w:highlight w:val="none"/>
                <w:vertAlign w:val="baseline"/>
                <w:lang w:val="en-US" w:eastAsia="zh-CN" w:bidi="ar-SA"/>
              </w:rPr>
            </w:pPr>
            <w:r>
              <w:rPr>
                <w:rFonts w:hint="eastAsia" w:asciiTheme="minorEastAsia" w:hAnsiTheme="minorEastAsia" w:eastAsiaTheme="minorEastAsia" w:cstheme="minorEastAsia"/>
                <w:color w:val="000000"/>
                <w:kern w:val="0"/>
                <w:sz w:val="21"/>
                <w:szCs w:val="21"/>
                <w:highlight w:val="none"/>
                <w:lang w:bidi="ar"/>
              </w:rPr>
              <w:t>中海油</w:t>
            </w:r>
          </w:p>
        </w:tc>
      </w:tr>
      <w:tr w14:paraId="66E2E8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678" w:type="dxa"/>
            <w:tcBorders>
              <w:top w:val="single" w:color="auto" w:sz="4" w:space="0"/>
              <w:left w:val="single" w:color="auto" w:sz="4" w:space="0"/>
              <w:bottom w:val="single" w:color="auto" w:sz="4" w:space="0"/>
              <w:right w:val="single" w:color="auto" w:sz="4" w:space="0"/>
            </w:tcBorders>
            <w:noWrap w:val="0"/>
            <w:vAlign w:val="center"/>
          </w:tcPr>
          <w:p w14:paraId="29B32736">
            <w:pPr>
              <w:widowControl/>
              <w:spacing w:line="240" w:lineRule="auto"/>
              <w:ind w:firstLine="0" w:firstLineChars="0"/>
              <w:jc w:val="center"/>
              <w:textAlignment w:val="center"/>
              <w:rPr>
                <w:rFonts w:hint="eastAsia" w:asciiTheme="minorEastAsia" w:hAnsiTheme="minorEastAsia" w:eastAsiaTheme="minorEastAsia" w:cstheme="minorEastAsia"/>
                <w:kern w:val="2"/>
                <w:sz w:val="24"/>
                <w:szCs w:val="24"/>
                <w:highlight w:val="none"/>
                <w:vertAlign w:val="baseline"/>
                <w:lang w:val="en-US" w:eastAsia="zh-CN" w:bidi="ar-SA"/>
              </w:rPr>
            </w:pPr>
            <w:r>
              <w:rPr>
                <w:rFonts w:hint="eastAsia" w:asciiTheme="minorEastAsia" w:hAnsiTheme="minorEastAsia" w:eastAsiaTheme="minorEastAsia" w:cstheme="minorEastAsia"/>
                <w:color w:val="000000"/>
                <w:kern w:val="0"/>
                <w:sz w:val="21"/>
                <w:szCs w:val="21"/>
                <w:highlight w:val="none"/>
                <w:lang w:bidi="ar"/>
              </w:rPr>
              <w:t>8</w:t>
            </w:r>
          </w:p>
        </w:tc>
        <w:tc>
          <w:tcPr>
            <w:tcW w:w="1765" w:type="dxa"/>
            <w:tcBorders>
              <w:top w:val="single" w:color="auto" w:sz="4" w:space="0"/>
              <w:left w:val="single" w:color="auto" w:sz="4" w:space="0"/>
              <w:bottom w:val="single" w:color="auto" w:sz="4" w:space="0"/>
              <w:right w:val="single" w:color="auto" w:sz="4" w:space="0"/>
            </w:tcBorders>
            <w:noWrap w:val="0"/>
            <w:vAlign w:val="center"/>
          </w:tcPr>
          <w:p w14:paraId="1D2FEBC5">
            <w:pPr>
              <w:widowControl/>
              <w:spacing w:line="240" w:lineRule="auto"/>
              <w:ind w:firstLine="0" w:firstLineChars="0"/>
              <w:jc w:val="center"/>
              <w:textAlignment w:val="center"/>
              <w:rPr>
                <w:rFonts w:hint="eastAsia" w:asciiTheme="minorEastAsia" w:hAnsiTheme="minorEastAsia" w:eastAsiaTheme="minorEastAsia" w:cstheme="minorEastAsia"/>
                <w:kern w:val="2"/>
                <w:sz w:val="24"/>
                <w:szCs w:val="24"/>
                <w:highlight w:val="none"/>
                <w:vertAlign w:val="baseline"/>
                <w:lang w:val="en-US" w:eastAsia="zh-CN" w:bidi="ar-SA"/>
              </w:rPr>
            </w:pPr>
            <w:r>
              <w:rPr>
                <w:rFonts w:hint="eastAsia" w:asciiTheme="minorEastAsia" w:hAnsiTheme="minorEastAsia" w:eastAsiaTheme="minorEastAsia" w:cstheme="minorEastAsia"/>
                <w:color w:val="000000"/>
                <w:kern w:val="0"/>
                <w:sz w:val="21"/>
                <w:szCs w:val="21"/>
                <w:highlight w:val="none"/>
                <w:lang w:bidi="ar"/>
              </w:rPr>
              <w:t>南山电厂</w:t>
            </w:r>
          </w:p>
        </w:tc>
        <w:tc>
          <w:tcPr>
            <w:tcW w:w="1212" w:type="dxa"/>
            <w:tcBorders>
              <w:top w:val="single" w:color="auto" w:sz="4" w:space="0"/>
              <w:left w:val="single" w:color="auto" w:sz="4" w:space="0"/>
              <w:bottom w:val="single" w:color="auto" w:sz="4" w:space="0"/>
              <w:right w:val="single" w:color="auto" w:sz="4" w:space="0"/>
            </w:tcBorders>
            <w:noWrap w:val="0"/>
            <w:vAlign w:val="center"/>
          </w:tcPr>
          <w:p w14:paraId="63909727">
            <w:pPr>
              <w:widowControl/>
              <w:spacing w:line="240" w:lineRule="auto"/>
              <w:ind w:firstLine="0" w:firstLineChars="0"/>
              <w:jc w:val="center"/>
              <w:textAlignment w:val="center"/>
              <w:rPr>
                <w:rFonts w:hint="eastAsia" w:asciiTheme="minorEastAsia" w:hAnsiTheme="minorEastAsia" w:eastAsiaTheme="minorEastAsia" w:cstheme="minorEastAsia"/>
                <w:kern w:val="2"/>
                <w:sz w:val="24"/>
                <w:szCs w:val="24"/>
                <w:highlight w:val="none"/>
                <w:vertAlign w:val="baseline"/>
                <w:lang w:val="en-US" w:eastAsia="zh-CN" w:bidi="ar-SA"/>
              </w:rPr>
            </w:pPr>
            <w:r>
              <w:rPr>
                <w:rFonts w:hint="eastAsia" w:asciiTheme="minorEastAsia" w:hAnsiTheme="minorEastAsia" w:eastAsiaTheme="minorEastAsia" w:cstheme="minorEastAsia"/>
                <w:color w:val="000000"/>
                <w:kern w:val="0"/>
                <w:sz w:val="21"/>
                <w:szCs w:val="21"/>
                <w:highlight w:val="none"/>
                <w:lang w:bidi="ar"/>
              </w:rPr>
              <w:t>自动</w:t>
            </w:r>
          </w:p>
        </w:tc>
        <w:tc>
          <w:tcPr>
            <w:tcW w:w="1558" w:type="dxa"/>
            <w:tcBorders>
              <w:top w:val="single" w:color="auto" w:sz="4" w:space="0"/>
              <w:left w:val="single" w:color="auto" w:sz="4" w:space="0"/>
              <w:bottom w:val="single" w:color="auto" w:sz="4" w:space="0"/>
              <w:right w:val="single" w:color="auto" w:sz="4" w:space="0"/>
            </w:tcBorders>
            <w:noWrap w:val="0"/>
            <w:vAlign w:val="center"/>
          </w:tcPr>
          <w:p w14:paraId="66F5F1DE">
            <w:pPr>
              <w:widowControl/>
              <w:spacing w:line="240" w:lineRule="auto"/>
              <w:ind w:firstLine="0" w:firstLineChars="0"/>
              <w:jc w:val="center"/>
              <w:textAlignment w:val="center"/>
              <w:rPr>
                <w:rFonts w:hint="eastAsia" w:asciiTheme="minorEastAsia" w:hAnsiTheme="minorEastAsia" w:eastAsiaTheme="minorEastAsia" w:cstheme="minorEastAsia"/>
                <w:kern w:val="2"/>
                <w:sz w:val="24"/>
                <w:szCs w:val="24"/>
                <w:highlight w:val="none"/>
                <w:vertAlign w:val="baseline"/>
                <w:lang w:val="en-US" w:eastAsia="zh-CN" w:bidi="ar-SA"/>
              </w:rPr>
            </w:pPr>
            <w:r>
              <w:rPr>
                <w:rFonts w:hint="eastAsia" w:asciiTheme="minorEastAsia" w:hAnsiTheme="minorEastAsia" w:eastAsiaTheme="minorEastAsia" w:cstheme="minorEastAsia"/>
                <w:color w:val="000000"/>
                <w:kern w:val="0"/>
                <w:sz w:val="21"/>
                <w:szCs w:val="21"/>
                <w:highlight w:val="none"/>
                <w:lang w:bidi="ar"/>
              </w:rPr>
              <w:t>3.0</w:t>
            </w:r>
          </w:p>
        </w:tc>
        <w:tc>
          <w:tcPr>
            <w:tcW w:w="2065" w:type="dxa"/>
            <w:tcBorders>
              <w:top w:val="single" w:color="auto" w:sz="4" w:space="0"/>
              <w:left w:val="single" w:color="auto" w:sz="4" w:space="0"/>
              <w:bottom w:val="single" w:color="auto" w:sz="4" w:space="0"/>
              <w:right w:val="single" w:color="auto" w:sz="4" w:space="0"/>
            </w:tcBorders>
            <w:noWrap w:val="0"/>
            <w:vAlign w:val="center"/>
          </w:tcPr>
          <w:p w14:paraId="5B241832">
            <w:pPr>
              <w:widowControl/>
              <w:spacing w:line="240" w:lineRule="auto"/>
              <w:ind w:firstLine="0" w:firstLineChars="0"/>
              <w:jc w:val="center"/>
              <w:textAlignment w:val="center"/>
              <w:rPr>
                <w:rFonts w:hint="eastAsia" w:asciiTheme="minorEastAsia" w:hAnsiTheme="minorEastAsia" w:eastAsiaTheme="minorEastAsia" w:cstheme="minorEastAsia"/>
                <w:kern w:val="2"/>
                <w:sz w:val="24"/>
                <w:szCs w:val="24"/>
                <w:highlight w:val="none"/>
                <w:vertAlign w:val="baseline"/>
                <w:lang w:val="en-US" w:eastAsia="zh-CN" w:bidi="ar-SA"/>
              </w:rPr>
            </w:pPr>
            <w:r>
              <w:rPr>
                <w:rFonts w:hint="eastAsia" w:asciiTheme="minorEastAsia" w:hAnsiTheme="minorEastAsia" w:eastAsiaTheme="minorEastAsia" w:cstheme="minorEastAsia"/>
                <w:color w:val="000000"/>
                <w:kern w:val="0"/>
                <w:sz w:val="21"/>
                <w:szCs w:val="21"/>
                <w:highlight w:val="none"/>
                <w:lang w:bidi="ar"/>
              </w:rPr>
              <w:t>三亚站</w:t>
            </w:r>
          </w:p>
        </w:tc>
        <w:tc>
          <w:tcPr>
            <w:tcW w:w="1244" w:type="dxa"/>
            <w:tcBorders>
              <w:top w:val="single" w:color="auto" w:sz="4" w:space="0"/>
              <w:left w:val="single" w:color="auto" w:sz="4" w:space="0"/>
              <w:bottom w:val="single" w:color="auto" w:sz="4" w:space="0"/>
              <w:right w:val="single" w:color="auto" w:sz="4" w:space="0"/>
            </w:tcBorders>
            <w:noWrap w:val="0"/>
            <w:vAlign w:val="center"/>
          </w:tcPr>
          <w:p w14:paraId="4EBAA244">
            <w:pPr>
              <w:widowControl/>
              <w:spacing w:line="240" w:lineRule="auto"/>
              <w:ind w:firstLine="0" w:firstLineChars="0"/>
              <w:jc w:val="center"/>
              <w:textAlignment w:val="center"/>
              <w:rPr>
                <w:rFonts w:hint="eastAsia" w:asciiTheme="minorEastAsia" w:hAnsiTheme="minorEastAsia" w:eastAsiaTheme="minorEastAsia" w:cstheme="minorEastAsia"/>
                <w:kern w:val="2"/>
                <w:sz w:val="24"/>
                <w:szCs w:val="24"/>
                <w:highlight w:val="none"/>
                <w:vertAlign w:val="baseline"/>
                <w:lang w:val="en-US" w:eastAsia="zh-CN" w:bidi="ar-SA"/>
              </w:rPr>
            </w:pPr>
            <w:r>
              <w:rPr>
                <w:rFonts w:hint="eastAsia" w:asciiTheme="minorEastAsia" w:hAnsiTheme="minorEastAsia" w:eastAsiaTheme="minorEastAsia" w:cstheme="minorEastAsia"/>
                <w:color w:val="000000"/>
                <w:kern w:val="0"/>
                <w:sz w:val="21"/>
                <w:szCs w:val="21"/>
                <w:highlight w:val="none"/>
                <w:lang w:bidi="ar"/>
              </w:rPr>
              <w:t>中海油</w:t>
            </w:r>
          </w:p>
        </w:tc>
      </w:tr>
      <w:tr w14:paraId="582565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678" w:type="dxa"/>
            <w:tcBorders>
              <w:top w:val="single" w:color="auto" w:sz="4" w:space="0"/>
              <w:left w:val="single" w:color="auto" w:sz="4" w:space="0"/>
              <w:bottom w:val="single" w:color="auto" w:sz="4" w:space="0"/>
              <w:right w:val="single" w:color="auto" w:sz="4" w:space="0"/>
            </w:tcBorders>
            <w:noWrap w:val="0"/>
            <w:vAlign w:val="center"/>
          </w:tcPr>
          <w:p w14:paraId="393E5DCA">
            <w:pPr>
              <w:widowControl/>
              <w:spacing w:line="240" w:lineRule="auto"/>
              <w:ind w:firstLine="0" w:firstLineChars="0"/>
              <w:jc w:val="center"/>
              <w:textAlignment w:val="center"/>
              <w:rPr>
                <w:rFonts w:hint="eastAsia" w:asciiTheme="minorEastAsia" w:hAnsiTheme="minorEastAsia" w:eastAsiaTheme="minorEastAsia" w:cstheme="minorEastAsia"/>
                <w:kern w:val="2"/>
                <w:sz w:val="24"/>
                <w:szCs w:val="24"/>
                <w:highlight w:val="none"/>
                <w:vertAlign w:val="baseline"/>
                <w:lang w:val="en-US" w:eastAsia="zh-CN" w:bidi="ar-SA"/>
              </w:rPr>
            </w:pPr>
            <w:r>
              <w:rPr>
                <w:rFonts w:hint="eastAsia" w:asciiTheme="minorEastAsia" w:hAnsiTheme="minorEastAsia" w:eastAsiaTheme="minorEastAsia" w:cstheme="minorEastAsia"/>
                <w:color w:val="000000"/>
                <w:kern w:val="0"/>
                <w:sz w:val="21"/>
                <w:szCs w:val="21"/>
                <w:highlight w:val="none"/>
                <w:lang w:bidi="ar"/>
              </w:rPr>
              <w:t>9</w:t>
            </w:r>
          </w:p>
        </w:tc>
        <w:tc>
          <w:tcPr>
            <w:tcW w:w="1765" w:type="dxa"/>
            <w:tcBorders>
              <w:top w:val="single" w:color="auto" w:sz="4" w:space="0"/>
              <w:left w:val="single" w:color="auto" w:sz="4" w:space="0"/>
              <w:bottom w:val="single" w:color="auto" w:sz="4" w:space="0"/>
              <w:right w:val="single" w:color="auto" w:sz="4" w:space="0"/>
            </w:tcBorders>
            <w:noWrap w:val="0"/>
            <w:vAlign w:val="center"/>
          </w:tcPr>
          <w:p w14:paraId="348E8AC6">
            <w:pPr>
              <w:widowControl/>
              <w:spacing w:line="240" w:lineRule="auto"/>
              <w:ind w:firstLine="0" w:firstLineChars="0"/>
              <w:jc w:val="center"/>
              <w:textAlignment w:val="center"/>
              <w:rPr>
                <w:rFonts w:hint="eastAsia" w:asciiTheme="minorEastAsia" w:hAnsiTheme="minorEastAsia" w:eastAsiaTheme="minorEastAsia" w:cstheme="minorEastAsia"/>
                <w:kern w:val="2"/>
                <w:sz w:val="24"/>
                <w:szCs w:val="24"/>
                <w:highlight w:val="none"/>
                <w:vertAlign w:val="baseline"/>
                <w:lang w:val="en-US" w:eastAsia="zh-CN" w:bidi="ar-SA"/>
              </w:rPr>
            </w:pPr>
            <w:r>
              <w:rPr>
                <w:rFonts w:hint="eastAsia" w:asciiTheme="minorEastAsia" w:hAnsiTheme="minorEastAsia" w:eastAsiaTheme="minorEastAsia" w:cstheme="minorEastAsia"/>
                <w:color w:val="000000"/>
                <w:kern w:val="0"/>
                <w:sz w:val="21"/>
                <w:szCs w:val="21"/>
                <w:highlight w:val="none"/>
                <w:lang w:bidi="ar"/>
              </w:rPr>
              <w:t>文昌电厂</w:t>
            </w:r>
          </w:p>
        </w:tc>
        <w:tc>
          <w:tcPr>
            <w:tcW w:w="1212" w:type="dxa"/>
            <w:tcBorders>
              <w:top w:val="single" w:color="auto" w:sz="4" w:space="0"/>
              <w:left w:val="single" w:color="auto" w:sz="4" w:space="0"/>
              <w:bottom w:val="single" w:color="auto" w:sz="4" w:space="0"/>
              <w:right w:val="single" w:color="auto" w:sz="4" w:space="0"/>
            </w:tcBorders>
            <w:noWrap w:val="0"/>
            <w:vAlign w:val="center"/>
          </w:tcPr>
          <w:p w14:paraId="089DDAFD">
            <w:pPr>
              <w:widowControl/>
              <w:spacing w:line="240" w:lineRule="auto"/>
              <w:ind w:firstLine="0" w:firstLineChars="0"/>
              <w:jc w:val="center"/>
              <w:textAlignment w:val="center"/>
              <w:rPr>
                <w:rFonts w:hint="eastAsia" w:asciiTheme="minorEastAsia" w:hAnsiTheme="minorEastAsia" w:eastAsiaTheme="minorEastAsia" w:cstheme="minorEastAsia"/>
                <w:kern w:val="2"/>
                <w:sz w:val="24"/>
                <w:szCs w:val="24"/>
                <w:highlight w:val="none"/>
                <w:vertAlign w:val="baseline"/>
                <w:lang w:val="en-US" w:eastAsia="zh-CN" w:bidi="ar-SA"/>
              </w:rPr>
            </w:pPr>
            <w:r>
              <w:rPr>
                <w:rFonts w:hint="eastAsia" w:asciiTheme="minorEastAsia" w:hAnsiTheme="minorEastAsia" w:eastAsiaTheme="minorEastAsia" w:cstheme="minorEastAsia"/>
                <w:color w:val="000000"/>
                <w:kern w:val="0"/>
                <w:sz w:val="21"/>
                <w:szCs w:val="21"/>
                <w:highlight w:val="none"/>
                <w:lang w:bidi="ar"/>
              </w:rPr>
              <w:t>自动</w:t>
            </w:r>
          </w:p>
        </w:tc>
        <w:tc>
          <w:tcPr>
            <w:tcW w:w="1558" w:type="dxa"/>
            <w:tcBorders>
              <w:top w:val="single" w:color="auto" w:sz="4" w:space="0"/>
              <w:left w:val="single" w:color="auto" w:sz="4" w:space="0"/>
              <w:bottom w:val="single" w:color="auto" w:sz="4" w:space="0"/>
              <w:right w:val="single" w:color="auto" w:sz="4" w:space="0"/>
            </w:tcBorders>
            <w:noWrap w:val="0"/>
            <w:vAlign w:val="center"/>
          </w:tcPr>
          <w:p w14:paraId="15D55810">
            <w:pPr>
              <w:widowControl/>
              <w:spacing w:line="240" w:lineRule="auto"/>
              <w:ind w:firstLine="0" w:firstLineChars="0"/>
              <w:jc w:val="center"/>
              <w:textAlignment w:val="center"/>
              <w:rPr>
                <w:rFonts w:hint="eastAsia" w:asciiTheme="minorEastAsia" w:hAnsiTheme="minorEastAsia" w:eastAsiaTheme="minorEastAsia" w:cstheme="minorEastAsia"/>
                <w:kern w:val="2"/>
                <w:sz w:val="24"/>
                <w:szCs w:val="24"/>
                <w:highlight w:val="none"/>
                <w:vertAlign w:val="baseline"/>
                <w:lang w:val="en-US" w:eastAsia="zh-CN" w:bidi="ar-SA"/>
              </w:rPr>
            </w:pPr>
            <w:r>
              <w:rPr>
                <w:rFonts w:hint="eastAsia" w:asciiTheme="minorEastAsia" w:hAnsiTheme="minorEastAsia" w:eastAsiaTheme="minorEastAsia" w:cstheme="minorEastAsia"/>
                <w:color w:val="000000"/>
                <w:kern w:val="0"/>
                <w:sz w:val="21"/>
                <w:szCs w:val="21"/>
                <w:highlight w:val="none"/>
                <w:lang w:bidi="ar"/>
              </w:rPr>
              <w:t>3.0</w:t>
            </w:r>
          </w:p>
        </w:tc>
        <w:tc>
          <w:tcPr>
            <w:tcW w:w="2065" w:type="dxa"/>
            <w:tcBorders>
              <w:top w:val="single" w:color="auto" w:sz="4" w:space="0"/>
              <w:left w:val="single" w:color="auto" w:sz="4" w:space="0"/>
              <w:bottom w:val="single" w:color="auto" w:sz="4" w:space="0"/>
              <w:right w:val="single" w:color="auto" w:sz="4" w:space="0"/>
            </w:tcBorders>
            <w:noWrap w:val="0"/>
            <w:vAlign w:val="center"/>
          </w:tcPr>
          <w:p w14:paraId="170DA4A3">
            <w:pPr>
              <w:widowControl/>
              <w:spacing w:line="240" w:lineRule="auto"/>
              <w:ind w:firstLine="0" w:firstLineChars="0"/>
              <w:jc w:val="center"/>
              <w:textAlignment w:val="center"/>
              <w:rPr>
                <w:rFonts w:hint="eastAsia" w:asciiTheme="minorEastAsia" w:hAnsiTheme="minorEastAsia" w:eastAsiaTheme="minorEastAsia" w:cstheme="minorEastAsia"/>
                <w:kern w:val="2"/>
                <w:sz w:val="24"/>
                <w:szCs w:val="24"/>
                <w:highlight w:val="none"/>
                <w:vertAlign w:val="baseline"/>
                <w:lang w:val="en-US" w:eastAsia="zh-CN" w:bidi="ar-SA"/>
              </w:rPr>
            </w:pPr>
            <w:r>
              <w:rPr>
                <w:rFonts w:hint="eastAsia" w:asciiTheme="minorEastAsia" w:hAnsiTheme="minorEastAsia" w:eastAsiaTheme="minorEastAsia" w:cstheme="minorEastAsia"/>
                <w:color w:val="000000"/>
                <w:kern w:val="0"/>
                <w:sz w:val="21"/>
                <w:szCs w:val="21"/>
                <w:highlight w:val="none"/>
                <w:lang w:bidi="ar"/>
              </w:rPr>
              <w:t>东路站</w:t>
            </w:r>
          </w:p>
        </w:tc>
        <w:tc>
          <w:tcPr>
            <w:tcW w:w="1244" w:type="dxa"/>
            <w:tcBorders>
              <w:top w:val="single" w:color="auto" w:sz="4" w:space="0"/>
              <w:left w:val="single" w:color="auto" w:sz="4" w:space="0"/>
              <w:bottom w:val="single" w:color="auto" w:sz="4" w:space="0"/>
              <w:right w:val="single" w:color="auto" w:sz="4" w:space="0"/>
            </w:tcBorders>
            <w:noWrap w:val="0"/>
            <w:vAlign w:val="center"/>
          </w:tcPr>
          <w:p w14:paraId="55B2CB76">
            <w:pPr>
              <w:widowControl/>
              <w:spacing w:line="240" w:lineRule="auto"/>
              <w:ind w:firstLine="0" w:firstLineChars="0"/>
              <w:jc w:val="center"/>
              <w:textAlignment w:val="center"/>
              <w:rPr>
                <w:rFonts w:hint="eastAsia" w:asciiTheme="minorEastAsia" w:hAnsiTheme="minorEastAsia" w:eastAsiaTheme="minorEastAsia" w:cstheme="minorEastAsia"/>
                <w:kern w:val="2"/>
                <w:sz w:val="24"/>
                <w:szCs w:val="24"/>
                <w:highlight w:val="none"/>
                <w:vertAlign w:val="baseline"/>
                <w:lang w:val="en-US" w:eastAsia="zh-CN" w:bidi="ar-SA"/>
              </w:rPr>
            </w:pPr>
            <w:r>
              <w:rPr>
                <w:rFonts w:hint="eastAsia" w:asciiTheme="minorEastAsia" w:hAnsiTheme="minorEastAsia" w:eastAsiaTheme="minorEastAsia" w:cstheme="minorEastAsia"/>
                <w:color w:val="000000"/>
                <w:kern w:val="0"/>
                <w:sz w:val="21"/>
                <w:szCs w:val="21"/>
                <w:highlight w:val="none"/>
                <w:lang w:bidi="ar"/>
              </w:rPr>
              <w:t>中海油</w:t>
            </w:r>
          </w:p>
        </w:tc>
      </w:tr>
      <w:tr w14:paraId="416B7B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678" w:type="dxa"/>
            <w:tcBorders>
              <w:top w:val="single" w:color="auto" w:sz="4" w:space="0"/>
              <w:left w:val="single" w:color="auto" w:sz="4" w:space="0"/>
              <w:bottom w:val="single" w:color="auto" w:sz="4" w:space="0"/>
              <w:right w:val="single" w:color="auto" w:sz="4" w:space="0"/>
            </w:tcBorders>
            <w:noWrap w:val="0"/>
            <w:vAlign w:val="center"/>
          </w:tcPr>
          <w:p w14:paraId="06DD6302">
            <w:pPr>
              <w:widowControl/>
              <w:spacing w:line="240" w:lineRule="auto"/>
              <w:ind w:firstLine="0" w:firstLineChars="0"/>
              <w:jc w:val="center"/>
              <w:textAlignment w:val="center"/>
              <w:rPr>
                <w:rFonts w:hint="eastAsia" w:asciiTheme="minorEastAsia" w:hAnsiTheme="minorEastAsia" w:eastAsiaTheme="minorEastAsia" w:cstheme="minorEastAsia"/>
                <w:kern w:val="2"/>
                <w:sz w:val="24"/>
                <w:szCs w:val="24"/>
                <w:highlight w:val="none"/>
                <w:vertAlign w:val="baseline"/>
                <w:lang w:val="en-US" w:eastAsia="zh-CN" w:bidi="ar-SA"/>
              </w:rPr>
            </w:pPr>
            <w:r>
              <w:rPr>
                <w:rFonts w:hint="eastAsia" w:asciiTheme="minorEastAsia" w:hAnsiTheme="minorEastAsia" w:eastAsiaTheme="minorEastAsia" w:cstheme="minorEastAsia"/>
                <w:color w:val="000000"/>
                <w:kern w:val="0"/>
                <w:sz w:val="21"/>
                <w:szCs w:val="21"/>
                <w:highlight w:val="none"/>
                <w:lang w:bidi="ar"/>
              </w:rPr>
              <w:t>10</w:t>
            </w:r>
          </w:p>
        </w:tc>
        <w:tc>
          <w:tcPr>
            <w:tcW w:w="1765" w:type="dxa"/>
            <w:tcBorders>
              <w:top w:val="single" w:color="auto" w:sz="4" w:space="0"/>
              <w:left w:val="single" w:color="auto" w:sz="4" w:space="0"/>
              <w:bottom w:val="single" w:color="auto" w:sz="4" w:space="0"/>
              <w:right w:val="single" w:color="auto" w:sz="4" w:space="0"/>
            </w:tcBorders>
            <w:noWrap w:val="0"/>
            <w:vAlign w:val="center"/>
          </w:tcPr>
          <w:p w14:paraId="18182B0F">
            <w:pPr>
              <w:widowControl/>
              <w:spacing w:line="240" w:lineRule="auto"/>
              <w:ind w:firstLine="0" w:firstLineChars="0"/>
              <w:jc w:val="center"/>
              <w:textAlignment w:val="center"/>
              <w:rPr>
                <w:rFonts w:hint="eastAsia" w:asciiTheme="minorEastAsia" w:hAnsiTheme="minorEastAsia" w:eastAsiaTheme="minorEastAsia" w:cstheme="minorEastAsia"/>
                <w:kern w:val="2"/>
                <w:sz w:val="24"/>
                <w:szCs w:val="24"/>
                <w:highlight w:val="none"/>
                <w:vertAlign w:val="baseline"/>
                <w:lang w:val="en-US" w:eastAsia="zh-CN" w:bidi="ar-SA"/>
              </w:rPr>
            </w:pPr>
            <w:r>
              <w:rPr>
                <w:rFonts w:hint="eastAsia" w:asciiTheme="minorEastAsia" w:hAnsiTheme="minorEastAsia" w:eastAsiaTheme="minorEastAsia" w:cstheme="minorEastAsia"/>
                <w:color w:val="000000"/>
                <w:kern w:val="0"/>
                <w:sz w:val="21"/>
                <w:szCs w:val="21"/>
                <w:highlight w:val="none"/>
                <w:lang w:bidi="ar"/>
              </w:rPr>
              <w:t>金林橡胶厂</w:t>
            </w:r>
          </w:p>
        </w:tc>
        <w:tc>
          <w:tcPr>
            <w:tcW w:w="1212" w:type="dxa"/>
            <w:tcBorders>
              <w:top w:val="single" w:color="auto" w:sz="4" w:space="0"/>
              <w:left w:val="single" w:color="auto" w:sz="4" w:space="0"/>
              <w:bottom w:val="single" w:color="auto" w:sz="4" w:space="0"/>
              <w:right w:val="single" w:color="auto" w:sz="4" w:space="0"/>
            </w:tcBorders>
            <w:noWrap w:val="0"/>
            <w:vAlign w:val="center"/>
          </w:tcPr>
          <w:p w14:paraId="497B03C8">
            <w:pPr>
              <w:widowControl/>
              <w:spacing w:line="240" w:lineRule="auto"/>
              <w:ind w:firstLine="0" w:firstLineChars="0"/>
              <w:jc w:val="center"/>
              <w:textAlignment w:val="center"/>
              <w:rPr>
                <w:rFonts w:hint="eastAsia" w:asciiTheme="minorEastAsia" w:hAnsiTheme="minorEastAsia" w:eastAsiaTheme="minorEastAsia" w:cstheme="minorEastAsia"/>
                <w:kern w:val="2"/>
                <w:sz w:val="24"/>
                <w:szCs w:val="24"/>
                <w:highlight w:val="none"/>
                <w:vertAlign w:val="baseline"/>
                <w:lang w:val="en-US" w:eastAsia="zh-CN" w:bidi="ar-SA"/>
              </w:rPr>
            </w:pPr>
            <w:r>
              <w:rPr>
                <w:rFonts w:hint="eastAsia" w:asciiTheme="minorEastAsia" w:hAnsiTheme="minorEastAsia" w:eastAsiaTheme="minorEastAsia" w:cstheme="minorEastAsia"/>
                <w:color w:val="000000"/>
                <w:kern w:val="0"/>
                <w:sz w:val="21"/>
                <w:szCs w:val="21"/>
                <w:highlight w:val="none"/>
                <w:lang w:bidi="ar"/>
              </w:rPr>
              <w:t>自动</w:t>
            </w:r>
          </w:p>
        </w:tc>
        <w:tc>
          <w:tcPr>
            <w:tcW w:w="1558" w:type="dxa"/>
            <w:tcBorders>
              <w:top w:val="single" w:color="auto" w:sz="4" w:space="0"/>
              <w:left w:val="single" w:color="auto" w:sz="4" w:space="0"/>
              <w:bottom w:val="single" w:color="auto" w:sz="4" w:space="0"/>
              <w:right w:val="single" w:color="auto" w:sz="4" w:space="0"/>
            </w:tcBorders>
            <w:noWrap w:val="0"/>
            <w:vAlign w:val="center"/>
          </w:tcPr>
          <w:p w14:paraId="5B8D8D70">
            <w:pPr>
              <w:widowControl/>
              <w:spacing w:line="240" w:lineRule="auto"/>
              <w:ind w:firstLine="0" w:firstLineChars="0"/>
              <w:jc w:val="center"/>
              <w:textAlignment w:val="center"/>
              <w:rPr>
                <w:rFonts w:hint="eastAsia" w:asciiTheme="minorEastAsia" w:hAnsiTheme="minorEastAsia" w:eastAsiaTheme="minorEastAsia" w:cstheme="minorEastAsia"/>
                <w:kern w:val="2"/>
                <w:sz w:val="24"/>
                <w:szCs w:val="24"/>
                <w:highlight w:val="none"/>
                <w:vertAlign w:val="baseline"/>
                <w:lang w:val="en-US" w:eastAsia="zh-CN" w:bidi="ar-SA"/>
              </w:rPr>
            </w:pPr>
            <w:r>
              <w:rPr>
                <w:rFonts w:hint="eastAsia" w:asciiTheme="minorEastAsia" w:hAnsiTheme="minorEastAsia" w:eastAsiaTheme="minorEastAsia" w:cstheme="minorEastAsia"/>
                <w:color w:val="000000"/>
                <w:kern w:val="0"/>
                <w:sz w:val="21"/>
                <w:szCs w:val="21"/>
                <w:highlight w:val="none"/>
                <w:lang w:bidi="ar"/>
              </w:rPr>
              <w:t>0.3</w:t>
            </w:r>
          </w:p>
        </w:tc>
        <w:tc>
          <w:tcPr>
            <w:tcW w:w="2065" w:type="dxa"/>
            <w:tcBorders>
              <w:top w:val="single" w:color="auto" w:sz="4" w:space="0"/>
              <w:left w:val="single" w:color="auto" w:sz="4" w:space="0"/>
              <w:bottom w:val="single" w:color="auto" w:sz="4" w:space="0"/>
              <w:right w:val="single" w:color="auto" w:sz="4" w:space="0"/>
            </w:tcBorders>
            <w:noWrap w:val="0"/>
            <w:vAlign w:val="center"/>
          </w:tcPr>
          <w:p w14:paraId="1532CED3">
            <w:pPr>
              <w:widowControl/>
              <w:spacing w:line="240" w:lineRule="auto"/>
              <w:ind w:firstLine="0" w:firstLineChars="0"/>
              <w:jc w:val="center"/>
              <w:textAlignment w:val="center"/>
              <w:rPr>
                <w:rFonts w:hint="eastAsia" w:asciiTheme="minorEastAsia" w:hAnsiTheme="minorEastAsia" w:eastAsiaTheme="minorEastAsia" w:cstheme="minorEastAsia"/>
                <w:kern w:val="2"/>
                <w:sz w:val="24"/>
                <w:szCs w:val="24"/>
                <w:highlight w:val="none"/>
                <w:vertAlign w:val="baseline"/>
                <w:lang w:val="en-US" w:eastAsia="zh-CN" w:bidi="ar-SA"/>
              </w:rPr>
            </w:pPr>
            <w:r>
              <w:rPr>
                <w:rFonts w:hint="eastAsia" w:asciiTheme="minorEastAsia" w:hAnsiTheme="minorEastAsia" w:eastAsiaTheme="minorEastAsia" w:cstheme="minorEastAsia"/>
                <w:color w:val="000000"/>
                <w:kern w:val="0"/>
                <w:sz w:val="21"/>
                <w:szCs w:val="21"/>
                <w:highlight w:val="none"/>
                <w:lang w:bidi="ar"/>
              </w:rPr>
              <w:t>昌江站</w:t>
            </w:r>
          </w:p>
        </w:tc>
        <w:tc>
          <w:tcPr>
            <w:tcW w:w="1244" w:type="dxa"/>
            <w:tcBorders>
              <w:top w:val="single" w:color="auto" w:sz="4" w:space="0"/>
              <w:left w:val="single" w:color="auto" w:sz="4" w:space="0"/>
              <w:bottom w:val="single" w:color="auto" w:sz="4" w:space="0"/>
              <w:right w:val="single" w:color="auto" w:sz="4" w:space="0"/>
            </w:tcBorders>
            <w:noWrap w:val="0"/>
            <w:vAlign w:val="center"/>
          </w:tcPr>
          <w:p w14:paraId="680BDEE3">
            <w:pPr>
              <w:widowControl/>
              <w:spacing w:line="240" w:lineRule="auto"/>
              <w:ind w:firstLine="0" w:firstLineChars="0"/>
              <w:jc w:val="center"/>
              <w:textAlignment w:val="center"/>
              <w:rPr>
                <w:rFonts w:hint="eastAsia" w:asciiTheme="minorEastAsia" w:hAnsiTheme="minorEastAsia" w:eastAsiaTheme="minorEastAsia" w:cstheme="minorEastAsia"/>
                <w:kern w:val="2"/>
                <w:sz w:val="24"/>
                <w:szCs w:val="24"/>
                <w:highlight w:val="none"/>
                <w:vertAlign w:val="baseline"/>
                <w:lang w:val="en-US" w:eastAsia="zh-CN" w:bidi="ar-SA"/>
              </w:rPr>
            </w:pPr>
            <w:r>
              <w:rPr>
                <w:rFonts w:hint="eastAsia" w:asciiTheme="minorEastAsia" w:hAnsiTheme="minorEastAsia" w:eastAsiaTheme="minorEastAsia" w:cstheme="minorEastAsia"/>
                <w:color w:val="000000"/>
                <w:kern w:val="0"/>
                <w:sz w:val="21"/>
                <w:szCs w:val="21"/>
                <w:highlight w:val="none"/>
                <w:lang w:bidi="ar"/>
              </w:rPr>
              <w:t>中海油</w:t>
            </w:r>
          </w:p>
        </w:tc>
      </w:tr>
      <w:tr w14:paraId="3055D9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678" w:type="dxa"/>
            <w:tcBorders>
              <w:top w:val="single" w:color="auto" w:sz="4" w:space="0"/>
              <w:left w:val="single" w:color="auto" w:sz="4" w:space="0"/>
              <w:bottom w:val="single" w:color="auto" w:sz="4" w:space="0"/>
              <w:right w:val="single" w:color="auto" w:sz="4" w:space="0"/>
            </w:tcBorders>
            <w:noWrap w:val="0"/>
            <w:vAlign w:val="center"/>
          </w:tcPr>
          <w:p w14:paraId="63E7000B">
            <w:pPr>
              <w:widowControl/>
              <w:spacing w:line="240" w:lineRule="auto"/>
              <w:ind w:firstLine="0" w:firstLineChars="0"/>
              <w:jc w:val="center"/>
              <w:textAlignment w:val="center"/>
              <w:rPr>
                <w:rFonts w:hint="eastAsia" w:asciiTheme="minorEastAsia" w:hAnsiTheme="minorEastAsia" w:eastAsiaTheme="minorEastAsia" w:cstheme="minorEastAsia"/>
                <w:kern w:val="2"/>
                <w:sz w:val="24"/>
                <w:szCs w:val="24"/>
                <w:highlight w:val="none"/>
                <w:vertAlign w:val="baseline"/>
                <w:lang w:val="en-US" w:eastAsia="zh-CN" w:bidi="ar-SA"/>
              </w:rPr>
            </w:pPr>
            <w:r>
              <w:rPr>
                <w:rFonts w:hint="eastAsia" w:asciiTheme="minorEastAsia" w:hAnsiTheme="minorEastAsia" w:eastAsiaTheme="minorEastAsia" w:cstheme="minorEastAsia"/>
                <w:color w:val="000000"/>
                <w:kern w:val="0"/>
                <w:sz w:val="21"/>
                <w:szCs w:val="21"/>
                <w:highlight w:val="none"/>
                <w:lang w:bidi="ar"/>
              </w:rPr>
              <w:t>11</w:t>
            </w:r>
          </w:p>
        </w:tc>
        <w:tc>
          <w:tcPr>
            <w:tcW w:w="1765" w:type="dxa"/>
            <w:tcBorders>
              <w:top w:val="single" w:color="auto" w:sz="4" w:space="0"/>
              <w:left w:val="single" w:color="auto" w:sz="4" w:space="0"/>
              <w:bottom w:val="single" w:color="auto" w:sz="4" w:space="0"/>
              <w:right w:val="single" w:color="auto" w:sz="4" w:space="0"/>
            </w:tcBorders>
            <w:noWrap w:val="0"/>
            <w:vAlign w:val="center"/>
          </w:tcPr>
          <w:p w14:paraId="66314D05">
            <w:pPr>
              <w:widowControl/>
              <w:spacing w:line="240" w:lineRule="auto"/>
              <w:ind w:firstLine="0" w:firstLineChars="0"/>
              <w:jc w:val="center"/>
              <w:textAlignment w:val="center"/>
              <w:rPr>
                <w:rFonts w:hint="eastAsia" w:asciiTheme="minorEastAsia" w:hAnsiTheme="minorEastAsia" w:eastAsiaTheme="minorEastAsia" w:cstheme="minorEastAsia"/>
                <w:kern w:val="2"/>
                <w:sz w:val="24"/>
                <w:szCs w:val="24"/>
                <w:highlight w:val="none"/>
                <w:vertAlign w:val="baseline"/>
                <w:lang w:val="en-US" w:eastAsia="zh-CN" w:bidi="ar-SA"/>
              </w:rPr>
            </w:pPr>
            <w:r>
              <w:rPr>
                <w:rFonts w:hint="eastAsia" w:asciiTheme="minorEastAsia" w:hAnsiTheme="minorEastAsia" w:eastAsiaTheme="minorEastAsia" w:cstheme="minorEastAsia"/>
                <w:color w:val="000000"/>
                <w:kern w:val="0"/>
                <w:sz w:val="21"/>
                <w:szCs w:val="21"/>
                <w:highlight w:val="none"/>
                <w:lang w:bidi="ar"/>
              </w:rPr>
              <w:t>金海浆纸</w:t>
            </w:r>
          </w:p>
        </w:tc>
        <w:tc>
          <w:tcPr>
            <w:tcW w:w="1212" w:type="dxa"/>
            <w:tcBorders>
              <w:top w:val="single" w:color="auto" w:sz="4" w:space="0"/>
              <w:left w:val="single" w:color="auto" w:sz="4" w:space="0"/>
              <w:bottom w:val="single" w:color="auto" w:sz="4" w:space="0"/>
              <w:right w:val="single" w:color="auto" w:sz="4" w:space="0"/>
            </w:tcBorders>
            <w:noWrap w:val="0"/>
            <w:vAlign w:val="center"/>
          </w:tcPr>
          <w:p w14:paraId="2C915F42">
            <w:pPr>
              <w:widowControl/>
              <w:spacing w:line="240" w:lineRule="auto"/>
              <w:ind w:firstLine="0" w:firstLineChars="0"/>
              <w:jc w:val="center"/>
              <w:textAlignment w:val="center"/>
              <w:rPr>
                <w:rFonts w:hint="eastAsia" w:asciiTheme="minorEastAsia" w:hAnsiTheme="minorEastAsia" w:eastAsiaTheme="minorEastAsia" w:cstheme="minorEastAsia"/>
                <w:kern w:val="2"/>
                <w:sz w:val="24"/>
                <w:szCs w:val="24"/>
                <w:highlight w:val="none"/>
                <w:vertAlign w:val="baseline"/>
                <w:lang w:val="en-US" w:eastAsia="zh-CN" w:bidi="ar-SA"/>
              </w:rPr>
            </w:pPr>
            <w:r>
              <w:rPr>
                <w:rFonts w:hint="eastAsia" w:asciiTheme="minorEastAsia" w:hAnsiTheme="minorEastAsia" w:eastAsiaTheme="minorEastAsia" w:cstheme="minorEastAsia"/>
                <w:color w:val="000000"/>
                <w:kern w:val="0"/>
                <w:sz w:val="21"/>
                <w:szCs w:val="21"/>
                <w:highlight w:val="none"/>
                <w:lang w:bidi="ar"/>
              </w:rPr>
              <w:t>自动</w:t>
            </w:r>
          </w:p>
        </w:tc>
        <w:tc>
          <w:tcPr>
            <w:tcW w:w="1558" w:type="dxa"/>
            <w:tcBorders>
              <w:top w:val="single" w:color="auto" w:sz="4" w:space="0"/>
              <w:left w:val="single" w:color="auto" w:sz="4" w:space="0"/>
              <w:bottom w:val="single" w:color="auto" w:sz="4" w:space="0"/>
              <w:right w:val="single" w:color="auto" w:sz="4" w:space="0"/>
            </w:tcBorders>
            <w:noWrap w:val="0"/>
            <w:vAlign w:val="center"/>
          </w:tcPr>
          <w:p w14:paraId="0D9D2DDD">
            <w:pPr>
              <w:widowControl/>
              <w:spacing w:line="240" w:lineRule="auto"/>
              <w:ind w:firstLine="0" w:firstLineChars="0"/>
              <w:jc w:val="center"/>
              <w:textAlignment w:val="center"/>
              <w:rPr>
                <w:rFonts w:hint="eastAsia" w:asciiTheme="minorEastAsia" w:hAnsiTheme="minorEastAsia" w:eastAsiaTheme="minorEastAsia" w:cstheme="minorEastAsia"/>
                <w:kern w:val="2"/>
                <w:sz w:val="24"/>
                <w:szCs w:val="24"/>
                <w:highlight w:val="none"/>
                <w:vertAlign w:val="baseline"/>
                <w:lang w:val="en-US" w:eastAsia="zh-CN" w:bidi="ar-SA"/>
              </w:rPr>
            </w:pPr>
            <w:r>
              <w:rPr>
                <w:rFonts w:hint="eastAsia" w:asciiTheme="minorEastAsia" w:hAnsiTheme="minorEastAsia" w:eastAsiaTheme="minorEastAsia" w:cstheme="minorEastAsia"/>
                <w:color w:val="000000"/>
                <w:kern w:val="0"/>
                <w:sz w:val="21"/>
                <w:szCs w:val="21"/>
                <w:highlight w:val="none"/>
                <w:lang w:bidi="ar"/>
              </w:rPr>
              <w:t>0.4</w:t>
            </w:r>
          </w:p>
        </w:tc>
        <w:tc>
          <w:tcPr>
            <w:tcW w:w="2065" w:type="dxa"/>
            <w:tcBorders>
              <w:top w:val="single" w:color="auto" w:sz="4" w:space="0"/>
              <w:left w:val="single" w:color="auto" w:sz="4" w:space="0"/>
              <w:bottom w:val="single" w:color="auto" w:sz="4" w:space="0"/>
              <w:right w:val="single" w:color="auto" w:sz="4" w:space="0"/>
            </w:tcBorders>
            <w:noWrap w:val="0"/>
            <w:vAlign w:val="center"/>
          </w:tcPr>
          <w:p w14:paraId="20E56D3A">
            <w:pPr>
              <w:widowControl/>
              <w:spacing w:line="240" w:lineRule="auto"/>
              <w:ind w:firstLine="0" w:firstLineChars="0"/>
              <w:jc w:val="center"/>
              <w:textAlignment w:val="center"/>
              <w:rPr>
                <w:rFonts w:hint="eastAsia" w:asciiTheme="minorEastAsia" w:hAnsiTheme="minorEastAsia" w:eastAsiaTheme="minorEastAsia" w:cstheme="minorEastAsia"/>
                <w:kern w:val="2"/>
                <w:sz w:val="24"/>
                <w:szCs w:val="24"/>
                <w:highlight w:val="none"/>
                <w:vertAlign w:val="baseline"/>
                <w:lang w:val="en-US" w:eastAsia="zh-CN" w:bidi="ar-SA"/>
              </w:rPr>
            </w:pPr>
            <w:r>
              <w:rPr>
                <w:rFonts w:hint="eastAsia" w:asciiTheme="minorEastAsia" w:hAnsiTheme="minorEastAsia" w:eastAsiaTheme="minorEastAsia" w:cstheme="minorEastAsia"/>
                <w:color w:val="000000"/>
                <w:kern w:val="0"/>
                <w:sz w:val="21"/>
                <w:szCs w:val="21"/>
                <w:highlight w:val="none"/>
                <w:lang w:bidi="ar"/>
              </w:rPr>
              <w:t>洋浦站</w:t>
            </w:r>
          </w:p>
        </w:tc>
        <w:tc>
          <w:tcPr>
            <w:tcW w:w="1244" w:type="dxa"/>
            <w:tcBorders>
              <w:top w:val="single" w:color="auto" w:sz="4" w:space="0"/>
              <w:left w:val="single" w:color="auto" w:sz="4" w:space="0"/>
              <w:bottom w:val="single" w:color="auto" w:sz="4" w:space="0"/>
              <w:right w:val="single" w:color="auto" w:sz="4" w:space="0"/>
            </w:tcBorders>
            <w:noWrap w:val="0"/>
            <w:vAlign w:val="center"/>
          </w:tcPr>
          <w:p w14:paraId="3ADB2592">
            <w:pPr>
              <w:widowControl/>
              <w:spacing w:line="240" w:lineRule="auto"/>
              <w:ind w:firstLine="0" w:firstLineChars="0"/>
              <w:jc w:val="center"/>
              <w:textAlignment w:val="center"/>
              <w:rPr>
                <w:rFonts w:hint="eastAsia" w:asciiTheme="minorEastAsia" w:hAnsiTheme="minorEastAsia" w:eastAsiaTheme="minorEastAsia" w:cstheme="minorEastAsia"/>
                <w:kern w:val="2"/>
                <w:sz w:val="24"/>
                <w:szCs w:val="24"/>
                <w:highlight w:val="none"/>
                <w:vertAlign w:val="baseline"/>
                <w:lang w:val="en-US" w:eastAsia="zh-CN" w:bidi="ar-SA"/>
              </w:rPr>
            </w:pPr>
            <w:r>
              <w:rPr>
                <w:rFonts w:hint="eastAsia" w:asciiTheme="minorEastAsia" w:hAnsiTheme="minorEastAsia" w:eastAsiaTheme="minorEastAsia" w:cstheme="minorEastAsia"/>
                <w:color w:val="000000"/>
                <w:kern w:val="0"/>
                <w:sz w:val="21"/>
                <w:szCs w:val="21"/>
                <w:highlight w:val="none"/>
                <w:lang w:bidi="ar"/>
              </w:rPr>
              <w:t>中海油</w:t>
            </w:r>
          </w:p>
        </w:tc>
      </w:tr>
      <w:tr w14:paraId="333E24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678" w:type="dxa"/>
            <w:tcBorders>
              <w:top w:val="single" w:color="auto" w:sz="4" w:space="0"/>
              <w:left w:val="single" w:color="auto" w:sz="4" w:space="0"/>
              <w:bottom w:val="single" w:color="auto" w:sz="4" w:space="0"/>
              <w:right w:val="single" w:color="auto" w:sz="4" w:space="0"/>
            </w:tcBorders>
            <w:noWrap w:val="0"/>
            <w:vAlign w:val="center"/>
          </w:tcPr>
          <w:p w14:paraId="617DCF0F">
            <w:pPr>
              <w:widowControl/>
              <w:spacing w:line="240" w:lineRule="auto"/>
              <w:ind w:firstLine="0" w:firstLineChars="0"/>
              <w:jc w:val="center"/>
              <w:textAlignment w:val="center"/>
              <w:rPr>
                <w:rFonts w:hint="eastAsia" w:asciiTheme="minorEastAsia" w:hAnsiTheme="minorEastAsia" w:eastAsiaTheme="minorEastAsia" w:cstheme="minorEastAsia"/>
                <w:kern w:val="2"/>
                <w:sz w:val="24"/>
                <w:szCs w:val="24"/>
                <w:highlight w:val="none"/>
                <w:vertAlign w:val="baseline"/>
                <w:lang w:val="en-US" w:eastAsia="zh-CN" w:bidi="ar-SA"/>
              </w:rPr>
            </w:pPr>
            <w:r>
              <w:rPr>
                <w:rFonts w:hint="eastAsia" w:asciiTheme="minorEastAsia" w:hAnsiTheme="minorEastAsia" w:eastAsiaTheme="minorEastAsia" w:cstheme="minorEastAsia"/>
                <w:color w:val="000000"/>
                <w:kern w:val="0"/>
                <w:sz w:val="21"/>
                <w:szCs w:val="21"/>
                <w:highlight w:val="none"/>
                <w:lang w:bidi="ar"/>
              </w:rPr>
              <w:t>12</w:t>
            </w:r>
          </w:p>
        </w:tc>
        <w:tc>
          <w:tcPr>
            <w:tcW w:w="1765" w:type="dxa"/>
            <w:tcBorders>
              <w:top w:val="single" w:color="auto" w:sz="4" w:space="0"/>
              <w:left w:val="single" w:color="auto" w:sz="4" w:space="0"/>
              <w:bottom w:val="single" w:color="auto" w:sz="4" w:space="0"/>
              <w:right w:val="single" w:color="auto" w:sz="4" w:space="0"/>
            </w:tcBorders>
            <w:noWrap w:val="0"/>
            <w:vAlign w:val="center"/>
          </w:tcPr>
          <w:p w14:paraId="70893A0F">
            <w:pPr>
              <w:widowControl/>
              <w:spacing w:line="240" w:lineRule="auto"/>
              <w:ind w:firstLine="0" w:firstLineChars="0"/>
              <w:jc w:val="center"/>
              <w:textAlignment w:val="center"/>
              <w:rPr>
                <w:rFonts w:hint="eastAsia" w:asciiTheme="minorEastAsia" w:hAnsiTheme="minorEastAsia" w:eastAsiaTheme="minorEastAsia" w:cstheme="minorEastAsia"/>
                <w:kern w:val="2"/>
                <w:sz w:val="24"/>
                <w:szCs w:val="24"/>
                <w:highlight w:val="none"/>
                <w:vertAlign w:val="baseline"/>
                <w:lang w:val="en-US" w:eastAsia="zh-CN" w:bidi="ar-SA"/>
              </w:rPr>
            </w:pPr>
            <w:r>
              <w:rPr>
                <w:rFonts w:hint="eastAsia" w:asciiTheme="minorEastAsia" w:hAnsiTheme="minorEastAsia" w:eastAsiaTheme="minorEastAsia" w:cstheme="minorEastAsia"/>
                <w:color w:val="000000"/>
                <w:kern w:val="0"/>
                <w:sz w:val="21"/>
                <w:szCs w:val="21"/>
                <w:highlight w:val="none"/>
                <w:lang w:bidi="ar"/>
              </w:rPr>
              <w:t>富岛化肥</w:t>
            </w:r>
          </w:p>
        </w:tc>
        <w:tc>
          <w:tcPr>
            <w:tcW w:w="1212" w:type="dxa"/>
            <w:tcBorders>
              <w:top w:val="single" w:color="auto" w:sz="4" w:space="0"/>
              <w:left w:val="single" w:color="auto" w:sz="4" w:space="0"/>
              <w:bottom w:val="single" w:color="auto" w:sz="4" w:space="0"/>
              <w:right w:val="single" w:color="auto" w:sz="4" w:space="0"/>
            </w:tcBorders>
            <w:noWrap w:val="0"/>
            <w:vAlign w:val="center"/>
          </w:tcPr>
          <w:p w14:paraId="14471D5E">
            <w:pPr>
              <w:widowControl/>
              <w:spacing w:line="240" w:lineRule="auto"/>
              <w:ind w:firstLine="0" w:firstLineChars="0"/>
              <w:jc w:val="center"/>
              <w:textAlignment w:val="center"/>
              <w:rPr>
                <w:rFonts w:hint="eastAsia" w:asciiTheme="minorEastAsia" w:hAnsiTheme="minorEastAsia" w:eastAsiaTheme="minorEastAsia" w:cstheme="minorEastAsia"/>
                <w:kern w:val="2"/>
                <w:sz w:val="24"/>
                <w:szCs w:val="24"/>
                <w:highlight w:val="none"/>
                <w:vertAlign w:val="baseline"/>
                <w:lang w:val="en-US" w:eastAsia="zh-CN" w:bidi="ar-SA"/>
              </w:rPr>
            </w:pPr>
            <w:r>
              <w:rPr>
                <w:rFonts w:hint="eastAsia" w:asciiTheme="minorEastAsia" w:hAnsiTheme="minorEastAsia" w:eastAsiaTheme="minorEastAsia" w:cstheme="minorEastAsia"/>
                <w:color w:val="000000"/>
                <w:kern w:val="0"/>
                <w:sz w:val="21"/>
                <w:szCs w:val="21"/>
                <w:highlight w:val="none"/>
                <w:lang w:bidi="ar"/>
              </w:rPr>
              <w:t>自动</w:t>
            </w:r>
          </w:p>
        </w:tc>
        <w:tc>
          <w:tcPr>
            <w:tcW w:w="1558" w:type="dxa"/>
            <w:tcBorders>
              <w:top w:val="single" w:color="auto" w:sz="4" w:space="0"/>
              <w:left w:val="single" w:color="auto" w:sz="4" w:space="0"/>
              <w:bottom w:val="single" w:color="auto" w:sz="4" w:space="0"/>
              <w:right w:val="single" w:color="auto" w:sz="4" w:space="0"/>
            </w:tcBorders>
            <w:noWrap w:val="0"/>
            <w:vAlign w:val="center"/>
          </w:tcPr>
          <w:p w14:paraId="42368170">
            <w:pPr>
              <w:widowControl/>
              <w:spacing w:line="240" w:lineRule="auto"/>
              <w:ind w:firstLine="0" w:firstLineChars="0"/>
              <w:jc w:val="center"/>
              <w:textAlignment w:val="center"/>
              <w:rPr>
                <w:rFonts w:hint="eastAsia" w:asciiTheme="minorEastAsia" w:hAnsiTheme="minorEastAsia" w:eastAsiaTheme="minorEastAsia" w:cstheme="minorEastAsia"/>
                <w:kern w:val="2"/>
                <w:sz w:val="24"/>
                <w:szCs w:val="24"/>
                <w:highlight w:val="none"/>
                <w:vertAlign w:val="baseline"/>
                <w:lang w:val="en-US" w:eastAsia="zh-CN" w:bidi="ar-SA"/>
              </w:rPr>
            </w:pPr>
            <w:r>
              <w:rPr>
                <w:rFonts w:hint="eastAsia" w:asciiTheme="minorEastAsia" w:hAnsiTheme="minorEastAsia" w:eastAsiaTheme="minorEastAsia" w:cstheme="minorEastAsia"/>
                <w:color w:val="000000"/>
                <w:kern w:val="0"/>
                <w:sz w:val="21"/>
                <w:szCs w:val="21"/>
                <w:highlight w:val="none"/>
                <w:lang w:bidi="ar"/>
              </w:rPr>
              <w:t>1</w:t>
            </w:r>
          </w:p>
        </w:tc>
        <w:tc>
          <w:tcPr>
            <w:tcW w:w="2065" w:type="dxa"/>
            <w:tcBorders>
              <w:top w:val="single" w:color="auto" w:sz="4" w:space="0"/>
              <w:left w:val="single" w:color="auto" w:sz="4" w:space="0"/>
              <w:bottom w:val="single" w:color="auto" w:sz="4" w:space="0"/>
              <w:right w:val="single" w:color="auto" w:sz="4" w:space="0"/>
            </w:tcBorders>
            <w:noWrap w:val="0"/>
            <w:vAlign w:val="center"/>
          </w:tcPr>
          <w:p w14:paraId="333CD704">
            <w:pPr>
              <w:widowControl/>
              <w:spacing w:line="240" w:lineRule="auto"/>
              <w:ind w:firstLine="0" w:firstLineChars="0"/>
              <w:jc w:val="center"/>
              <w:textAlignment w:val="center"/>
              <w:rPr>
                <w:rFonts w:hint="eastAsia" w:asciiTheme="minorEastAsia" w:hAnsiTheme="minorEastAsia" w:eastAsiaTheme="minorEastAsia" w:cstheme="minorEastAsia"/>
                <w:kern w:val="2"/>
                <w:sz w:val="24"/>
                <w:szCs w:val="24"/>
                <w:highlight w:val="none"/>
                <w:vertAlign w:val="baseline"/>
                <w:lang w:val="en-US" w:eastAsia="zh-CN" w:bidi="ar-SA"/>
              </w:rPr>
            </w:pPr>
            <w:r>
              <w:rPr>
                <w:rFonts w:hint="eastAsia" w:asciiTheme="minorEastAsia" w:hAnsiTheme="minorEastAsia" w:eastAsiaTheme="minorEastAsia" w:cstheme="minorEastAsia"/>
                <w:color w:val="000000"/>
                <w:kern w:val="0"/>
                <w:sz w:val="21"/>
                <w:szCs w:val="21"/>
                <w:highlight w:val="none"/>
                <w:lang w:bidi="ar"/>
              </w:rPr>
              <w:t>东方站</w:t>
            </w:r>
          </w:p>
        </w:tc>
        <w:tc>
          <w:tcPr>
            <w:tcW w:w="1244" w:type="dxa"/>
            <w:tcBorders>
              <w:top w:val="single" w:color="auto" w:sz="4" w:space="0"/>
              <w:left w:val="single" w:color="auto" w:sz="4" w:space="0"/>
              <w:bottom w:val="single" w:color="auto" w:sz="4" w:space="0"/>
              <w:right w:val="single" w:color="auto" w:sz="4" w:space="0"/>
            </w:tcBorders>
            <w:noWrap w:val="0"/>
            <w:vAlign w:val="center"/>
          </w:tcPr>
          <w:p w14:paraId="60E31D24">
            <w:pPr>
              <w:widowControl/>
              <w:spacing w:line="240" w:lineRule="auto"/>
              <w:ind w:firstLine="0" w:firstLineChars="0"/>
              <w:jc w:val="center"/>
              <w:textAlignment w:val="center"/>
              <w:rPr>
                <w:rFonts w:hint="eastAsia" w:asciiTheme="minorEastAsia" w:hAnsiTheme="minorEastAsia" w:eastAsiaTheme="minorEastAsia" w:cstheme="minorEastAsia"/>
                <w:kern w:val="2"/>
                <w:sz w:val="24"/>
                <w:szCs w:val="24"/>
                <w:highlight w:val="none"/>
                <w:vertAlign w:val="baseline"/>
                <w:lang w:val="en-US" w:eastAsia="zh-CN" w:bidi="ar-SA"/>
              </w:rPr>
            </w:pPr>
            <w:r>
              <w:rPr>
                <w:rFonts w:hint="eastAsia" w:asciiTheme="minorEastAsia" w:hAnsiTheme="minorEastAsia" w:eastAsiaTheme="minorEastAsia" w:cstheme="minorEastAsia"/>
                <w:color w:val="000000"/>
                <w:kern w:val="0"/>
                <w:sz w:val="21"/>
                <w:szCs w:val="21"/>
                <w:highlight w:val="none"/>
                <w:lang w:bidi="ar"/>
              </w:rPr>
              <w:t>中海油</w:t>
            </w:r>
          </w:p>
        </w:tc>
      </w:tr>
      <w:tr w14:paraId="44F17F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678" w:type="dxa"/>
            <w:tcBorders>
              <w:top w:val="single" w:color="auto" w:sz="4" w:space="0"/>
              <w:left w:val="single" w:color="auto" w:sz="4" w:space="0"/>
              <w:bottom w:val="single" w:color="auto" w:sz="4" w:space="0"/>
              <w:right w:val="single" w:color="auto" w:sz="4" w:space="0"/>
            </w:tcBorders>
            <w:noWrap w:val="0"/>
            <w:vAlign w:val="center"/>
          </w:tcPr>
          <w:p w14:paraId="575D8DCD">
            <w:pPr>
              <w:widowControl/>
              <w:spacing w:line="240" w:lineRule="auto"/>
              <w:ind w:firstLine="0" w:firstLineChars="0"/>
              <w:jc w:val="center"/>
              <w:textAlignment w:val="center"/>
              <w:rPr>
                <w:rFonts w:hint="eastAsia" w:asciiTheme="minorEastAsia" w:hAnsiTheme="minorEastAsia" w:eastAsiaTheme="minorEastAsia" w:cstheme="minorEastAsia"/>
                <w:kern w:val="2"/>
                <w:sz w:val="24"/>
                <w:szCs w:val="24"/>
                <w:highlight w:val="none"/>
                <w:vertAlign w:val="baseline"/>
                <w:lang w:val="en-US" w:eastAsia="zh-CN" w:bidi="ar-SA"/>
              </w:rPr>
            </w:pPr>
            <w:r>
              <w:rPr>
                <w:rFonts w:hint="eastAsia" w:asciiTheme="minorEastAsia" w:hAnsiTheme="minorEastAsia" w:eastAsiaTheme="minorEastAsia" w:cstheme="minorEastAsia"/>
                <w:color w:val="000000"/>
                <w:kern w:val="0"/>
                <w:sz w:val="21"/>
                <w:szCs w:val="21"/>
                <w:highlight w:val="none"/>
                <w:lang w:bidi="ar"/>
              </w:rPr>
              <w:t>1</w:t>
            </w:r>
            <w:r>
              <w:rPr>
                <w:rFonts w:hint="eastAsia" w:asciiTheme="minorEastAsia" w:hAnsiTheme="minorEastAsia" w:eastAsiaTheme="minorEastAsia" w:cstheme="minorEastAsia"/>
                <w:color w:val="000000"/>
                <w:kern w:val="0"/>
                <w:sz w:val="21"/>
                <w:szCs w:val="21"/>
                <w:highlight w:val="none"/>
                <w:lang w:val="en-US" w:eastAsia="zh-CN" w:bidi="ar"/>
              </w:rPr>
              <w:t>3</w:t>
            </w:r>
          </w:p>
        </w:tc>
        <w:tc>
          <w:tcPr>
            <w:tcW w:w="1765" w:type="dxa"/>
            <w:tcBorders>
              <w:top w:val="single" w:color="auto" w:sz="4" w:space="0"/>
              <w:left w:val="single" w:color="auto" w:sz="4" w:space="0"/>
              <w:bottom w:val="single" w:color="auto" w:sz="4" w:space="0"/>
              <w:right w:val="single" w:color="auto" w:sz="4" w:space="0"/>
            </w:tcBorders>
            <w:noWrap w:val="0"/>
            <w:vAlign w:val="center"/>
          </w:tcPr>
          <w:p w14:paraId="0E6FF712">
            <w:pPr>
              <w:widowControl/>
              <w:spacing w:line="240" w:lineRule="auto"/>
              <w:ind w:firstLine="0" w:firstLineChars="0"/>
              <w:jc w:val="center"/>
              <w:textAlignment w:val="center"/>
              <w:rPr>
                <w:rFonts w:hint="eastAsia" w:asciiTheme="minorEastAsia" w:hAnsiTheme="minorEastAsia" w:eastAsiaTheme="minorEastAsia" w:cstheme="minorEastAsia"/>
                <w:kern w:val="2"/>
                <w:sz w:val="24"/>
                <w:szCs w:val="24"/>
                <w:highlight w:val="none"/>
                <w:vertAlign w:val="baseline"/>
                <w:lang w:val="en-US" w:eastAsia="zh-CN" w:bidi="ar-SA"/>
              </w:rPr>
            </w:pPr>
            <w:r>
              <w:rPr>
                <w:rFonts w:hint="eastAsia" w:asciiTheme="minorEastAsia" w:hAnsiTheme="minorEastAsia" w:eastAsiaTheme="minorEastAsia" w:cstheme="minorEastAsia"/>
                <w:color w:val="000000"/>
                <w:kern w:val="0"/>
                <w:sz w:val="21"/>
                <w:szCs w:val="21"/>
                <w:highlight w:val="none"/>
                <w:lang w:bidi="ar"/>
              </w:rPr>
              <w:t>中石油昆仑燃气都凯分公司</w:t>
            </w:r>
          </w:p>
        </w:tc>
        <w:tc>
          <w:tcPr>
            <w:tcW w:w="1212" w:type="dxa"/>
            <w:tcBorders>
              <w:top w:val="single" w:color="auto" w:sz="4" w:space="0"/>
              <w:left w:val="single" w:color="auto" w:sz="4" w:space="0"/>
              <w:bottom w:val="single" w:color="auto" w:sz="4" w:space="0"/>
              <w:right w:val="single" w:color="auto" w:sz="4" w:space="0"/>
            </w:tcBorders>
            <w:noWrap w:val="0"/>
            <w:vAlign w:val="center"/>
          </w:tcPr>
          <w:p w14:paraId="1612626C">
            <w:pPr>
              <w:widowControl/>
              <w:spacing w:line="240" w:lineRule="auto"/>
              <w:ind w:firstLine="0" w:firstLineChars="0"/>
              <w:jc w:val="center"/>
              <w:textAlignment w:val="center"/>
              <w:rPr>
                <w:rFonts w:hint="eastAsia" w:asciiTheme="minorEastAsia" w:hAnsiTheme="minorEastAsia" w:eastAsiaTheme="minorEastAsia" w:cstheme="minorEastAsia"/>
                <w:kern w:val="2"/>
                <w:sz w:val="24"/>
                <w:szCs w:val="24"/>
                <w:highlight w:val="none"/>
                <w:vertAlign w:val="baseline"/>
                <w:lang w:val="en-US" w:eastAsia="zh-CN" w:bidi="ar-SA"/>
              </w:rPr>
            </w:pPr>
            <w:r>
              <w:rPr>
                <w:rFonts w:hint="eastAsia" w:asciiTheme="minorEastAsia" w:hAnsiTheme="minorEastAsia" w:eastAsiaTheme="minorEastAsia" w:cstheme="minorEastAsia"/>
                <w:color w:val="000000"/>
                <w:kern w:val="0"/>
                <w:sz w:val="21"/>
                <w:szCs w:val="21"/>
                <w:highlight w:val="none"/>
                <w:lang w:bidi="ar"/>
              </w:rPr>
              <w:t>自动</w:t>
            </w:r>
          </w:p>
        </w:tc>
        <w:tc>
          <w:tcPr>
            <w:tcW w:w="1558" w:type="dxa"/>
            <w:tcBorders>
              <w:top w:val="single" w:color="auto" w:sz="4" w:space="0"/>
              <w:left w:val="single" w:color="auto" w:sz="4" w:space="0"/>
              <w:bottom w:val="single" w:color="auto" w:sz="4" w:space="0"/>
              <w:right w:val="single" w:color="auto" w:sz="4" w:space="0"/>
            </w:tcBorders>
            <w:noWrap w:val="0"/>
            <w:vAlign w:val="center"/>
          </w:tcPr>
          <w:p w14:paraId="037EB192">
            <w:pPr>
              <w:widowControl/>
              <w:spacing w:line="240" w:lineRule="auto"/>
              <w:ind w:firstLine="0" w:firstLineChars="0"/>
              <w:jc w:val="center"/>
              <w:textAlignment w:val="center"/>
              <w:rPr>
                <w:rFonts w:hint="eastAsia" w:asciiTheme="minorEastAsia" w:hAnsiTheme="minorEastAsia" w:eastAsiaTheme="minorEastAsia" w:cstheme="minorEastAsia"/>
                <w:kern w:val="2"/>
                <w:sz w:val="24"/>
                <w:szCs w:val="24"/>
                <w:highlight w:val="none"/>
                <w:vertAlign w:val="baseline"/>
                <w:lang w:val="en-US" w:eastAsia="zh-CN" w:bidi="ar-SA"/>
              </w:rPr>
            </w:pPr>
            <w:r>
              <w:rPr>
                <w:rFonts w:hint="eastAsia" w:asciiTheme="minorEastAsia" w:hAnsiTheme="minorEastAsia" w:eastAsiaTheme="minorEastAsia" w:cstheme="minorEastAsia"/>
                <w:color w:val="000000"/>
                <w:kern w:val="0"/>
                <w:sz w:val="21"/>
                <w:szCs w:val="21"/>
                <w:highlight w:val="none"/>
                <w:lang w:bidi="ar"/>
              </w:rPr>
              <w:t>1.5</w:t>
            </w:r>
          </w:p>
        </w:tc>
        <w:tc>
          <w:tcPr>
            <w:tcW w:w="2065" w:type="dxa"/>
            <w:tcBorders>
              <w:top w:val="single" w:color="auto" w:sz="4" w:space="0"/>
              <w:left w:val="single" w:color="auto" w:sz="4" w:space="0"/>
              <w:bottom w:val="single" w:color="auto" w:sz="4" w:space="0"/>
              <w:right w:val="single" w:color="auto" w:sz="4" w:space="0"/>
            </w:tcBorders>
            <w:noWrap w:val="0"/>
            <w:vAlign w:val="center"/>
          </w:tcPr>
          <w:p w14:paraId="4B5B0211">
            <w:pPr>
              <w:widowControl/>
              <w:spacing w:line="240" w:lineRule="auto"/>
              <w:ind w:firstLine="0" w:firstLineChars="0"/>
              <w:jc w:val="center"/>
              <w:textAlignment w:val="center"/>
              <w:rPr>
                <w:rFonts w:hint="eastAsia" w:asciiTheme="minorEastAsia" w:hAnsiTheme="minorEastAsia" w:eastAsiaTheme="minorEastAsia" w:cstheme="minorEastAsia"/>
                <w:kern w:val="2"/>
                <w:sz w:val="24"/>
                <w:szCs w:val="24"/>
                <w:highlight w:val="none"/>
                <w:vertAlign w:val="baseline"/>
                <w:lang w:val="en-US" w:eastAsia="zh-CN" w:bidi="ar-SA"/>
              </w:rPr>
            </w:pPr>
            <w:r>
              <w:rPr>
                <w:rFonts w:hint="eastAsia" w:asciiTheme="minorEastAsia" w:hAnsiTheme="minorEastAsia" w:eastAsiaTheme="minorEastAsia" w:cstheme="minorEastAsia"/>
                <w:color w:val="000000"/>
                <w:kern w:val="0"/>
                <w:sz w:val="21"/>
                <w:szCs w:val="21"/>
                <w:highlight w:val="none"/>
                <w:lang w:bidi="ar"/>
              </w:rPr>
              <w:t>中缅管道都匀末站</w:t>
            </w:r>
          </w:p>
        </w:tc>
        <w:tc>
          <w:tcPr>
            <w:tcW w:w="1244" w:type="dxa"/>
            <w:tcBorders>
              <w:top w:val="single" w:color="auto" w:sz="4" w:space="0"/>
              <w:left w:val="single" w:color="auto" w:sz="4" w:space="0"/>
              <w:bottom w:val="single" w:color="auto" w:sz="4" w:space="0"/>
              <w:right w:val="single" w:color="auto" w:sz="4" w:space="0"/>
            </w:tcBorders>
            <w:noWrap w:val="0"/>
            <w:vAlign w:val="center"/>
          </w:tcPr>
          <w:p w14:paraId="0D19AB65">
            <w:pPr>
              <w:widowControl/>
              <w:spacing w:line="240" w:lineRule="auto"/>
              <w:ind w:firstLine="0" w:firstLineChars="0"/>
              <w:jc w:val="center"/>
              <w:textAlignment w:val="center"/>
              <w:rPr>
                <w:rFonts w:hint="eastAsia" w:asciiTheme="minorEastAsia" w:hAnsiTheme="minorEastAsia" w:eastAsiaTheme="minorEastAsia" w:cstheme="minorEastAsia"/>
                <w:kern w:val="2"/>
                <w:sz w:val="24"/>
                <w:szCs w:val="24"/>
                <w:highlight w:val="none"/>
                <w:vertAlign w:val="baseline"/>
                <w:lang w:val="en-US" w:eastAsia="zh-CN" w:bidi="ar-SA"/>
              </w:rPr>
            </w:pPr>
            <w:r>
              <w:rPr>
                <w:rFonts w:hint="eastAsia" w:asciiTheme="minorEastAsia" w:hAnsiTheme="minorEastAsia" w:eastAsiaTheme="minorEastAsia" w:cstheme="minorEastAsia"/>
                <w:color w:val="000000"/>
                <w:kern w:val="0"/>
                <w:sz w:val="21"/>
                <w:szCs w:val="21"/>
                <w:highlight w:val="none"/>
                <w:lang w:bidi="ar"/>
              </w:rPr>
              <w:t>中石油</w:t>
            </w:r>
          </w:p>
        </w:tc>
      </w:tr>
    </w:tbl>
    <w:p w14:paraId="76B04BC0">
      <w:pPr>
        <w:pStyle w:val="3"/>
        <w:numPr>
          <w:ilvl w:val="1"/>
          <w:numId w:val="0"/>
        </w:numPr>
        <w:adjustRightInd/>
        <w:snapToGrid/>
        <w:spacing w:before="120" w:after="120" w:line="560" w:lineRule="exact"/>
        <w:ind w:leftChars="0" w:firstLine="0" w:firstLineChars="0"/>
        <w:jc w:val="both"/>
        <w:rPr>
          <w:rFonts w:hint="eastAsia" w:ascii="方正黑体简体" w:hAnsi="方正黑体简体" w:eastAsia="方正黑体简体" w:cs="方正黑体简体"/>
          <w:b w:val="0"/>
          <w:bCs/>
          <w:sz w:val="32"/>
          <w:szCs w:val="32"/>
          <w:highlight w:val="none"/>
          <w:lang w:val="en-US" w:eastAsia="zh-CN"/>
        </w:rPr>
      </w:pPr>
      <w:bookmarkStart w:id="31" w:name="_Toc7608"/>
      <w:r>
        <w:rPr>
          <w:rFonts w:hint="eastAsia" w:ascii="方正黑体简体" w:hAnsi="方正黑体简体" w:eastAsia="方正黑体简体" w:cs="方正黑体简体"/>
          <w:b w:val="0"/>
          <w:bCs/>
          <w:sz w:val="32"/>
          <w:szCs w:val="32"/>
          <w:highlight w:val="none"/>
          <w:lang w:val="en-US" w:eastAsia="zh-CN"/>
        </w:rPr>
        <w:t>6 重点城市供气情况</w:t>
      </w:r>
      <w:bookmarkEnd w:id="31"/>
      <w:r>
        <w:rPr>
          <w:rFonts w:hint="eastAsia" w:ascii="方正黑体简体" w:hAnsi="方正黑体简体" w:eastAsia="方正黑体简体" w:cs="方正黑体简体"/>
          <w:b w:val="0"/>
          <w:bCs/>
          <w:sz w:val="32"/>
          <w:szCs w:val="32"/>
          <w:highlight w:val="none"/>
          <w:lang w:val="en-US" w:eastAsia="zh-CN"/>
        </w:rPr>
        <w:t xml:space="preserve"> </w:t>
      </w:r>
    </w:p>
    <w:p w14:paraId="64CF8F1B">
      <w:pPr>
        <w:pStyle w:val="17"/>
        <w:keepNext w:val="0"/>
        <w:keepLines w:val="0"/>
        <w:pageBreakBefore w:val="0"/>
        <w:widowControl w:val="0"/>
        <w:kinsoku/>
        <w:wordWrap/>
        <w:overflowPunct/>
        <w:topLinePunct w:val="0"/>
        <w:autoSpaceDE/>
        <w:autoSpaceDN/>
        <w:bidi w:val="0"/>
        <w:adjustRightInd w:val="0"/>
        <w:snapToGrid w:val="0"/>
        <w:spacing w:line="560" w:lineRule="exact"/>
        <w:ind w:left="0" w:leftChars="0" w:firstLine="560" w:firstLineChars="200"/>
        <w:jc w:val="both"/>
        <w:textAlignment w:val="auto"/>
        <w:rPr>
          <w:rFonts w:hint="eastAsia" w:ascii="方正仿宋简体" w:hAnsi="方正仿宋简体" w:eastAsia="方正仿宋简体" w:cs="方正仿宋简体"/>
          <w:kern w:val="2"/>
          <w:sz w:val="28"/>
          <w:szCs w:val="24"/>
          <w:lang w:val="en-US" w:eastAsia="zh-CN" w:bidi="ar-SA"/>
        </w:rPr>
      </w:pPr>
      <w:r>
        <w:rPr>
          <w:rFonts w:hint="eastAsia" w:ascii="方正仿宋简体" w:hAnsi="方正仿宋简体" w:eastAsia="方正仿宋简体" w:cs="方正仿宋简体"/>
          <w:kern w:val="2"/>
          <w:sz w:val="28"/>
          <w:szCs w:val="24"/>
          <w:lang w:val="en-US" w:eastAsia="zh-CN" w:bidi="ar-SA"/>
        </w:rPr>
        <w:t>南部区域重点城市有深圳、香港、广州、东莞、佛山和福州6座，供气情况统计数据见表2。通过分析途经管道供气能力、历史最大用气量和站场最大分输能力等数据，梳理了供气通道中断风险及其影响，从调控运行角度给出了对应的应急调整措施。这些城市分为两类，第一类是供气通道中断对用户影响较小的地区，有广州、东莞、佛山。这些城市有多条管线或多种气源供气，或有较强的内转供能力，或有应急气源或压减方案。因此发生供气中断时，可以通过调节其他管线或气源的输送量，或利用管存或储气库等方式保障城市用户用气。第二类是供气通道中断对用户影响较大的地区，有深圳、香港、福州。这些地区有较单一的管线或气源供气，在发生供气中断时，可能会导致用户用气压力下降，或需要寻找紧急气源或减小自身日指定量等方式维持生产。</w:t>
      </w:r>
    </w:p>
    <w:p w14:paraId="50AA03CE">
      <w:pPr>
        <w:spacing w:before="120" w:beforeLines="50" w:after="120" w:afterLines="50"/>
        <w:ind w:left="0" w:leftChars="0" w:firstLine="0" w:firstLineChars="0"/>
        <w:jc w:val="center"/>
        <w:rPr>
          <w:rFonts w:hint="eastAsia" w:ascii="黑体" w:hAnsi="黑体" w:eastAsia="黑体" w:cs="Times New Roman"/>
          <w:szCs w:val="21"/>
          <w:highlight w:val="none"/>
          <w:lang w:val="en-US" w:eastAsia="zh-CN"/>
        </w:rPr>
      </w:pPr>
      <w:r>
        <w:rPr>
          <w:rFonts w:hint="eastAsia" w:ascii="黑体" w:hAnsi="黑体" w:eastAsia="黑体" w:cs="Times New Roman"/>
          <w:szCs w:val="21"/>
          <w:highlight w:val="none"/>
          <w:lang w:val="en-US" w:eastAsia="zh-CN"/>
        </w:rPr>
        <w:t>表3 南部台重点城市供气情况统计简表</w:t>
      </w:r>
    </w:p>
    <w:tbl>
      <w:tblPr>
        <w:tblStyle w:val="13"/>
        <w:tblW w:w="7638" w:type="dxa"/>
        <w:jc w:val="center"/>
        <w:tblLayout w:type="autofit"/>
        <w:tblCellMar>
          <w:top w:w="0" w:type="dxa"/>
          <w:left w:w="108" w:type="dxa"/>
          <w:bottom w:w="0" w:type="dxa"/>
          <w:right w:w="108" w:type="dxa"/>
        </w:tblCellMar>
      </w:tblPr>
      <w:tblGrid>
        <w:gridCol w:w="723"/>
        <w:gridCol w:w="1200"/>
        <w:gridCol w:w="1989"/>
        <w:gridCol w:w="1812"/>
        <w:gridCol w:w="1914"/>
      </w:tblGrid>
      <w:tr w14:paraId="007F2C7C">
        <w:tblPrEx>
          <w:tblCellMar>
            <w:top w:w="0" w:type="dxa"/>
            <w:left w:w="108" w:type="dxa"/>
            <w:bottom w:w="0" w:type="dxa"/>
            <w:right w:w="108" w:type="dxa"/>
          </w:tblCellMar>
        </w:tblPrEx>
        <w:trPr>
          <w:trHeight w:val="861" w:hRule="atLeast"/>
          <w:jc w:val="center"/>
        </w:trPr>
        <w:tc>
          <w:tcPr>
            <w:tcW w:w="723" w:type="dxa"/>
            <w:tcBorders>
              <w:top w:val="single" w:color="000000" w:sz="4" w:space="0"/>
              <w:left w:val="single" w:color="000000" w:sz="4" w:space="0"/>
              <w:bottom w:val="single" w:color="000000" w:sz="4" w:space="0"/>
              <w:right w:val="single" w:color="000000" w:sz="4" w:space="0"/>
            </w:tcBorders>
            <w:noWrap/>
            <w:vAlign w:val="center"/>
          </w:tcPr>
          <w:p w14:paraId="6D423CED">
            <w:pPr>
              <w:widowControl/>
              <w:spacing w:line="240" w:lineRule="auto"/>
              <w:ind w:left="0" w:leftChars="0" w:firstLine="0" w:firstLineChars="0"/>
              <w:jc w:val="center"/>
              <w:textAlignment w:val="center"/>
              <w:rPr>
                <w:rFonts w:hint="eastAsia" w:asciiTheme="minorEastAsia" w:hAnsiTheme="minorEastAsia" w:eastAsiaTheme="minorEastAsia" w:cstheme="minorEastAsia"/>
                <w:b/>
                <w:bCs/>
                <w:color w:val="000000"/>
                <w:sz w:val="21"/>
                <w:szCs w:val="21"/>
                <w:highlight w:val="none"/>
              </w:rPr>
            </w:pPr>
            <w:r>
              <w:rPr>
                <w:rFonts w:hint="eastAsia" w:asciiTheme="minorEastAsia" w:hAnsiTheme="minorEastAsia" w:eastAsiaTheme="minorEastAsia" w:cstheme="minorEastAsia"/>
                <w:b/>
                <w:bCs/>
                <w:color w:val="000000"/>
                <w:kern w:val="0"/>
                <w:sz w:val="21"/>
                <w:szCs w:val="21"/>
                <w:highlight w:val="none"/>
                <w:lang w:bidi="ar"/>
              </w:rPr>
              <w:t>序号</w:t>
            </w:r>
          </w:p>
        </w:tc>
        <w:tc>
          <w:tcPr>
            <w:tcW w:w="1200" w:type="dxa"/>
            <w:tcBorders>
              <w:top w:val="single" w:color="000000" w:sz="4" w:space="0"/>
              <w:left w:val="single" w:color="000000" w:sz="4" w:space="0"/>
              <w:bottom w:val="single" w:color="000000" w:sz="4" w:space="0"/>
              <w:right w:val="single" w:color="000000" w:sz="4" w:space="0"/>
            </w:tcBorders>
            <w:noWrap/>
            <w:vAlign w:val="center"/>
          </w:tcPr>
          <w:p w14:paraId="4F968BB3">
            <w:pPr>
              <w:widowControl/>
              <w:spacing w:line="240" w:lineRule="auto"/>
              <w:ind w:left="0" w:leftChars="0" w:firstLine="0" w:firstLineChars="0"/>
              <w:jc w:val="center"/>
              <w:textAlignment w:val="center"/>
              <w:rPr>
                <w:rFonts w:hint="eastAsia" w:asciiTheme="minorEastAsia" w:hAnsiTheme="minorEastAsia" w:eastAsiaTheme="minorEastAsia" w:cstheme="minorEastAsia"/>
                <w:b/>
                <w:bCs/>
                <w:color w:val="000000"/>
                <w:sz w:val="21"/>
                <w:szCs w:val="21"/>
                <w:highlight w:val="none"/>
              </w:rPr>
            </w:pPr>
            <w:r>
              <w:rPr>
                <w:rFonts w:hint="eastAsia" w:asciiTheme="minorEastAsia" w:hAnsiTheme="minorEastAsia" w:eastAsiaTheme="minorEastAsia" w:cstheme="minorEastAsia"/>
                <w:b/>
                <w:bCs/>
                <w:color w:val="000000"/>
                <w:kern w:val="0"/>
                <w:sz w:val="21"/>
                <w:szCs w:val="21"/>
                <w:highlight w:val="none"/>
                <w:lang w:bidi="ar"/>
              </w:rPr>
              <w:t>城市名称</w:t>
            </w:r>
          </w:p>
        </w:tc>
        <w:tc>
          <w:tcPr>
            <w:tcW w:w="1989" w:type="dxa"/>
            <w:tcBorders>
              <w:top w:val="single" w:color="000000" w:sz="4" w:space="0"/>
              <w:left w:val="single" w:color="000000" w:sz="4" w:space="0"/>
              <w:bottom w:val="single" w:color="000000" w:sz="4" w:space="0"/>
              <w:right w:val="single" w:color="000000" w:sz="4" w:space="0"/>
            </w:tcBorders>
            <w:noWrap w:val="0"/>
            <w:vAlign w:val="center"/>
          </w:tcPr>
          <w:p w14:paraId="6A8103B2">
            <w:pPr>
              <w:widowControl/>
              <w:spacing w:line="240" w:lineRule="auto"/>
              <w:ind w:left="0" w:leftChars="0" w:firstLine="0" w:firstLineChars="0"/>
              <w:jc w:val="center"/>
              <w:textAlignment w:val="center"/>
              <w:rPr>
                <w:rFonts w:hint="eastAsia" w:asciiTheme="minorEastAsia" w:hAnsiTheme="minorEastAsia" w:eastAsiaTheme="minorEastAsia" w:cstheme="minorEastAsia"/>
                <w:b/>
                <w:bCs/>
                <w:color w:val="000000"/>
                <w:sz w:val="21"/>
                <w:szCs w:val="21"/>
                <w:highlight w:val="none"/>
              </w:rPr>
            </w:pPr>
            <w:r>
              <w:rPr>
                <w:rFonts w:hint="eastAsia" w:asciiTheme="minorEastAsia" w:hAnsiTheme="minorEastAsia" w:eastAsiaTheme="minorEastAsia" w:cstheme="minorEastAsia"/>
                <w:b/>
                <w:bCs/>
                <w:color w:val="000000"/>
                <w:kern w:val="0"/>
                <w:sz w:val="21"/>
                <w:szCs w:val="21"/>
                <w:highlight w:val="none"/>
                <w:lang w:bidi="ar"/>
              </w:rPr>
              <w:t>途经管道供气能力（万方/天）</w:t>
            </w:r>
          </w:p>
        </w:tc>
        <w:tc>
          <w:tcPr>
            <w:tcW w:w="1812" w:type="dxa"/>
            <w:tcBorders>
              <w:top w:val="single" w:color="000000" w:sz="4" w:space="0"/>
              <w:left w:val="single" w:color="000000" w:sz="4" w:space="0"/>
              <w:bottom w:val="single" w:color="000000" w:sz="4" w:space="0"/>
              <w:right w:val="single" w:color="000000" w:sz="4" w:space="0"/>
            </w:tcBorders>
            <w:noWrap w:val="0"/>
            <w:vAlign w:val="center"/>
          </w:tcPr>
          <w:p w14:paraId="7992F697">
            <w:pPr>
              <w:widowControl/>
              <w:spacing w:line="240" w:lineRule="auto"/>
              <w:ind w:left="0" w:leftChars="0" w:firstLine="0" w:firstLineChars="0"/>
              <w:jc w:val="center"/>
              <w:textAlignment w:val="center"/>
              <w:rPr>
                <w:rFonts w:hint="eastAsia" w:asciiTheme="minorEastAsia" w:hAnsiTheme="minorEastAsia" w:eastAsiaTheme="minorEastAsia" w:cstheme="minorEastAsia"/>
                <w:b/>
                <w:bCs/>
                <w:color w:val="000000"/>
                <w:sz w:val="21"/>
                <w:szCs w:val="21"/>
                <w:highlight w:val="none"/>
              </w:rPr>
            </w:pPr>
            <w:r>
              <w:rPr>
                <w:rFonts w:hint="eastAsia" w:asciiTheme="minorEastAsia" w:hAnsiTheme="minorEastAsia" w:eastAsiaTheme="minorEastAsia" w:cstheme="minorEastAsia"/>
                <w:b/>
                <w:bCs/>
                <w:color w:val="000000"/>
                <w:kern w:val="0"/>
                <w:sz w:val="21"/>
                <w:szCs w:val="21"/>
                <w:highlight w:val="none"/>
                <w:lang w:bidi="ar"/>
              </w:rPr>
              <w:t>历史最大用气量（万方/天）</w:t>
            </w:r>
          </w:p>
        </w:tc>
        <w:tc>
          <w:tcPr>
            <w:tcW w:w="1914" w:type="dxa"/>
            <w:tcBorders>
              <w:top w:val="single" w:color="000000" w:sz="4" w:space="0"/>
              <w:left w:val="single" w:color="000000" w:sz="4" w:space="0"/>
              <w:bottom w:val="single" w:color="000000" w:sz="4" w:space="0"/>
              <w:right w:val="single" w:color="000000" w:sz="4" w:space="0"/>
            </w:tcBorders>
            <w:noWrap w:val="0"/>
            <w:vAlign w:val="center"/>
          </w:tcPr>
          <w:p w14:paraId="576B3727">
            <w:pPr>
              <w:widowControl/>
              <w:spacing w:line="240" w:lineRule="auto"/>
              <w:ind w:left="0" w:leftChars="0" w:firstLine="0" w:firstLineChars="0"/>
              <w:jc w:val="center"/>
              <w:textAlignment w:val="center"/>
              <w:rPr>
                <w:rFonts w:hint="eastAsia" w:asciiTheme="minorEastAsia" w:hAnsiTheme="minorEastAsia" w:eastAsiaTheme="minorEastAsia" w:cstheme="minorEastAsia"/>
                <w:b/>
                <w:bCs/>
                <w:color w:val="000000"/>
                <w:sz w:val="21"/>
                <w:szCs w:val="21"/>
                <w:highlight w:val="none"/>
              </w:rPr>
            </w:pPr>
            <w:r>
              <w:rPr>
                <w:rFonts w:hint="eastAsia" w:asciiTheme="minorEastAsia" w:hAnsiTheme="minorEastAsia" w:eastAsiaTheme="minorEastAsia" w:cstheme="minorEastAsia"/>
                <w:b/>
                <w:bCs/>
                <w:color w:val="000000"/>
                <w:kern w:val="0"/>
                <w:sz w:val="21"/>
                <w:szCs w:val="21"/>
                <w:highlight w:val="none"/>
                <w:lang w:bidi="ar"/>
              </w:rPr>
              <w:t>站场最大分输能力（万方/天）</w:t>
            </w:r>
          </w:p>
        </w:tc>
      </w:tr>
      <w:tr w14:paraId="7BAA4C53">
        <w:tblPrEx>
          <w:tblCellMar>
            <w:top w:w="0" w:type="dxa"/>
            <w:left w:w="108" w:type="dxa"/>
            <w:bottom w:w="0" w:type="dxa"/>
            <w:right w:w="108" w:type="dxa"/>
          </w:tblCellMar>
        </w:tblPrEx>
        <w:trPr>
          <w:trHeight w:val="315" w:hRule="atLeast"/>
          <w:jc w:val="center"/>
        </w:trPr>
        <w:tc>
          <w:tcPr>
            <w:tcW w:w="723" w:type="dxa"/>
            <w:tcBorders>
              <w:top w:val="single" w:color="000000" w:sz="4" w:space="0"/>
              <w:left w:val="single" w:color="000000" w:sz="4" w:space="0"/>
              <w:bottom w:val="single" w:color="000000" w:sz="4" w:space="0"/>
              <w:right w:val="single" w:color="000000" w:sz="4" w:space="0"/>
            </w:tcBorders>
            <w:noWrap/>
            <w:vAlign w:val="center"/>
          </w:tcPr>
          <w:p w14:paraId="45898D2B">
            <w:pPr>
              <w:widowControl/>
              <w:spacing w:line="240" w:lineRule="auto"/>
              <w:ind w:left="0" w:leftChars="0" w:firstLine="0" w:firstLineChars="0"/>
              <w:jc w:val="center"/>
              <w:textAlignment w:val="center"/>
              <w:rPr>
                <w:rFonts w:hint="eastAsia" w:asciiTheme="minorEastAsia" w:hAnsiTheme="minorEastAsia" w:eastAsiaTheme="minorEastAsia" w:cstheme="minorEastAsia"/>
                <w:color w:val="000000"/>
                <w:sz w:val="21"/>
                <w:szCs w:val="21"/>
                <w:highlight w:val="none"/>
                <w:lang w:val="en-US" w:eastAsia="zh-CN"/>
              </w:rPr>
            </w:pPr>
            <w:r>
              <w:rPr>
                <w:rFonts w:hint="eastAsia" w:asciiTheme="minorEastAsia" w:hAnsiTheme="minorEastAsia" w:eastAsiaTheme="minorEastAsia" w:cstheme="minorEastAsia"/>
                <w:color w:val="000000"/>
                <w:sz w:val="21"/>
                <w:szCs w:val="21"/>
                <w:highlight w:val="none"/>
                <w:lang w:val="en-US" w:eastAsia="zh-CN"/>
              </w:rPr>
              <w:t>1</w:t>
            </w:r>
          </w:p>
        </w:tc>
        <w:tc>
          <w:tcPr>
            <w:tcW w:w="1200" w:type="dxa"/>
            <w:tcBorders>
              <w:top w:val="single" w:color="000000" w:sz="4" w:space="0"/>
              <w:left w:val="single" w:color="000000" w:sz="4" w:space="0"/>
              <w:bottom w:val="single" w:color="000000" w:sz="4" w:space="0"/>
              <w:right w:val="single" w:color="000000" w:sz="4" w:space="0"/>
            </w:tcBorders>
            <w:noWrap/>
            <w:vAlign w:val="center"/>
          </w:tcPr>
          <w:p w14:paraId="683EE9D1">
            <w:pPr>
              <w:widowControl/>
              <w:spacing w:line="240" w:lineRule="auto"/>
              <w:ind w:left="0" w:leftChars="0" w:firstLine="0" w:firstLineChars="0"/>
              <w:jc w:val="center"/>
              <w:textAlignment w:val="center"/>
              <w:rPr>
                <w:rFonts w:hint="eastAsia" w:asciiTheme="minorEastAsia" w:hAnsiTheme="minorEastAsia" w:eastAsiaTheme="minorEastAsia" w:cstheme="minorEastAsia"/>
                <w:color w:val="000000"/>
                <w:sz w:val="21"/>
                <w:szCs w:val="21"/>
                <w:highlight w:val="none"/>
              </w:rPr>
            </w:pPr>
            <w:r>
              <w:rPr>
                <w:rFonts w:hint="eastAsia" w:asciiTheme="minorEastAsia" w:hAnsiTheme="minorEastAsia" w:eastAsiaTheme="minorEastAsia" w:cstheme="minorEastAsia"/>
                <w:color w:val="000000"/>
                <w:kern w:val="0"/>
                <w:sz w:val="21"/>
                <w:szCs w:val="21"/>
                <w:highlight w:val="none"/>
                <w:lang w:bidi="ar"/>
              </w:rPr>
              <w:t>深圳</w:t>
            </w:r>
          </w:p>
        </w:tc>
        <w:tc>
          <w:tcPr>
            <w:tcW w:w="1989" w:type="dxa"/>
            <w:tcBorders>
              <w:top w:val="single" w:color="000000" w:sz="4" w:space="0"/>
              <w:left w:val="single" w:color="000000" w:sz="4" w:space="0"/>
              <w:bottom w:val="single" w:color="000000" w:sz="4" w:space="0"/>
              <w:right w:val="single" w:color="000000" w:sz="4" w:space="0"/>
            </w:tcBorders>
            <w:noWrap/>
            <w:vAlign w:val="center"/>
          </w:tcPr>
          <w:p w14:paraId="4EA2DB24">
            <w:pPr>
              <w:widowControl/>
              <w:spacing w:line="240" w:lineRule="auto"/>
              <w:ind w:left="0" w:leftChars="0" w:firstLine="0" w:firstLineChars="0"/>
              <w:jc w:val="center"/>
              <w:textAlignment w:val="center"/>
              <w:rPr>
                <w:rFonts w:hint="eastAsia" w:asciiTheme="minorEastAsia" w:hAnsiTheme="minorEastAsia" w:eastAsiaTheme="minorEastAsia" w:cstheme="minorEastAsia"/>
                <w:color w:val="000000"/>
                <w:sz w:val="21"/>
                <w:szCs w:val="21"/>
                <w:highlight w:val="none"/>
              </w:rPr>
            </w:pPr>
            <w:r>
              <w:rPr>
                <w:rFonts w:hint="eastAsia" w:asciiTheme="minorEastAsia" w:hAnsiTheme="minorEastAsia" w:eastAsiaTheme="minorEastAsia" w:cstheme="minorEastAsia"/>
                <w:color w:val="000000"/>
                <w:kern w:val="0"/>
                <w:sz w:val="21"/>
                <w:szCs w:val="21"/>
                <w:highlight w:val="none"/>
                <w:lang w:bidi="ar"/>
              </w:rPr>
              <w:t>2857</w:t>
            </w:r>
          </w:p>
        </w:tc>
        <w:tc>
          <w:tcPr>
            <w:tcW w:w="1812" w:type="dxa"/>
            <w:tcBorders>
              <w:top w:val="single" w:color="000000" w:sz="4" w:space="0"/>
              <w:left w:val="single" w:color="000000" w:sz="4" w:space="0"/>
              <w:bottom w:val="single" w:color="000000" w:sz="4" w:space="0"/>
              <w:right w:val="single" w:color="000000" w:sz="4" w:space="0"/>
            </w:tcBorders>
            <w:noWrap/>
            <w:vAlign w:val="center"/>
          </w:tcPr>
          <w:p w14:paraId="5EC7373B">
            <w:pPr>
              <w:widowControl/>
              <w:spacing w:line="240" w:lineRule="auto"/>
              <w:ind w:left="0" w:leftChars="0" w:firstLine="0" w:firstLineChars="0"/>
              <w:jc w:val="center"/>
              <w:textAlignment w:val="center"/>
              <w:rPr>
                <w:rFonts w:hint="eastAsia" w:asciiTheme="minorEastAsia" w:hAnsiTheme="minorEastAsia" w:eastAsiaTheme="minorEastAsia" w:cstheme="minorEastAsia"/>
                <w:color w:val="000000"/>
                <w:sz w:val="21"/>
                <w:szCs w:val="21"/>
                <w:highlight w:val="none"/>
              </w:rPr>
            </w:pPr>
            <w:r>
              <w:rPr>
                <w:rFonts w:hint="eastAsia" w:asciiTheme="minorEastAsia" w:hAnsiTheme="minorEastAsia" w:eastAsiaTheme="minorEastAsia" w:cstheme="minorEastAsia"/>
                <w:color w:val="000000"/>
                <w:kern w:val="0"/>
                <w:sz w:val="21"/>
                <w:szCs w:val="21"/>
                <w:highlight w:val="none"/>
                <w:lang w:bidi="ar"/>
              </w:rPr>
              <w:t>279</w:t>
            </w:r>
          </w:p>
        </w:tc>
        <w:tc>
          <w:tcPr>
            <w:tcW w:w="1914" w:type="dxa"/>
            <w:tcBorders>
              <w:top w:val="single" w:color="000000" w:sz="4" w:space="0"/>
              <w:left w:val="single" w:color="000000" w:sz="4" w:space="0"/>
              <w:bottom w:val="single" w:color="000000" w:sz="4" w:space="0"/>
              <w:right w:val="single" w:color="000000" w:sz="4" w:space="0"/>
            </w:tcBorders>
            <w:noWrap/>
            <w:vAlign w:val="center"/>
          </w:tcPr>
          <w:p w14:paraId="16568FE1">
            <w:pPr>
              <w:widowControl/>
              <w:spacing w:line="240" w:lineRule="auto"/>
              <w:ind w:left="0" w:leftChars="0" w:firstLine="0" w:firstLineChars="0"/>
              <w:jc w:val="center"/>
              <w:textAlignment w:val="center"/>
              <w:rPr>
                <w:rFonts w:hint="eastAsia" w:asciiTheme="minorEastAsia" w:hAnsiTheme="minorEastAsia" w:eastAsiaTheme="minorEastAsia" w:cstheme="minorEastAsia"/>
                <w:color w:val="000000"/>
                <w:sz w:val="21"/>
                <w:szCs w:val="21"/>
                <w:highlight w:val="none"/>
              </w:rPr>
            </w:pPr>
            <w:r>
              <w:rPr>
                <w:rFonts w:hint="eastAsia" w:asciiTheme="minorEastAsia" w:hAnsiTheme="minorEastAsia" w:eastAsiaTheme="minorEastAsia" w:cstheme="minorEastAsia"/>
                <w:color w:val="000000"/>
                <w:kern w:val="0"/>
                <w:sz w:val="21"/>
                <w:szCs w:val="21"/>
                <w:highlight w:val="none"/>
                <w:lang w:bidi="ar"/>
              </w:rPr>
              <w:t>2286</w:t>
            </w:r>
          </w:p>
        </w:tc>
      </w:tr>
      <w:tr w14:paraId="74DD8517">
        <w:tblPrEx>
          <w:tblCellMar>
            <w:top w:w="0" w:type="dxa"/>
            <w:left w:w="108" w:type="dxa"/>
            <w:bottom w:w="0" w:type="dxa"/>
            <w:right w:w="108" w:type="dxa"/>
          </w:tblCellMar>
        </w:tblPrEx>
        <w:trPr>
          <w:trHeight w:val="315" w:hRule="atLeast"/>
          <w:jc w:val="center"/>
        </w:trPr>
        <w:tc>
          <w:tcPr>
            <w:tcW w:w="723" w:type="dxa"/>
            <w:tcBorders>
              <w:top w:val="single" w:color="000000" w:sz="4" w:space="0"/>
              <w:left w:val="single" w:color="000000" w:sz="4" w:space="0"/>
              <w:bottom w:val="single" w:color="000000" w:sz="4" w:space="0"/>
              <w:right w:val="single" w:color="000000" w:sz="4" w:space="0"/>
            </w:tcBorders>
            <w:noWrap/>
            <w:vAlign w:val="center"/>
          </w:tcPr>
          <w:p w14:paraId="4938722E">
            <w:pPr>
              <w:widowControl/>
              <w:spacing w:line="240" w:lineRule="auto"/>
              <w:ind w:left="0" w:leftChars="0" w:firstLine="0" w:firstLineChars="0"/>
              <w:jc w:val="center"/>
              <w:textAlignment w:val="center"/>
              <w:rPr>
                <w:rFonts w:hint="eastAsia" w:asciiTheme="minorEastAsia" w:hAnsiTheme="minorEastAsia" w:eastAsiaTheme="minorEastAsia" w:cstheme="minorEastAsia"/>
                <w:color w:val="000000"/>
                <w:sz w:val="21"/>
                <w:szCs w:val="21"/>
                <w:highlight w:val="none"/>
                <w:lang w:val="en-US" w:eastAsia="zh-CN"/>
              </w:rPr>
            </w:pPr>
            <w:r>
              <w:rPr>
                <w:rFonts w:hint="eastAsia" w:asciiTheme="minorEastAsia" w:hAnsiTheme="minorEastAsia" w:eastAsiaTheme="minorEastAsia" w:cstheme="minorEastAsia"/>
                <w:color w:val="000000"/>
                <w:sz w:val="21"/>
                <w:szCs w:val="21"/>
                <w:highlight w:val="none"/>
                <w:lang w:val="en-US" w:eastAsia="zh-CN"/>
              </w:rPr>
              <w:t>2</w:t>
            </w:r>
          </w:p>
        </w:tc>
        <w:tc>
          <w:tcPr>
            <w:tcW w:w="1200" w:type="dxa"/>
            <w:tcBorders>
              <w:top w:val="single" w:color="000000" w:sz="4" w:space="0"/>
              <w:left w:val="single" w:color="000000" w:sz="4" w:space="0"/>
              <w:bottom w:val="single" w:color="000000" w:sz="4" w:space="0"/>
              <w:right w:val="single" w:color="000000" w:sz="4" w:space="0"/>
            </w:tcBorders>
            <w:noWrap/>
            <w:vAlign w:val="center"/>
          </w:tcPr>
          <w:p w14:paraId="350649C9">
            <w:pPr>
              <w:widowControl/>
              <w:spacing w:line="240" w:lineRule="auto"/>
              <w:ind w:left="0" w:leftChars="0" w:firstLine="0" w:firstLineChars="0"/>
              <w:jc w:val="center"/>
              <w:textAlignment w:val="center"/>
              <w:rPr>
                <w:rFonts w:hint="eastAsia" w:asciiTheme="minorEastAsia" w:hAnsiTheme="minorEastAsia" w:eastAsiaTheme="minorEastAsia" w:cstheme="minorEastAsia"/>
                <w:color w:val="000000"/>
                <w:sz w:val="21"/>
                <w:szCs w:val="21"/>
                <w:highlight w:val="none"/>
              </w:rPr>
            </w:pPr>
            <w:r>
              <w:rPr>
                <w:rFonts w:hint="eastAsia" w:asciiTheme="minorEastAsia" w:hAnsiTheme="minorEastAsia" w:eastAsiaTheme="minorEastAsia" w:cstheme="minorEastAsia"/>
                <w:color w:val="000000"/>
                <w:kern w:val="0"/>
                <w:sz w:val="21"/>
                <w:szCs w:val="21"/>
                <w:highlight w:val="none"/>
                <w:lang w:bidi="ar"/>
              </w:rPr>
              <w:t>香港</w:t>
            </w:r>
          </w:p>
        </w:tc>
        <w:tc>
          <w:tcPr>
            <w:tcW w:w="1989" w:type="dxa"/>
            <w:tcBorders>
              <w:top w:val="single" w:color="000000" w:sz="4" w:space="0"/>
              <w:left w:val="single" w:color="000000" w:sz="4" w:space="0"/>
              <w:bottom w:val="single" w:color="000000" w:sz="4" w:space="0"/>
              <w:right w:val="single" w:color="000000" w:sz="4" w:space="0"/>
            </w:tcBorders>
            <w:noWrap/>
            <w:vAlign w:val="center"/>
          </w:tcPr>
          <w:p w14:paraId="6CB7166E">
            <w:pPr>
              <w:widowControl/>
              <w:spacing w:line="240" w:lineRule="auto"/>
              <w:ind w:left="0" w:leftChars="0" w:firstLine="0" w:firstLineChars="0"/>
              <w:jc w:val="center"/>
              <w:textAlignment w:val="center"/>
              <w:rPr>
                <w:rFonts w:hint="eastAsia" w:asciiTheme="minorEastAsia" w:hAnsiTheme="minorEastAsia" w:eastAsiaTheme="minorEastAsia" w:cstheme="minorEastAsia"/>
                <w:color w:val="000000"/>
                <w:sz w:val="21"/>
                <w:szCs w:val="21"/>
                <w:highlight w:val="none"/>
              </w:rPr>
            </w:pPr>
            <w:r>
              <w:rPr>
                <w:rFonts w:hint="eastAsia" w:asciiTheme="minorEastAsia" w:hAnsiTheme="minorEastAsia" w:eastAsiaTheme="minorEastAsia" w:cstheme="minorEastAsia"/>
                <w:color w:val="000000"/>
                <w:kern w:val="0"/>
                <w:sz w:val="21"/>
                <w:szCs w:val="21"/>
                <w:highlight w:val="none"/>
                <w:lang w:bidi="ar"/>
              </w:rPr>
              <w:t>2857</w:t>
            </w:r>
          </w:p>
        </w:tc>
        <w:tc>
          <w:tcPr>
            <w:tcW w:w="1812" w:type="dxa"/>
            <w:tcBorders>
              <w:top w:val="single" w:color="000000" w:sz="4" w:space="0"/>
              <w:left w:val="single" w:color="000000" w:sz="4" w:space="0"/>
              <w:bottom w:val="single" w:color="000000" w:sz="4" w:space="0"/>
              <w:right w:val="single" w:color="000000" w:sz="4" w:space="0"/>
            </w:tcBorders>
            <w:noWrap/>
            <w:vAlign w:val="center"/>
          </w:tcPr>
          <w:p w14:paraId="69160556">
            <w:pPr>
              <w:widowControl/>
              <w:spacing w:line="240" w:lineRule="auto"/>
              <w:ind w:left="0" w:leftChars="0" w:firstLine="0" w:firstLineChars="0"/>
              <w:jc w:val="center"/>
              <w:textAlignment w:val="center"/>
              <w:rPr>
                <w:rFonts w:hint="eastAsia" w:asciiTheme="minorEastAsia" w:hAnsiTheme="minorEastAsia" w:eastAsiaTheme="minorEastAsia" w:cstheme="minorEastAsia"/>
                <w:color w:val="000000"/>
                <w:sz w:val="21"/>
                <w:szCs w:val="21"/>
                <w:highlight w:val="none"/>
              </w:rPr>
            </w:pPr>
            <w:r>
              <w:rPr>
                <w:rFonts w:hint="eastAsia" w:asciiTheme="minorEastAsia" w:hAnsiTheme="minorEastAsia" w:eastAsiaTheme="minorEastAsia" w:cstheme="minorEastAsia"/>
                <w:color w:val="000000"/>
                <w:kern w:val="0"/>
                <w:sz w:val="21"/>
                <w:szCs w:val="21"/>
                <w:highlight w:val="none"/>
                <w:lang w:bidi="ar"/>
              </w:rPr>
              <w:t>625</w:t>
            </w:r>
          </w:p>
        </w:tc>
        <w:tc>
          <w:tcPr>
            <w:tcW w:w="1914" w:type="dxa"/>
            <w:tcBorders>
              <w:top w:val="single" w:color="000000" w:sz="4" w:space="0"/>
              <w:left w:val="single" w:color="000000" w:sz="4" w:space="0"/>
              <w:bottom w:val="single" w:color="000000" w:sz="4" w:space="0"/>
              <w:right w:val="single" w:color="000000" w:sz="4" w:space="0"/>
            </w:tcBorders>
            <w:noWrap/>
            <w:vAlign w:val="center"/>
          </w:tcPr>
          <w:p w14:paraId="735077E3">
            <w:pPr>
              <w:widowControl/>
              <w:spacing w:line="240" w:lineRule="auto"/>
              <w:ind w:left="0" w:leftChars="0" w:firstLine="0" w:firstLineChars="0"/>
              <w:jc w:val="center"/>
              <w:textAlignment w:val="center"/>
              <w:rPr>
                <w:rFonts w:hint="eastAsia" w:asciiTheme="minorEastAsia" w:hAnsiTheme="minorEastAsia" w:eastAsiaTheme="minorEastAsia" w:cstheme="minorEastAsia"/>
                <w:color w:val="000000"/>
                <w:sz w:val="21"/>
                <w:szCs w:val="21"/>
                <w:highlight w:val="none"/>
              </w:rPr>
            </w:pPr>
            <w:r>
              <w:rPr>
                <w:rFonts w:hint="eastAsia" w:asciiTheme="minorEastAsia" w:hAnsiTheme="minorEastAsia" w:eastAsiaTheme="minorEastAsia" w:cstheme="minorEastAsia"/>
                <w:color w:val="000000"/>
                <w:kern w:val="0"/>
                <w:sz w:val="21"/>
                <w:szCs w:val="21"/>
                <w:highlight w:val="none"/>
                <w:lang w:bidi="ar"/>
              </w:rPr>
              <w:t>912</w:t>
            </w:r>
          </w:p>
        </w:tc>
      </w:tr>
      <w:tr w14:paraId="513D86D8">
        <w:tblPrEx>
          <w:tblCellMar>
            <w:top w:w="0" w:type="dxa"/>
            <w:left w:w="108" w:type="dxa"/>
            <w:bottom w:w="0" w:type="dxa"/>
            <w:right w:w="108" w:type="dxa"/>
          </w:tblCellMar>
        </w:tblPrEx>
        <w:trPr>
          <w:trHeight w:val="315" w:hRule="atLeast"/>
          <w:jc w:val="center"/>
        </w:trPr>
        <w:tc>
          <w:tcPr>
            <w:tcW w:w="723" w:type="dxa"/>
            <w:tcBorders>
              <w:top w:val="single" w:color="000000" w:sz="4" w:space="0"/>
              <w:left w:val="single" w:color="000000" w:sz="4" w:space="0"/>
              <w:bottom w:val="single" w:color="000000" w:sz="4" w:space="0"/>
              <w:right w:val="single" w:color="000000" w:sz="4" w:space="0"/>
            </w:tcBorders>
            <w:noWrap/>
            <w:vAlign w:val="center"/>
          </w:tcPr>
          <w:p w14:paraId="75A702A8">
            <w:pPr>
              <w:widowControl/>
              <w:spacing w:line="240" w:lineRule="auto"/>
              <w:ind w:left="0" w:leftChars="0" w:firstLine="0" w:firstLineChars="0"/>
              <w:jc w:val="center"/>
              <w:textAlignment w:val="center"/>
              <w:rPr>
                <w:rFonts w:hint="eastAsia" w:asciiTheme="minorEastAsia" w:hAnsiTheme="minorEastAsia" w:eastAsiaTheme="minorEastAsia" w:cstheme="minorEastAsia"/>
                <w:color w:val="000000"/>
                <w:sz w:val="21"/>
                <w:szCs w:val="21"/>
                <w:highlight w:val="none"/>
                <w:lang w:val="en-US" w:eastAsia="zh-CN"/>
              </w:rPr>
            </w:pPr>
            <w:r>
              <w:rPr>
                <w:rFonts w:hint="eastAsia" w:asciiTheme="minorEastAsia" w:hAnsiTheme="minorEastAsia" w:eastAsiaTheme="minorEastAsia" w:cstheme="minorEastAsia"/>
                <w:color w:val="000000"/>
                <w:sz w:val="21"/>
                <w:szCs w:val="21"/>
                <w:highlight w:val="none"/>
                <w:lang w:val="en-US" w:eastAsia="zh-CN"/>
              </w:rPr>
              <w:t>3</w:t>
            </w:r>
          </w:p>
        </w:tc>
        <w:tc>
          <w:tcPr>
            <w:tcW w:w="1200" w:type="dxa"/>
            <w:tcBorders>
              <w:top w:val="single" w:color="000000" w:sz="4" w:space="0"/>
              <w:left w:val="single" w:color="000000" w:sz="4" w:space="0"/>
              <w:bottom w:val="single" w:color="000000" w:sz="4" w:space="0"/>
              <w:right w:val="single" w:color="000000" w:sz="4" w:space="0"/>
            </w:tcBorders>
            <w:noWrap/>
            <w:vAlign w:val="center"/>
          </w:tcPr>
          <w:p w14:paraId="5D1D28E8">
            <w:pPr>
              <w:widowControl/>
              <w:spacing w:line="240" w:lineRule="auto"/>
              <w:ind w:left="0" w:leftChars="0" w:firstLine="0" w:firstLineChars="0"/>
              <w:jc w:val="center"/>
              <w:textAlignment w:val="center"/>
              <w:rPr>
                <w:rFonts w:hint="eastAsia" w:asciiTheme="minorEastAsia" w:hAnsiTheme="minorEastAsia" w:eastAsiaTheme="minorEastAsia" w:cstheme="minorEastAsia"/>
                <w:color w:val="000000"/>
                <w:sz w:val="21"/>
                <w:szCs w:val="21"/>
                <w:highlight w:val="none"/>
              </w:rPr>
            </w:pPr>
            <w:r>
              <w:rPr>
                <w:rFonts w:hint="eastAsia" w:asciiTheme="minorEastAsia" w:hAnsiTheme="minorEastAsia" w:eastAsiaTheme="minorEastAsia" w:cstheme="minorEastAsia"/>
                <w:color w:val="000000"/>
                <w:kern w:val="0"/>
                <w:sz w:val="21"/>
                <w:szCs w:val="21"/>
                <w:highlight w:val="none"/>
                <w:lang w:bidi="ar"/>
              </w:rPr>
              <w:t>广州</w:t>
            </w:r>
          </w:p>
        </w:tc>
        <w:tc>
          <w:tcPr>
            <w:tcW w:w="1989" w:type="dxa"/>
            <w:tcBorders>
              <w:top w:val="single" w:color="000000" w:sz="4" w:space="0"/>
              <w:left w:val="single" w:color="000000" w:sz="4" w:space="0"/>
              <w:bottom w:val="single" w:color="000000" w:sz="4" w:space="0"/>
              <w:right w:val="single" w:color="000000" w:sz="4" w:space="0"/>
            </w:tcBorders>
            <w:noWrap/>
            <w:vAlign w:val="center"/>
          </w:tcPr>
          <w:p w14:paraId="31D974FA">
            <w:pPr>
              <w:widowControl/>
              <w:spacing w:line="240" w:lineRule="auto"/>
              <w:ind w:left="0" w:leftChars="0" w:firstLine="0" w:firstLineChars="0"/>
              <w:jc w:val="center"/>
              <w:textAlignment w:val="center"/>
              <w:rPr>
                <w:rFonts w:hint="eastAsia" w:asciiTheme="minorEastAsia" w:hAnsiTheme="minorEastAsia" w:eastAsiaTheme="minorEastAsia" w:cstheme="minorEastAsia"/>
                <w:color w:val="000000"/>
                <w:sz w:val="21"/>
                <w:szCs w:val="21"/>
                <w:highlight w:val="none"/>
              </w:rPr>
            </w:pPr>
            <w:r>
              <w:rPr>
                <w:rFonts w:hint="eastAsia" w:asciiTheme="minorEastAsia" w:hAnsiTheme="minorEastAsia" w:eastAsiaTheme="minorEastAsia" w:cstheme="minorEastAsia"/>
                <w:color w:val="000000"/>
                <w:kern w:val="0"/>
                <w:sz w:val="21"/>
                <w:szCs w:val="21"/>
                <w:highlight w:val="none"/>
                <w:lang w:bidi="ar"/>
              </w:rPr>
              <w:t>19796</w:t>
            </w:r>
          </w:p>
        </w:tc>
        <w:tc>
          <w:tcPr>
            <w:tcW w:w="1812" w:type="dxa"/>
            <w:tcBorders>
              <w:top w:val="single" w:color="000000" w:sz="4" w:space="0"/>
              <w:left w:val="single" w:color="000000" w:sz="4" w:space="0"/>
              <w:bottom w:val="single" w:color="000000" w:sz="4" w:space="0"/>
              <w:right w:val="single" w:color="000000" w:sz="4" w:space="0"/>
            </w:tcBorders>
            <w:noWrap/>
            <w:vAlign w:val="center"/>
          </w:tcPr>
          <w:p w14:paraId="4310C44A">
            <w:pPr>
              <w:widowControl/>
              <w:spacing w:line="240" w:lineRule="auto"/>
              <w:ind w:left="0" w:leftChars="0" w:firstLine="0" w:firstLineChars="0"/>
              <w:jc w:val="center"/>
              <w:textAlignment w:val="center"/>
              <w:rPr>
                <w:rFonts w:hint="eastAsia" w:asciiTheme="minorEastAsia" w:hAnsiTheme="minorEastAsia" w:eastAsiaTheme="minorEastAsia" w:cstheme="minorEastAsia"/>
                <w:color w:val="000000"/>
                <w:sz w:val="21"/>
                <w:szCs w:val="21"/>
                <w:highlight w:val="none"/>
              </w:rPr>
            </w:pPr>
            <w:r>
              <w:rPr>
                <w:rFonts w:hint="eastAsia" w:asciiTheme="minorEastAsia" w:hAnsiTheme="minorEastAsia" w:eastAsiaTheme="minorEastAsia" w:cstheme="minorEastAsia"/>
                <w:color w:val="000000"/>
                <w:kern w:val="0"/>
                <w:sz w:val="21"/>
                <w:szCs w:val="21"/>
                <w:highlight w:val="none"/>
                <w:lang w:bidi="ar"/>
              </w:rPr>
              <w:t>825</w:t>
            </w:r>
          </w:p>
        </w:tc>
        <w:tc>
          <w:tcPr>
            <w:tcW w:w="1914" w:type="dxa"/>
            <w:tcBorders>
              <w:top w:val="single" w:color="000000" w:sz="4" w:space="0"/>
              <w:left w:val="single" w:color="000000" w:sz="4" w:space="0"/>
              <w:bottom w:val="single" w:color="000000" w:sz="4" w:space="0"/>
              <w:right w:val="single" w:color="000000" w:sz="4" w:space="0"/>
            </w:tcBorders>
            <w:noWrap/>
            <w:vAlign w:val="center"/>
          </w:tcPr>
          <w:p w14:paraId="38CBFD88">
            <w:pPr>
              <w:widowControl/>
              <w:spacing w:line="240" w:lineRule="auto"/>
              <w:ind w:left="0" w:leftChars="0" w:firstLine="0" w:firstLineChars="0"/>
              <w:jc w:val="center"/>
              <w:textAlignment w:val="center"/>
              <w:rPr>
                <w:rFonts w:hint="eastAsia" w:asciiTheme="minorEastAsia" w:hAnsiTheme="minorEastAsia" w:eastAsiaTheme="minorEastAsia" w:cstheme="minorEastAsia"/>
                <w:color w:val="000000"/>
                <w:sz w:val="21"/>
                <w:szCs w:val="21"/>
                <w:highlight w:val="none"/>
              </w:rPr>
            </w:pPr>
            <w:r>
              <w:rPr>
                <w:rFonts w:hint="eastAsia" w:asciiTheme="minorEastAsia" w:hAnsiTheme="minorEastAsia" w:eastAsiaTheme="minorEastAsia" w:cstheme="minorEastAsia"/>
                <w:color w:val="000000"/>
                <w:kern w:val="0"/>
                <w:sz w:val="21"/>
                <w:szCs w:val="21"/>
                <w:highlight w:val="none"/>
                <w:lang w:bidi="ar"/>
              </w:rPr>
              <w:t>1485</w:t>
            </w:r>
          </w:p>
        </w:tc>
      </w:tr>
      <w:tr w14:paraId="2A9E502E">
        <w:tblPrEx>
          <w:tblCellMar>
            <w:top w:w="0" w:type="dxa"/>
            <w:left w:w="108" w:type="dxa"/>
            <w:bottom w:w="0" w:type="dxa"/>
            <w:right w:w="108" w:type="dxa"/>
          </w:tblCellMar>
        </w:tblPrEx>
        <w:trPr>
          <w:trHeight w:val="315" w:hRule="atLeast"/>
          <w:jc w:val="center"/>
        </w:trPr>
        <w:tc>
          <w:tcPr>
            <w:tcW w:w="723" w:type="dxa"/>
            <w:tcBorders>
              <w:top w:val="single" w:color="000000" w:sz="4" w:space="0"/>
              <w:left w:val="single" w:color="000000" w:sz="4" w:space="0"/>
              <w:bottom w:val="single" w:color="000000" w:sz="4" w:space="0"/>
              <w:right w:val="single" w:color="000000" w:sz="4" w:space="0"/>
            </w:tcBorders>
            <w:noWrap/>
            <w:vAlign w:val="center"/>
          </w:tcPr>
          <w:p w14:paraId="41272988">
            <w:pPr>
              <w:widowControl/>
              <w:spacing w:line="240" w:lineRule="auto"/>
              <w:ind w:left="0" w:leftChars="0" w:firstLine="0" w:firstLineChars="0"/>
              <w:jc w:val="center"/>
              <w:textAlignment w:val="center"/>
              <w:rPr>
                <w:rFonts w:hint="eastAsia" w:asciiTheme="minorEastAsia" w:hAnsiTheme="minorEastAsia" w:eastAsiaTheme="minorEastAsia" w:cstheme="minorEastAsia"/>
                <w:color w:val="000000"/>
                <w:sz w:val="21"/>
                <w:szCs w:val="21"/>
                <w:highlight w:val="none"/>
                <w:lang w:val="en-US" w:eastAsia="zh-CN"/>
              </w:rPr>
            </w:pPr>
            <w:r>
              <w:rPr>
                <w:rFonts w:hint="eastAsia" w:asciiTheme="minorEastAsia" w:hAnsiTheme="minorEastAsia" w:eastAsiaTheme="minorEastAsia" w:cstheme="minorEastAsia"/>
                <w:color w:val="000000"/>
                <w:sz w:val="21"/>
                <w:szCs w:val="21"/>
                <w:highlight w:val="none"/>
                <w:lang w:val="en-US" w:eastAsia="zh-CN"/>
              </w:rPr>
              <w:t>4</w:t>
            </w:r>
          </w:p>
        </w:tc>
        <w:tc>
          <w:tcPr>
            <w:tcW w:w="1200" w:type="dxa"/>
            <w:tcBorders>
              <w:top w:val="single" w:color="000000" w:sz="4" w:space="0"/>
              <w:left w:val="single" w:color="000000" w:sz="4" w:space="0"/>
              <w:bottom w:val="single" w:color="000000" w:sz="4" w:space="0"/>
              <w:right w:val="single" w:color="000000" w:sz="4" w:space="0"/>
            </w:tcBorders>
            <w:noWrap/>
            <w:vAlign w:val="center"/>
          </w:tcPr>
          <w:p w14:paraId="59561113">
            <w:pPr>
              <w:widowControl/>
              <w:spacing w:line="240" w:lineRule="auto"/>
              <w:ind w:left="0" w:leftChars="0" w:firstLine="0" w:firstLineChars="0"/>
              <w:jc w:val="center"/>
              <w:textAlignment w:val="center"/>
              <w:rPr>
                <w:rFonts w:hint="eastAsia" w:asciiTheme="minorEastAsia" w:hAnsiTheme="minorEastAsia" w:eastAsiaTheme="minorEastAsia" w:cstheme="minorEastAsia"/>
                <w:color w:val="000000"/>
                <w:sz w:val="21"/>
                <w:szCs w:val="21"/>
                <w:highlight w:val="none"/>
              </w:rPr>
            </w:pPr>
            <w:r>
              <w:rPr>
                <w:rFonts w:hint="eastAsia" w:asciiTheme="minorEastAsia" w:hAnsiTheme="minorEastAsia" w:eastAsiaTheme="minorEastAsia" w:cstheme="minorEastAsia"/>
                <w:color w:val="000000"/>
                <w:kern w:val="0"/>
                <w:sz w:val="21"/>
                <w:szCs w:val="21"/>
                <w:highlight w:val="none"/>
                <w:lang w:bidi="ar"/>
              </w:rPr>
              <w:t>东莞</w:t>
            </w:r>
          </w:p>
        </w:tc>
        <w:tc>
          <w:tcPr>
            <w:tcW w:w="1989" w:type="dxa"/>
            <w:tcBorders>
              <w:top w:val="single" w:color="000000" w:sz="4" w:space="0"/>
              <w:left w:val="single" w:color="000000" w:sz="4" w:space="0"/>
              <w:bottom w:val="single" w:color="000000" w:sz="4" w:space="0"/>
              <w:right w:val="single" w:color="000000" w:sz="4" w:space="0"/>
            </w:tcBorders>
            <w:noWrap/>
            <w:vAlign w:val="center"/>
          </w:tcPr>
          <w:p w14:paraId="00778F8A">
            <w:pPr>
              <w:widowControl/>
              <w:spacing w:line="240" w:lineRule="auto"/>
              <w:ind w:left="0" w:leftChars="0" w:firstLine="0" w:firstLineChars="0"/>
              <w:jc w:val="center"/>
              <w:textAlignment w:val="center"/>
              <w:rPr>
                <w:rFonts w:hint="eastAsia" w:asciiTheme="minorEastAsia" w:hAnsiTheme="minorEastAsia" w:eastAsiaTheme="minorEastAsia" w:cstheme="minorEastAsia"/>
                <w:color w:val="000000"/>
                <w:sz w:val="21"/>
                <w:szCs w:val="21"/>
                <w:highlight w:val="none"/>
              </w:rPr>
            </w:pPr>
            <w:r>
              <w:rPr>
                <w:rFonts w:hint="eastAsia" w:asciiTheme="minorEastAsia" w:hAnsiTheme="minorEastAsia" w:eastAsiaTheme="minorEastAsia" w:cstheme="minorEastAsia"/>
                <w:color w:val="000000"/>
                <w:kern w:val="0"/>
                <w:sz w:val="21"/>
                <w:szCs w:val="21"/>
                <w:highlight w:val="none"/>
                <w:lang w:bidi="ar"/>
              </w:rPr>
              <w:t>3448</w:t>
            </w:r>
          </w:p>
        </w:tc>
        <w:tc>
          <w:tcPr>
            <w:tcW w:w="1812" w:type="dxa"/>
            <w:tcBorders>
              <w:top w:val="single" w:color="000000" w:sz="4" w:space="0"/>
              <w:left w:val="single" w:color="000000" w:sz="4" w:space="0"/>
              <w:bottom w:val="single" w:color="000000" w:sz="4" w:space="0"/>
              <w:right w:val="single" w:color="000000" w:sz="4" w:space="0"/>
            </w:tcBorders>
            <w:noWrap/>
            <w:vAlign w:val="center"/>
          </w:tcPr>
          <w:p w14:paraId="52C2D508">
            <w:pPr>
              <w:widowControl/>
              <w:spacing w:line="240" w:lineRule="auto"/>
              <w:ind w:left="0" w:leftChars="0" w:firstLine="0" w:firstLineChars="0"/>
              <w:jc w:val="center"/>
              <w:textAlignment w:val="center"/>
              <w:rPr>
                <w:rFonts w:hint="eastAsia" w:asciiTheme="minorEastAsia" w:hAnsiTheme="minorEastAsia" w:eastAsiaTheme="minorEastAsia" w:cstheme="minorEastAsia"/>
                <w:color w:val="000000"/>
                <w:sz w:val="21"/>
                <w:szCs w:val="21"/>
                <w:highlight w:val="none"/>
              </w:rPr>
            </w:pPr>
            <w:r>
              <w:rPr>
                <w:rFonts w:hint="eastAsia" w:asciiTheme="minorEastAsia" w:hAnsiTheme="minorEastAsia" w:eastAsiaTheme="minorEastAsia" w:cstheme="minorEastAsia"/>
                <w:color w:val="000000"/>
                <w:kern w:val="0"/>
                <w:sz w:val="21"/>
                <w:szCs w:val="21"/>
                <w:highlight w:val="none"/>
                <w:lang w:bidi="ar"/>
              </w:rPr>
              <w:t>1066</w:t>
            </w:r>
          </w:p>
        </w:tc>
        <w:tc>
          <w:tcPr>
            <w:tcW w:w="1914" w:type="dxa"/>
            <w:tcBorders>
              <w:top w:val="single" w:color="000000" w:sz="4" w:space="0"/>
              <w:left w:val="single" w:color="000000" w:sz="4" w:space="0"/>
              <w:bottom w:val="single" w:color="000000" w:sz="4" w:space="0"/>
              <w:right w:val="single" w:color="000000" w:sz="4" w:space="0"/>
            </w:tcBorders>
            <w:noWrap/>
            <w:vAlign w:val="center"/>
          </w:tcPr>
          <w:p w14:paraId="5E237DCC">
            <w:pPr>
              <w:widowControl/>
              <w:spacing w:line="240" w:lineRule="auto"/>
              <w:ind w:left="0" w:leftChars="0" w:firstLine="0" w:firstLineChars="0"/>
              <w:jc w:val="center"/>
              <w:textAlignment w:val="center"/>
              <w:rPr>
                <w:rFonts w:hint="eastAsia" w:asciiTheme="minorEastAsia" w:hAnsiTheme="minorEastAsia" w:eastAsiaTheme="minorEastAsia" w:cstheme="minorEastAsia"/>
                <w:color w:val="000000"/>
                <w:sz w:val="21"/>
                <w:szCs w:val="21"/>
                <w:highlight w:val="none"/>
              </w:rPr>
            </w:pPr>
            <w:r>
              <w:rPr>
                <w:rFonts w:hint="eastAsia" w:asciiTheme="minorEastAsia" w:hAnsiTheme="minorEastAsia" w:eastAsiaTheme="minorEastAsia" w:cstheme="minorEastAsia"/>
                <w:color w:val="000000"/>
                <w:kern w:val="0"/>
                <w:sz w:val="21"/>
                <w:szCs w:val="21"/>
                <w:highlight w:val="none"/>
                <w:lang w:bidi="ar"/>
              </w:rPr>
              <w:t>2194</w:t>
            </w:r>
          </w:p>
        </w:tc>
      </w:tr>
      <w:tr w14:paraId="5535C005">
        <w:tblPrEx>
          <w:tblCellMar>
            <w:top w:w="0" w:type="dxa"/>
            <w:left w:w="108" w:type="dxa"/>
            <w:bottom w:w="0" w:type="dxa"/>
            <w:right w:w="108" w:type="dxa"/>
          </w:tblCellMar>
        </w:tblPrEx>
        <w:trPr>
          <w:trHeight w:val="315" w:hRule="atLeast"/>
          <w:jc w:val="center"/>
        </w:trPr>
        <w:tc>
          <w:tcPr>
            <w:tcW w:w="723" w:type="dxa"/>
            <w:tcBorders>
              <w:top w:val="single" w:color="000000" w:sz="4" w:space="0"/>
              <w:left w:val="single" w:color="000000" w:sz="4" w:space="0"/>
              <w:bottom w:val="single" w:color="000000" w:sz="4" w:space="0"/>
              <w:right w:val="single" w:color="000000" w:sz="4" w:space="0"/>
            </w:tcBorders>
            <w:noWrap/>
            <w:vAlign w:val="center"/>
          </w:tcPr>
          <w:p w14:paraId="0E6B7695">
            <w:pPr>
              <w:widowControl/>
              <w:spacing w:line="240" w:lineRule="auto"/>
              <w:ind w:left="0" w:leftChars="0" w:firstLine="0" w:firstLineChars="0"/>
              <w:jc w:val="center"/>
              <w:textAlignment w:val="center"/>
              <w:rPr>
                <w:rFonts w:hint="eastAsia" w:asciiTheme="minorEastAsia" w:hAnsiTheme="minorEastAsia" w:eastAsiaTheme="minorEastAsia" w:cstheme="minorEastAsia"/>
                <w:color w:val="000000"/>
                <w:sz w:val="21"/>
                <w:szCs w:val="21"/>
                <w:highlight w:val="none"/>
                <w:lang w:val="en-US" w:eastAsia="zh-CN"/>
              </w:rPr>
            </w:pPr>
            <w:r>
              <w:rPr>
                <w:rFonts w:hint="eastAsia" w:asciiTheme="minorEastAsia" w:hAnsiTheme="minorEastAsia" w:eastAsiaTheme="minorEastAsia" w:cstheme="minorEastAsia"/>
                <w:color w:val="000000"/>
                <w:sz w:val="21"/>
                <w:szCs w:val="21"/>
                <w:highlight w:val="none"/>
                <w:lang w:val="en-US" w:eastAsia="zh-CN"/>
              </w:rPr>
              <w:t>5</w:t>
            </w:r>
          </w:p>
        </w:tc>
        <w:tc>
          <w:tcPr>
            <w:tcW w:w="1200" w:type="dxa"/>
            <w:tcBorders>
              <w:top w:val="single" w:color="000000" w:sz="4" w:space="0"/>
              <w:left w:val="single" w:color="000000" w:sz="4" w:space="0"/>
              <w:bottom w:val="single" w:color="000000" w:sz="4" w:space="0"/>
              <w:right w:val="single" w:color="000000" w:sz="4" w:space="0"/>
            </w:tcBorders>
            <w:noWrap/>
            <w:vAlign w:val="center"/>
          </w:tcPr>
          <w:p w14:paraId="4975FD14">
            <w:pPr>
              <w:widowControl/>
              <w:spacing w:line="240" w:lineRule="auto"/>
              <w:ind w:left="0" w:leftChars="0" w:firstLine="0" w:firstLineChars="0"/>
              <w:jc w:val="center"/>
              <w:textAlignment w:val="center"/>
              <w:rPr>
                <w:rFonts w:hint="eastAsia" w:asciiTheme="minorEastAsia" w:hAnsiTheme="minorEastAsia" w:eastAsiaTheme="minorEastAsia" w:cstheme="minorEastAsia"/>
                <w:color w:val="000000"/>
                <w:sz w:val="21"/>
                <w:szCs w:val="21"/>
                <w:highlight w:val="none"/>
              </w:rPr>
            </w:pPr>
            <w:r>
              <w:rPr>
                <w:rFonts w:hint="eastAsia" w:asciiTheme="minorEastAsia" w:hAnsiTheme="minorEastAsia" w:eastAsiaTheme="minorEastAsia" w:cstheme="minorEastAsia"/>
                <w:color w:val="000000"/>
                <w:kern w:val="0"/>
                <w:sz w:val="21"/>
                <w:szCs w:val="21"/>
                <w:highlight w:val="none"/>
                <w:lang w:bidi="ar"/>
              </w:rPr>
              <w:t>佛山</w:t>
            </w:r>
          </w:p>
        </w:tc>
        <w:tc>
          <w:tcPr>
            <w:tcW w:w="1989" w:type="dxa"/>
            <w:tcBorders>
              <w:top w:val="single" w:color="000000" w:sz="4" w:space="0"/>
              <w:left w:val="single" w:color="000000" w:sz="4" w:space="0"/>
              <w:bottom w:val="single" w:color="000000" w:sz="4" w:space="0"/>
              <w:right w:val="single" w:color="000000" w:sz="4" w:space="0"/>
            </w:tcBorders>
            <w:noWrap/>
            <w:vAlign w:val="center"/>
          </w:tcPr>
          <w:p w14:paraId="655CDF50">
            <w:pPr>
              <w:widowControl/>
              <w:spacing w:line="240" w:lineRule="auto"/>
              <w:ind w:left="0" w:leftChars="0" w:firstLine="0" w:firstLineChars="0"/>
              <w:jc w:val="center"/>
              <w:textAlignment w:val="center"/>
              <w:rPr>
                <w:rFonts w:hint="eastAsia" w:asciiTheme="minorEastAsia" w:hAnsiTheme="minorEastAsia" w:eastAsiaTheme="minorEastAsia" w:cstheme="minorEastAsia"/>
                <w:color w:val="000000"/>
                <w:sz w:val="21"/>
                <w:szCs w:val="21"/>
                <w:highlight w:val="none"/>
              </w:rPr>
            </w:pPr>
            <w:r>
              <w:rPr>
                <w:rFonts w:hint="eastAsia" w:asciiTheme="minorEastAsia" w:hAnsiTheme="minorEastAsia" w:eastAsiaTheme="minorEastAsia" w:cstheme="minorEastAsia"/>
                <w:color w:val="000000"/>
                <w:kern w:val="0"/>
                <w:sz w:val="21"/>
                <w:szCs w:val="21"/>
                <w:highlight w:val="none"/>
                <w:lang w:bidi="ar"/>
              </w:rPr>
              <w:t>7549</w:t>
            </w:r>
          </w:p>
        </w:tc>
        <w:tc>
          <w:tcPr>
            <w:tcW w:w="1812" w:type="dxa"/>
            <w:tcBorders>
              <w:top w:val="single" w:color="000000" w:sz="4" w:space="0"/>
              <w:left w:val="single" w:color="000000" w:sz="4" w:space="0"/>
              <w:bottom w:val="single" w:color="000000" w:sz="4" w:space="0"/>
              <w:right w:val="single" w:color="000000" w:sz="4" w:space="0"/>
            </w:tcBorders>
            <w:noWrap/>
            <w:vAlign w:val="center"/>
          </w:tcPr>
          <w:p w14:paraId="2B5E5291">
            <w:pPr>
              <w:widowControl/>
              <w:spacing w:line="240" w:lineRule="auto"/>
              <w:ind w:left="0" w:leftChars="0" w:firstLine="0" w:firstLineChars="0"/>
              <w:jc w:val="center"/>
              <w:textAlignment w:val="center"/>
              <w:rPr>
                <w:rFonts w:hint="eastAsia" w:asciiTheme="minorEastAsia" w:hAnsiTheme="minorEastAsia" w:eastAsiaTheme="minorEastAsia" w:cstheme="minorEastAsia"/>
                <w:color w:val="000000"/>
                <w:sz w:val="21"/>
                <w:szCs w:val="21"/>
                <w:highlight w:val="none"/>
              </w:rPr>
            </w:pPr>
            <w:r>
              <w:rPr>
                <w:rFonts w:hint="eastAsia" w:asciiTheme="minorEastAsia" w:hAnsiTheme="minorEastAsia" w:eastAsiaTheme="minorEastAsia" w:cstheme="minorEastAsia"/>
                <w:color w:val="000000"/>
                <w:kern w:val="0"/>
                <w:sz w:val="21"/>
                <w:szCs w:val="21"/>
                <w:highlight w:val="none"/>
                <w:lang w:bidi="ar"/>
              </w:rPr>
              <w:t>1198</w:t>
            </w:r>
          </w:p>
        </w:tc>
        <w:tc>
          <w:tcPr>
            <w:tcW w:w="1914" w:type="dxa"/>
            <w:tcBorders>
              <w:top w:val="single" w:color="000000" w:sz="4" w:space="0"/>
              <w:left w:val="single" w:color="000000" w:sz="4" w:space="0"/>
              <w:bottom w:val="single" w:color="000000" w:sz="4" w:space="0"/>
              <w:right w:val="single" w:color="000000" w:sz="4" w:space="0"/>
            </w:tcBorders>
            <w:noWrap/>
            <w:vAlign w:val="center"/>
          </w:tcPr>
          <w:p w14:paraId="4EFCC9E0">
            <w:pPr>
              <w:widowControl/>
              <w:spacing w:line="240" w:lineRule="auto"/>
              <w:ind w:left="0" w:leftChars="0" w:firstLine="0" w:firstLineChars="0"/>
              <w:jc w:val="center"/>
              <w:textAlignment w:val="center"/>
              <w:rPr>
                <w:rFonts w:hint="eastAsia" w:asciiTheme="minorEastAsia" w:hAnsiTheme="minorEastAsia" w:eastAsiaTheme="minorEastAsia" w:cstheme="minorEastAsia"/>
                <w:color w:val="000000"/>
                <w:sz w:val="21"/>
                <w:szCs w:val="21"/>
                <w:highlight w:val="none"/>
              </w:rPr>
            </w:pPr>
            <w:r>
              <w:rPr>
                <w:rFonts w:hint="eastAsia" w:asciiTheme="minorEastAsia" w:hAnsiTheme="minorEastAsia" w:eastAsiaTheme="minorEastAsia" w:cstheme="minorEastAsia"/>
                <w:color w:val="000000"/>
                <w:kern w:val="0"/>
                <w:sz w:val="21"/>
                <w:szCs w:val="21"/>
                <w:highlight w:val="none"/>
                <w:lang w:bidi="ar"/>
              </w:rPr>
              <w:t>1030</w:t>
            </w:r>
          </w:p>
        </w:tc>
      </w:tr>
      <w:tr w14:paraId="0ACA6DBC">
        <w:tblPrEx>
          <w:tblCellMar>
            <w:top w:w="0" w:type="dxa"/>
            <w:left w:w="108" w:type="dxa"/>
            <w:bottom w:w="0" w:type="dxa"/>
            <w:right w:w="108" w:type="dxa"/>
          </w:tblCellMar>
        </w:tblPrEx>
        <w:trPr>
          <w:trHeight w:val="325" w:hRule="atLeast"/>
          <w:jc w:val="center"/>
        </w:trPr>
        <w:tc>
          <w:tcPr>
            <w:tcW w:w="723" w:type="dxa"/>
            <w:tcBorders>
              <w:top w:val="single" w:color="000000" w:sz="4" w:space="0"/>
              <w:left w:val="single" w:color="000000" w:sz="4" w:space="0"/>
              <w:bottom w:val="single" w:color="000000" w:sz="4" w:space="0"/>
              <w:right w:val="single" w:color="000000" w:sz="4" w:space="0"/>
            </w:tcBorders>
            <w:noWrap/>
            <w:vAlign w:val="center"/>
          </w:tcPr>
          <w:p w14:paraId="539D0033">
            <w:pPr>
              <w:widowControl/>
              <w:spacing w:line="240" w:lineRule="auto"/>
              <w:ind w:left="0" w:leftChars="0" w:firstLine="0" w:firstLineChars="0"/>
              <w:jc w:val="center"/>
              <w:textAlignment w:val="center"/>
              <w:rPr>
                <w:rFonts w:hint="eastAsia" w:asciiTheme="minorEastAsia" w:hAnsiTheme="minorEastAsia" w:eastAsiaTheme="minorEastAsia" w:cstheme="minorEastAsia"/>
                <w:color w:val="000000"/>
                <w:sz w:val="21"/>
                <w:szCs w:val="21"/>
                <w:highlight w:val="none"/>
                <w:lang w:val="en-US" w:eastAsia="zh-CN"/>
              </w:rPr>
            </w:pPr>
            <w:r>
              <w:rPr>
                <w:rFonts w:hint="eastAsia" w:asciiTheme="minorEastAsia" w:hAnsiTheme="minorEastAsia" w:eastAsiaTheme="minorEastAsia" w:cstheme="minorEastAsia"/>
                <w:color w:val="000000"/>
                <w:sz w:val="21"/>
                <w:szCs w:val="21"/>
                <w:highlight w:val="none"/>
                <w:lang w:val="en-US" w:eastAsia="zh-CN"/>
              </w:rPr>
              <w:t>6</w:t>
            </w:r>
          </w:p>
        </w:tc>
        <w:tc>
          <w:tcPr>
            <w:tcW w:w="1200" w:type="dxa"/>
            <w:tcBorders>
              <w:top w:val="single" w:color="000000" w:sz="4" w:space="0"/>
              <w:left w:val="single" w:color="000000" w:sz="4" w:space="0"/>
              <w:bottom w:val="single" w:color="000000" w:sz="4" w:space="0"/>
              <w:right w:val="single" w:color="000000" w:sz="4" w:space="0"/>
            </w:tcBorders>
            <w:noWrap/>
            <w:vAlign w:val="center"/>
          </w:tcPr>
          <w:p w14:paraId="254A6EFE">
            <w:pPr>
              <w:widowControl/>
              <w:spacing w:line="240" w:lineRule="auto"/>
              <w:ind w:left="0" w:leftChars="0" w:firstLine="0" w:firstLineChars="0"/>
              <w:jc w:val="center"/>
              <w:textAlignment w:val="center"/>
              <w:rPr>
                <w:rFonts w:hint="eastAsia" w:asciiTheme="minorEastAsia" w:hAnsiTheme="minorEastAsia" w:eastAsiaTheme="minorEastAsia" w:cstheme="minorEastAsia"/>
                <w:color w:val="000000"/>
                <w:sz w:val="21"/>
                <w:szCs w:val="21"/>
                <w:highlight w:val="none"/>
              </w:rPr>
            </w:pPr>
            <w:r>
              <w:rPr>
                <w:rFonts w:hint="eastAsia" w:asciiTheme="minorEastAsia" w:hAnsiTheme="minorEastAsia" w:eastAsiaTheme="minorEastAsia" w:cstheme="minorEastAsia"/>
                <w:color w:val="000000"/>
                <w:kern w:val="0"/>
                <w:sz w:val="21"/>
                <w:szCs w:val="21"/>
                <w:highlight w:val="none"/>
                <w:lang w:bidi="ar"/>
              </w:rPr>
              <w:t>福州</w:t>
            </w:r>
          </w:p>
        </w:tc>
        <w:tc>
          <w:tcPr>
            <w:tcW w:w="1989" w:type="dxa"/>
            <w:tcBorders>
              <w:top w:val="single" w:color="000000" w:sz="4" w:space="0"/>
              <w:left w:val="single" w:color="000000" w:sz="4" w:space="0"/>
              <w:bottom w:val="single" w:color="000000" w:sz="4" w:space="0"/>
              <w:right w:val="single" w:color="000000" w:sz="4" w:space="0"/>
            </w:tcBorders>
            <w:noWrap/>
            <w:vAlign w:val="center"/>
          </w:tcPr>
          <w:p w14:paraId="64A71EC5">
            <w:pPr>
              <w:widowControl/>
              <w:spacing w:line="240" w:lineRule="auto"/>
              <w:ind w:left="0" w:leftChars="0" w:firstLine="0" w:firstLineChars="0"/>
              <w:jc w:val="center"/>
              <w:textAlignment w:val="center"/>
              <w:rPr>
                <w:rFonts w:hint="eastAsia" w:asciiTheme="minorEastAsia" w:hAnsiTheme="minorEastAsia" w:eastAsiaTheme="minorEastAsia" w:cstheme="minorEastAsia"/>
                <w:color w:val="000000"/>
                <w:sz w:val="21"/>
                <w:szCs w:val="21"/>
                <w:highlight w:val="none"/>
              </w:rPr>
            </w:pPr>
            <w:r>
              <w:rPr>
                <w:rFonts w:hint="eastAsia" w:asciiTheme="minorEastAsia" w:hAnsiTheme="minorEastAsia" w:eastAsiaTheme="minorEastAsia" w:cstheme="minorEastAsia"/>
                <w:color w:val="000000"/>
                <w:kern w:val="0"/>
                <w:sz w:val="21"/>
                <w:szCs w:val="21"/>
                <w:highlight w:val="none"/>
                <w:lang w:bidi="ar"/>
              </w:rPr>
              <w:t>6286</w:t>
            </w:r>
          </w:p>
        </w:tc>
        <w:tc>
          <w:tcPr>
            <w:tcW w:w="1812" w:type="dxa"/>
            <w:tcBorders>
              <w:top w:val="single" w:color="000000" w:sz="4" w:space="0"/>
              <w:left w:val="single" w:color="000000" w:sz="4" w:space="0"/>
              <w:bottom w:val="single" w:color="000000" w:sz="4" w:space="0"/>
              <w:right w:val="single" w:color="000000" w:sz="4" w:space="0"/>
            </w:tcBorders>
            <w:noWrap/>
            <w:vAlign w:val="center"/>
          </w:tcPr>
          <w:p w14:paraId="780C01A3">
            <w:pPr>
              <w:widowControl/>
              <w:spacing w:line="240" w:lineRule="auto"/>
              <w:ind w:left="0" w:leftChars="0" w:firstLine="0" w:firstLineChars="0"/>
              <w:jc w:val="center"/>
              <w:textAlignment w:val="center"/>
              <w:rPr>
                <w:rFonts w:hint="eastAsia" w:asciiTheme="minorEastAsia" w:hAnsiTheme="minorEastAsia" w:eastAsiaTheme="minorEastAsia" w:cstheme="minorEastAsia"/>
                <w:color w:val="000000"/>
                <w:sz w:val="21"/>
                <w:szCs w:val="21"/>
                <w:highlight w:val="none"/>
              </w:rPr>
            </w:pPr>
            <w:r>
              <w:rPr>
                <w:rFonts w:hint="eastAsia" w:asciiTheme="minorEastAsia" w:hAnsiTheme="minorEastAsia" w:eastAsiaTheme="minorEastAsia" w:cstheme="minorEastAsia"/>
                <w:color w:val="000000"/>
                <w:kern w:val="0"/>
                <w:sz w:val="21"/>
                <w:szCs w:val="21"/>
                <w:highlight w:val="none"/>
                <w:lang w:bidi="ar"/>
              </w:rPr>
              <w:t>35</w:t>
            </w:r>
          </w:p>
        </w:tc>
        <w:tc>
          <w:tcPr>
            <w:tcW w:w="1914" w:type="dxa"/>
            <w:tcBorders>
              <w:top w:val="single" w:color="000000" w:sz="4" w:space="0"/>
              <w:left w:val="single" w:color="000000" w:sz="4" w:space="0"/>
              <w:bottom w:val="single" w:color="000000" w:sz="4" w:space="0"/>
              <w:right w:val="single" w:color="000000" w:sz="4" w:space="0"/>
            </w:tcBorders>
            <w:noWrap/>
            <w:vAlign w:val="center"/>
          </w:tcPr>
          <w:p w14:paraId="340F2513">
            <w:pPr>
              <w:widowControl/>
              <w:spacing w:line="240" w:lineRule="auto"/>
              <w:ind w:left="0" w:leftChars="0" w:firstLine="0" w:firstLineChars="0"/>
              <w:jc w:val="center"/>
              <w:textAlignment w:val="center"/>
              <w:rPr>
                <w:rFonts w:hint="eastAsia" w:asciiTheme="minorEastAsia" w:hAnsiTheme="minorEastAsia" w:eastAsiaTheme="minorEastAsia" w:cstheme="minorEastAsia"/>
                <w:color w:val="000000"/>
                <w:sz w:val="21"/>
                <w:szCs w:val="21"/>
                <w:highlight w:val="none"/>
              </w:rPr>
            </w:pPr>
            <w:r>
              <w:rPr>
                <w:rFonts w:hint="eastAsia" w:asciiTheme="minorEastAsia" w:hAnsiTheme="minorEastAsia" w:eastAsiaTheme="minorEastAsia" w:cstheme="minorEastAsia"/>
                <w:color w:val="000000"/>
                <w:kern w:val="0"/>
                <w:sz w:val="21"/>
                <w:szCs w:val="21"/>
                <w:highlight w:val="none"/>
                <w:lang w:bidi="ar"/>
              </w:rPr>
              <w:t>531</w:t>
            </w:r>
          </w:p>
        </w:tc>
      </w:tr>
    </w:tbl>
    <w:p w14:paraId="6797BDD9">
      <w:pPr>
        <w:pStyle w:val="3"/>
        <w:numPr>
          <w:ilvl w:val="1"/>
          <w:numId w:val="0"/>
        </w:numPr>
        <w:adjustRightInd/>
        <w:snapToGrid/>
        <w:spacing w:before="120" w:after="120" w:line="560" w:lineRule="exact"/>
        <w:ind w:leftChars="0" w:firstLine="0" w:firstLineChars="0"/>
        <w:jc w:val="both"/>
        <w:rPr>
          <w:rFonts w:hint="eastAsia" w:ascii="方正黑体简体" w:hAnsi="方正黑体简体" w:eastAsia="方正黑体简体" w:cs="方正黑体简体"/>
          <w:b w:val="0"/>
          <w:bCs/>
          <w:sz w:val="28"/>
          <w:szCs w:val="28"/>
          <w:highlight w:val="none"/>
          <w:lang w:val="en-US" w:eastAsia="zh-CN"/>
        </w:rPr>
      </w:pPr>
      <w:bookmarkStart w:id="32" w:name="_Toc21539"/>
      <w:r>
        <w:rPr>
          <w:rFonts w:hint="eastAsia" w:ascii="方正黑体简体" w:hAnsi="方正黑体简体" w:eastAsia="方正黑体简体" w:cs="方正黑体简体"/>
          <w:b w:val="0"/>
          <w:bCs/>
          <w:sz w:val="28"/>
          <w:szCs w:val="28"/>
          <w:highlight w:val="none"/>
          <w:lang w:val="en-US" w:eastAsia="zh-CN"/>
        </w:rPr>
        <w:t>6.1 深圳</w:t>
      </w:r>
      <w:bookmarkEnd w:id="32"/>
    </w:p>
    <w:p w14:paraId="464DEB41">
      <w:pPr>
        <w:spacing w:before="120" w:beforeLines="50" w:after="120" w:afterLines="50"/>
        <w:ind w:left="0" w:leftChars="0" w:firstLine="0" w:firstLineChars="0"/>
        <w:jc w:val="center"/>
        <w:rPr>
          <w:rFonts w:hint="eastAsia" w:ascii="黑体" w:hAnsi="黑体" w:eastAsia="黑体" w:cs="Times New Roman"/>
          <w:szCs w:val="21"/>
          <w:highlight w:val="none"/>
          <w:lang w:val="en-US" w:eastAsia="zh-CN"/>
        </w:rPr>
      </w:pPr>
      <w:r>
        <w:rPr>
          <w:rFonts w:hint="eastAsia" w:ascii="黑体" w:hAnsi="黑体" w:eastAsia="黑体" w:cs="Times New Roman"/>
          <w:szCs w:val="21"/>
          <w:highlight w:val="none"/>
          <w:lang w:val="en-US" w:eastAsia="zh-CN"/>
        </w:rPr>
        <w:t>表4 深圳市供气情况简表</w:t>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38"/>
        <w:gridCol w:w="1107"/>
        <w:gridCol w:w="1362"/>
        <w:gridCol w:w="1085"/>
        <w:gridCol w:w="1280"/>
        <w:gridCol w:w="1327"/>
        <w:gridCol w:w="1281"/>
      </w:tblGrid>
      <w:tr w14:paraId="66D148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jc w:val="center"/>
        </w:trPr>
        <w:tc>
          <w:tcPr>
            <w:tcW w:w="738" w:type="dxa"/>
            <w:tcBorders>
              <w:tl2br w:val="nil"/>
              <w:tr2bl w:val="nil"/>
            </w:tcBorders>
            <w:noWrap w:val="0"/>
            <w:vAlign w:val="center"/>
          </w:tcPr>
          <w:p w14:paraId="219AAAFA">
            <w:pPr>
              <w:widowControl/>
              <w:spacing w:line="240" w:lineRule="auto"/>
              <w:ind w:left="0" w:leftChars="0" w:firstLine="0" w:firstLineChars="0"/>
              <w:jc w:val="center"/>
              <w:textAlignment w:val="center"/>
              <w:rPr>
                <w:rFonts w:hint="eastAsia" w:asciiTheme="minorEastAsia" w:hAnsiTheme="minorEastAsia" w:eastAsiaTheme="minorEastAsia" w:cstheme="minorEastAsia"/>
                <w:b/>
                <w:bCs/>
                <w:color w:val="000000"/>
                <w:sz w:val="21"/>
                <w:szCs w:val="21"/>
                <w:highlight w:val="none"/>
              </w:rPr>
            </w:pPr>
            <w:r>
              <w:rPr>
                <w:rFonts w:hint="eastAsia" w:asciiTheme="minorEastAsia" w:hAnsiTheme="minorEastAsia" w:eastAsiaTheme="minorEastAsia" w:cstheme="minorEastAsia"/>
                <w:b/>
                <w:bCs/>
                <w:sz w:val="21"/>
                <w:szCs w:val="21"/>
                <w:highlight w:val="none"/>
              </w:rPr>
              <w:t>城市</w:t>
            </w:r>
          </w:p>
        </w:tc>
        <w:tc>
          <w:tcPr>
            <w:tcW w:w="1107" w:type="dxa"/>
            <w:tcBorders>
              <w:tl2br w:val="nil"/>
              <w:tr2bl w:val="nil"/>
            </w:tcBorders>
            <w:noWrap w:val="0"/>
            <w:vAlign w:val="center"/>
          </w:tcPr>
          <w:p w14:paraId="14112D46">
            <w:pPr>
              <w:widowControl/>
              <w:spacing w:line="240" w:lineRule="auto"/>
              <w:ind w:left="0" w:leftChars="0" w:firstLine="0" w:firstLineChars="0"/>
              <w:jc w:val="center"/>
              <w:textAlignment w:val="center"/>
              <w:rPr>
                <w:rFonts w:hint="eastAsia" w:asciiTheme="minorEastAsia" w:hAnsiTheme="minorEastAsia" w:eastAsiaTheme="minorEastAsia" w:cstheme="minorEastAsia"/>
                <w:b/>
                <w:bCs/>
                <w:color w:val="000000"/>
                <w:sz w:val="21"/>
                <w:szCs w:val="21"/>
                <w:highlight w:val="none"/>
              </w:rPr>
            </w:pPr>
            <w:r>
              <w:rPr>
                <w:rFonts w:hint="eastAsia" w:asciiTheme="minorEastAsia" w:hAnsiTheme="minorEastAsia" w:eastAsiaTheme="minorEastAsia" w:cstheme="minorEastAsia"/>
                <w:b/>
                <w:bCs/>
                <w:sz w:val="21"/>
                <w:szCs w:val="21"/>
                <w:highlight w:val="none"/>
              </w:rPr>
              <w:t>供气通道</w:t>
            </w:r>
          </w:p>
        </w:tc>
        <w:tc>
          <w:tcPr>
            <w:tcW w:w="1362" w:type="dxa"/>
            <w:tcBorders>
              <w:tl2br w:val="nil"/>
              <w:tr2bl w:val="nil"/>
            </w:tcBorders>
            <w:noWrap w:val="0"/>
            <w:vAlign w:val="center"/>
          </w:tcPr>
          <w:p w14:paraId="5C24E544">
            <w:pPr>
              <w:widowControl/>
              <w:spacing w:line="240" w:lineRule="auto"/>
              <w:ind w:left="0" w:leftChars="0" w:firstLine="0" w:firstLineChars="0"/>
              <w:jc w:val="center"/>
              <w:textAlignment w:val="center"/>
              <w:rPr>
                <w:rFonts w:hint="eastAsia" w:asciiTheme="minorEastAsia" w:hAnsiTheme="minorEastAsia" w:eastAsiaTheme="minorEastAsia" w:cstheme="minorEastAsia"/>
                <w:b/>
                <w:bCs/>
                <w:color w:val="000000"/>
                <w:kern w:val="0"/>
                <w:sz w:val="21"/>
                <w:szCs w:val="21"/>
                <w:highlight w:val="none"/>
                <w:lang w:bidi="ar"/>
              </w:rPr>
            </w:pPr>
            <w:r>
              <w:rPr>
                <w:rFonts w:hint="eastAsia" w:asciiTheme="minorEastAsia" w:hAnsiTheme="minorEastAsia" w:eastAsiaTheme="minorEastAsia" w:cstheme="minorEastAsia"/>
                <w:b/>
                <w:bCs/>
                <w:color w:val="000000"/>
                <w:kern w:val="0"/>
                <w:sz w:val="21"/>
                <w:szCs w:val="21"/>
                <w:highlight w:val="none"/>
                <w:lang w:bidi="ar"/>
              </w:rPr>
              <w:t>途经管道</w:t>
            </w:r>
          </w:p>
          <w:p w14:paraId="0BE0AD5F">
            <w:pPr>
              <w:widowControl/>
              <w:spacing w:line="240" w:lineRule="auto"/>
              <w:ind w:left="0" w:leftChars="0" w:firstLine="0" w:firstLineChars="0"/>
              <w:jc w:val="center"/>
              <w:textAlignment w:val="center"/>
              <w:rPr>
                <w:rFonts w:hint="eastAsia" w:asciiTheme="minorEastAsia" w:hAnsiTheme="minorEastAsia" w:eastAsiaTheme="minorEastAsia" w:cstheme="minorEastAsia"/>
                <w:b/>
                <w:bCs/>
                <w:color w:val="000000"/>
                <w:kern w:val="0"/>
                <w:sz w:val="21"/>
                <w:szCs w:val="21"/>
                <w:highlight w:val="none"/>
                <w:lang w:bidi="ar"/>
              </w:rPr>
            </w:pPr>
            <w:r>
              <w:rPr>
                <w:rFonts w:hint="eastAsia" w:asciiTheme="minorEastAsia" w:hAnsiTheme="minorEastAsia" w:eastAsiaTheme="minorEastAsia" w:cstheme="minorEastAsia"/>
                <w:b/>
                <w:bCs/>
                <w:color w:val="000000"/>
                <w:kern w:val="0"/>
                <w:sz w:val="21"/>
                <w:szCs w:val="21"/>
                <w:highlight w:val="none"/>
                <w:lang w:bidi="ar"/>
              </w:rPr>
              <w:t>供气能力</w:t>
            </w:r>
          </w:p>
          <w:p w14:paraId="74F1FFCC">
            <w:pPr>
              <w:widowControl/>
              <w:spacing w:line="240" w:lineRule="auto"/>
              <w:ind w:left="0" w:leftChars="0" w:firstLine="0" w:firstLineChars="0"/>
              <w:jc w:val="center"/>
              <w:textAlignment w:val="center"/>
              <w:rPr>
                <w:rFonts w:hint="eastAsia" w:asciiTheme="minorEastAsia" w:hAnsiTheme="minorEastAsia" w:eastAsiaTheme="minorEastAsia" w:cstheme="minorEastAsia"/>
                <w:b/>
                <w:bCs/>
                <w:color w:val="000000"/>
                <w:sz w:val="21"/>
                <w:szCs w:val="21"/>
                <w:highlight w:val="none"/>
              </w:rPr>
            </w:pPr>
            <w:r>
              <w:rPr>
                <w:rFonts w:hint="eastAsia" w:asciiTheme="minorEastAsia" w:hAnsiTheme="minorEastAsia" w:eastAsiaTheme="minorEastAsia" w:cstheme="minorEastAsia"/>
                <w:b/>
                <w:bCs/>
                <w:color w:val="000000"/>
                <w:kern w:val="0"/>
                <w:sz w:val="21"/>
                <w:szCs w:val="21"/>
                <w:highlight w:val="none"/>
                <w:lang w:bidi="ar"/>
              </w:rPr>
              <w:t>（万方/天）</w:t>
            </w:r>
          </w:p>
        </w:tc>
        <w:tc>
          <w:tcPr>
            <w:tcW w:w="1085" w:type="dxa"/>
            <w:tcBorders>
              <w:tl2br w:val="nil"/>
              <w:tr2bl w:val="nil"/>
            </w:tcBorders>
            <w:noWrap w:val="0"/>
            <w:vAlign w:val="center"/>
          </w:tcPr>
          <w:p w14:paraId="3AB33DB2">
            <w:pPr>
              <w:widowControl/>
              <w:spacing w:line="240" w:lineRule="auto"/>
              <w:ind w:left="0" w:leftChars="0" w:firstLine="0" w:firstLineChars="0"/>
              <w:jc w:val="center"/>
              <w:textAlignment w:val="center"/>
              <w:rPr>
                <w:rFonts w:hint="eastAsia" w:asciiTheme="minorEastAsia" w:hAnsiTheme="minorEastAsia" w:eastAsiaTheme="minorEastAsia" w:cstheme="minorEastAsia"/>
                <w:b/>
                <w:bCs/>
                <w:color w:val="000000"/>
                <w:sz w:val="21"/>
                <w:szCs w:val="21"/>
                <w:highlight w:val="none"/>
              </w:rPr>
            </w:pPr>
            <w:r>
              <w:rPr>
                <w:rFonts w:hint="eastAsia" w:asciiTheme="minorEastAsia" w:hAnsiTheme="minorEastAsia" w:eastAsiaTheme="minorEastAsia" w:cstheme="minorEastAsia"/>
                <w:b/>
                <w:bCs/>
                <w:sz w:val="21"/>
                <w:szCs w:val="21"/>
                <w:highlight w:val="none"/>
              </w:rPr>
              <w:t>供气点</w:t>
            </w:r>
          </w:p>
        </w:tc>
        <w:tc>
          <w:tcPr>
            <w:tcW w:w="1280" w:type="dxa"/>
            <w:tcBorders>
              <w:tl2br w:val="nil"/>
              <w:tr2bl w:val="nil"/>
            </w:tcBorders>
            <w:noWrap w:val="0"/>
            <w:vAlign w:val="center"/>
          </w:tcPr>
          <w:p w14:paraId="027883C6">
            <w:pPr>
              <w:widowControl/>
              <w:spacing w:line="240" w:lineRule="auto"/>
              <w:ind w:left="0" w:leftChars="0" w:firstLine="0" w:firstLineChars="0"/>
              <w:jc w:val="center"/>
              <w:textAlignment w:val="center"/>
              <w:rPr>
                <w:rFonts w:hint="eastAsia" w:asciiTheme="minorEastAsia" w:hAnsiTheme="minorEastAsia" w:eastAsiaTheme="minorEastAsia" w:cstheme="minorEastAsia"/>
                <w:b/>
                <w:bCs/>
                <w:color w:val="000000"/>
                <w:sz w:val="21"/>
                <w:szCs w:val="21"/>
                <w:highlight w:val="none"/>
              </w:rPr>
            </w:pPr>
            <w:r>
              <w:rPr>
                <w:rFonts w:hint="eastAsia" w:asciiTheme="minorEastAsia" w:hAnsiTheme="minorEastAsia" w:eastAsiaTheme="minorEastAsia" w:cstheme="minorEastAsia"/>
                <w:b/>
                <w:bCs/>
                <w:sz w:val="21"/>
                <w:szCs w:val="21"/>
                <w:highlight w:val="none"/>
              </w:rPr>
              <w:t>分输用户</w:t>
            </w:r>
          </w:p>
        </w:tc>
        <w:tc>
          <w:tcPr>
            <w:tcW w:w="1327" w:type="dxa"/>
            <w:tcBorders>
              <w:tl2br w:val="nil"/>
              <w:tr2bl w:val="nil"/>
            </w:tcBorders>
            <w:noWrap w:val="0"/>
            <w:vAlign w:val="center"/>
          </w:tcPr>
          <w:p w14:paraId="17AC8DED">
            <w:pPr>
              <w:spacing w:line="240" w:lineRule="auto"/>
              <w:ind w:left="0" w:leftChars="0" w:firstLine="0" w:firstLineChars="0"/>
              <w:jc w:val="center"/>
              <w:rPr>
                <w:rFonts w:hint="eastAsia" w:asciiTheme="minorEastAsia" w:hAnsiTheme="minorEastAsia" w:eastAsiaTheme="minorEastAsia" w:cstheme="minorEastAsia"/>
                <w:b/>
                <w:bCs/>
                <w:color w:val="000000"/>
                <w:kern w:val="0"/>
                <w:sz w:val="21"/>
                <w:szCs w:val="21"/>
                <w:highlight w:val="none"/>
                <w:lang w:bidi="ar"/>
              </w:rPr>
            </w:pPr>
            <w:r>
              <w:rPr>
                <w:rFonts w:hint="eastAsia" w:asciiTheme="minorEastAsia" w:hAnsiTheme="minorEastAsia" w:eastAsiaTheme="minorEastAsia" w:cstheme="minorEastAsia"/>
                <w:b/>
                <w:bCs/>
                <w:color w:val="000000"/>
                <w:kern w:val="0"/>
                <w:sz w:val="21"/>
                <w:szCs w:val="21"/>
                <w:highlight w:val="none"/>
                <w:lang w:bidi="ar"/>
              </w:rPr>
              <w:t>历史最大</w:t>
            </w:r>
          </w:p>
          <w:p w14:paraId="42061C0C">
            <w:pPr>
              <w:spacing w:line="240" w:lineRule="auto"/>
              <w:ind w:left="0" w:leftChars="0" w:firstLine="0" w:firstLineChars="0"/>
              <w:jc w:val="center"/>
              <w:rPr>
                <w:rFonts w:hint="eastAsia" w:asciiTheme="minorEastAsia" w:hAnsiTheme="minorEastAsia" w:eastAsiaTheme="minorEastAsia" w:cstheme="minorEastAsia"/>
                <w:b/>
                <w:bCs/>
                <w:color w:val="000000"/>
                <w:kern w:val="0"/>
                <w:sz w:val="21"/>
                <w:szCs w:val="21"/>
                <w:highlight w:val="none"/>
                <w:lang w:bidi="ar"/>
              </w:rPr>
            </w:pPr>
            <w:r>
              <w:rPr>
                <w:rFonts w:hint="eastAsia" w:asciiTheme="minorEastAsia" w:hAnsiTheme="minorEastAsia" w:eastAsiaTheme="minorEastAsia" w:cstheme="minorEastAsia"/>
                <w:b/>
                <w:bCs/>
                <w:color w:val="000000"/>
                <w:kern w:val="0"/>
                <w:sz w:val="21"/>
                <w:szCs w:val="21"/>
                <w:highlight w:val="none"/>
                <w:lang w:bidi="ar"/>
              </w:rPr>
              <w:t>用气量</w:t>
            </w:r>
          </w:p>
          <w:p w14:paraId="75EC8437">
            <w:pPr>
              <w:spacing w:line="240" w:lineRule="auto"/>
              <w:ind w:left="0" w:leftChars="0" w:firstLine="0" w:firstLineChars="0"/>
              <w:jc w:val="center"/>
              <w:rPr>
                <w:rFonts w:hint="eastAsia" w:asciiTheme="minorEastAsia" w:hAnsiTheme="minorEastAsia" w:eastAsiaTheme="minorEastAsia" w:cstheme="minorEastAsia"/>
                <w:b/>
                <w:bCs/>
                <w:color w:val="000000"/>
                <w:sz w:val="21"/>
                <w:szCs w:val="21"/>
                <w:highlight w:val="none"/>
              </w:rPr>
            </w:pPr>
            <w:r>
              <w:rPr>
                <w:rFonts w:hint="eastAsia" w:asciiTheme="minorEastAsia" w:hAnsiTheme="minorEastAsia" w:eastAsiaTheme="minorEastAsia" w:cstheme="minorEastAsia"/>
                <w:b/>
                <w:bCs/>
                <w:color w:val="000000"/>
                <w:kern w:val="0"/>
                <w:sz w:val="21"/>
                <w:szCs w:val="21"/>
                <w:highlight w:val="none"/>
                <w:lang w:bidi="ar"/>
              </w:rPr>
              <w:t>（万方/天）</w:t>
            </w:r>
          </w:p>
        </w:tc>
        <w:tc>
          <w:tcPr>
            <w:tcW w:w="1281" w:type="dxa"/>
            <w:tcBorders>
              <w:tl2br w:val="nil"/>
              <w:tr2bl w:val="nil"/>
            </w:tcBorders>
            <w:noWrap w:val="0"/>
            <w:vAlign w:val="center"/>
          </w:tcPr>
          <w:p w14:paraId="4CCE8D15">
            <w:pPr>
              <w:spacing w:line="240" w:lineRule="auto"/>
              <w:ind w:left="0" w:leftChars="0" w:firstLine="0" w:firstLineChars="0"/>
              <w:jc w:val="center"/>
              <w:rPr>
                <w:rFonts w:hint="eastAsia" w:asciiTheme="minorEastAsia" w:hAnsiTheme="minorEastAsia" w:eastAsiaTheme="minorEastAsia" w:cstheme="minorEastAsia"/>
                <w:b/>
                <w:bCs/>
                <w:color w:val="000000"/>
                <w:kern w:val="0"/>
                <w:sz w:val="21"/>
                <w:szCs w:val="21"/>
                <w:highlight w:val="none"/>
                <w:lang w:bidi="ar"/>
              </w:rPr>
            </w:pPr>
            <w:r>
              <w:rPr>
                <w:rFonts w:hint="eastAsia" w:asciiTheme="minorEastAsia" w:hAnsiTheme="minorEastAsia" w:eastAsiaTheme="minorEastAsia" w:cstheme="minorEastAsia"/>
                <w:b/>
                <w:bCs/>
                <w:color w:val="000000"/>
                <w:kern w:val="0"/>
                <w:sz w:val="21"/>
                <w:szCs w:val="21"/>
                <w:highlight w:val="none"/>
                <w:lang w:bidi="ar"/>
              </w:rPr>
              <w:t>站场最大</w:t>
            </w:r>
          </w:p>
          <w:p w14:paraId="4328C8A7">
            <w:pPr>
              <w:spacing w:line="240" w:lineRule="auto"/>
              <w:ind w:left="0" w:leftChars="0" w:firstLine="0" w:firstLineChars="0"/>
              <w:jc w:val="center"/>
              <w:rPr>
                <w:rFonts w:hint="eastAsia" w:asciiTheme="minorEastAsia" w:hAnsiTheme="minorEastAsia" w:eastAsiaTheme="minorEastAsia" w:cstheme="minorEastAsia"/>
                <w:b/>
                <w:bCs/>
                <w:color w:val="000000"/>
                <w:sz w:val="21"/>
                <w:szCs w:val="21"/>
                <w:highlight w:val="none"/>
              </w:rPr>
            </w:pPr>
            <w:r>
              <w:rPr>
                <w:rFonts w:hint="eastAsia" w:asciiTheme="minorEastAsia" w:hAnsiTheme="minorEastAsia" w:eastAsiaTheme="minorEastAsia" w:cstheme="minorEastAsia"/>
                <w:b/>
                <w:bCs/>
                <w:color w:val="000000"/>
                <w:kern w:val="0"/>
                <w:sz w:val="21"/>
                <w:szCs w:val="21"/>
                <w:highlight w:val="none"/>
                <w:lang w:bidi="ar"/>
              </w:rPr>
              <w:t>分输能力（万方/天）</w:t>
            </w:r>
          </w:p>
        </w:tc>
      </w:tr>
      <w:tr w14:paraId="29C260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 w:hRule="atLeast"/>
          <w:jc w:val="center"/>
        </w:trPr>
        <w:tc>
          <w:tcPr>
            <w:tcW w:w="738" w:type="dxa"/>
            <w:vMerge w:val="restart"/>
            <w:tcBorders>
              <w:tl2br w:val="nil"/>
              <w:tr2bl w:val="nil"/>
            </w:tcBorders>
            <w:noWrap w:val="0"/>
            <w:vAlign w:val="center"/>
          </w:tcPr>
          <w:p w14:paraId="4751E593">
            <w:pPr>
              <w:keepNext w:val="0"/>
              <w:keepLines w:val="0"/>
              <w:pageBreakBefore w:val="0"/>
              <w:widowControl/>
              <w:kinsoku/>
              <w:wordWrap/>
              <w:overflowPunct/>
              <w:topLinePunct w:val="0"/>
              <w:autoSpaceDE/>
              <w:autoSpaceDN/>
              <w:bidi w:val="0"/>
              <w:adjustRightInd w:val="0"/>
              <w:snapToGrid w:val="0"/>
              <w:spacing w:line="240" w:lineRule="auto"/>
              <w:ind w:left="0" w:leftChars="0" w:firstLine="0" w:firstLineChars="0"/>
              <w:jc w:val="center"/>
              <w:textAlignment w:val="center"/>
              <w:rPr>
                <w:rFonts w:hint="eastAsia" w:asciiTheme="minorEastAsia" w:hAnsiTheme="minorEastAsia" w:eastAsiaTheme="minorEastAsia" w:cstheme="minorEastAsia"/>
                <w:color w:val="000000"/>
                <w:sz w:val="21"/>
                <w:szCs w:val="21"/>
                <w:highlight w:val="none"/>
              </w:rPr>
            </w:pPr>
            <w:r>
              <w:rPr>
                <w:rFonts w:hint="eastAsia" w:asciiTheme="minorEastAsia" w:hAnsiTheme="minorEastAsia" w:eastAsiaTheme="minorEastAsia" w:cstheme="minorEastAsia"/>
                <w:color w:val="000000"/>
                <w:sz w:val="21"/>
                <w:szCs w:val="21"/>
                <w:highlight w:val="none"/>
              </w:rPr>
              <w:t>深圳</w:t>
            </w:r>
          </w:p>
        </w:tc>
        <w:tc>
          <w:tcPr>
            <w:tcW w:w="1107" w:type="dxa"/>
            <w:tcBorders>
              <w:tl2br w:val="nil"/>
              <w:tr2bl w:val="nil"/>
            </w:tcBorders>
            <w:noWrap w:val="0"/>
            <w:vAlign w:val="center"/>
          </w:tcPr>
          <w:p w14:paraId="396713E2">
            <w:pPr>
              <w:keepNext w:val="0"/>
              <w:keepLines w:val="0"/>
              <w:pageBreakBefore w:val="0"/>
              <w:widowControl/>
              <w:kinsoku/>
              <w:wordWrap/>
              <w:overflowPunct/>
              <w:topLinePunct w:val="0"/>
              <w:autoSpaceDE/>
              <w:autoSpaceDN/>
              <w:bidi w:val="0"/>
              <w:adjustRightInd w:val="0"/>
              <w:snapToGrid w:val="0"/>
              <w:spacing w:line="240" w:lineRule="auto"/>
              <w:ind w:left="0" w:leftChars="0" w:firstLine="0" w:firstLineChars="0"/>
              <w:jc w:val="center"/>
              <w:textAlignment w:val="center"/>
              <w:rPr>
                <w:rFonts w:hint="eastAsia" w:asciiTheme="minorEastAsia" w:hAnsiTheme="minorEastAsia" w:eastAsiaTheme="minorEastAsia" w:cstheme="minorEastAsia"/>
                <w:color w:val="000000"/>
                <w:sz w:val="21"/>
                <w:szCs w:val="21"/>
                <w:highlight w:val="none"/>
              </w:rPr>
            </w:pPr>
            <w:r>
              <w:rPr>
                <w:rFonts w:hint="eastAsia" w:asciiTheme="minorEastAsia" w:hAnsiTheme="minorEastAsia" w:eastAsiaTheme="minorEastAsia" w:cstheme="minorEastAsia"/>
                <w:color w:val="000000"/>
                <w:kern w:val="0"/>
                <w:sz w:val="21"/>
                <w:szCs w:val="21"/>
                <w:highlight w:val="none"/>
                <w:lang w:bidi="ar"/>
              </w:rPr>
              <w:t>西二线广深支干线</w:t>
            </w:r>
          </w:p>
        </w:tc>
        <w:tc>
          <w:tcPr>
            <w:tcW w:w="1362" w:type="dxa"/>
            <w:tcBorders>
              <w:tl2br w:val="nil"/>
              <w:tr2bl w:val="nil"/>
            </w:tcBorders>
            <w:noWrap w:val="0"/>
            <w:vAlign w:val="center"/>
          </w:tcPr>
          <w:p w14:paraId="0A148D33">
            <w:pPr>
              <w:keepNext w:val="0"/>
              <w:keepLines w:val="0"/>
              <w:pageBreakBefore w:val="0"/>
              <w:widowControl/>
              <w:kinsoku/>
              <w:wordWrap/>
              <w:overflowPunct/>
              <w:topLinePunct w:val="0"/>
              <w:autoSpaceDE/>
              <w:autoSpaceDN/>
              <w:bidi w:val="0"/>
              <w:adjustRightInd w:val="0"/>
              <w:snapToGrid w:val="0"/>
              <w:spacing w:line="240" w:lineRule="auto"/>
              <w:ind w:left="0" w:leftChars="0" w:firstLine="0" w:firstLineChars="0"/>
              <w:jc w:val="center"/>
              <w:textAlignment w:val="center"/>
              <w:rPr>
                <w:rFonts w:hint="eastAsia" w:asciiTheme="minorEastAsia" w:hAnsiTheme="minorEastAsia" w:eastAsiaTheme="minorEastAsia" w:cstheme="minorEastAsia"/>
                <w:sz w:val="21"/>
                <w:szCs w:val="21"/>
                <w:highlight w:val="none"/>
              </w:rPr>
            </w:pPr>
            <w:r>
              <w:rPr>
                <w:rFonts w:hint="eastAsia" w:asciiTheme="minorEastAsia" w:hAnsiTheme="minorEastAsia" w:eastAsiaTheme="minorEastAsia" w:cstheme="minorEastAsia"/>
                <w:sz w:val="21"/>
                <w:szCs w:val="21"/>
                <w:highlight w:val="none"/>
              </w:rPr>
              <w:t>2857</w:t>
            </w:r>
          </w:p>
        </w:tc>
        <w:tc>
          <w:tcPr>
            <w:tcW w:w="1085" w:type="dxa"/>
            <w:tcBorders>
              <w:tl2br w:val="nil"/>
              <w:tr2bl w:val="nil"/>
            </w:tcBorders>
            <w:noWrap w:val="0"/>
            <w:vAlign w:val="center"/>
          </w:tcPr>
          <w:p w14:paraId="3F833111">
            <w:pPr>
              <w:keepNext w:val="0"/>
              <w:keepLines w:val="0"/>
              <w:pageBreakBefore w:val="0"/>
              <w:widowControl/>
              <w:kinsoku/>
              <w:wordWrap/>
              <w:overflowPunct/>
              <w:topLinePunct w:val="0"/>
              <w:autoSpaceDE/>
              <w:autoSpaceDN/>
              <w:bidi w:val="0"/>
              <w:adjustRightInd w:val="0"/>
              <w:snapToGrid w:val="0"/>
              <w:spacing w:line="240" w:lineRule="auto"/>
              <w:ind w:left="0" w:leftChars="0" w:firstLine="0" w:firstLineChars="0"/>
              <w:jc w:val="center"/>
              <w:textAlignment w:val="center"/>
              <w:rPr>
                <w:rFonts w:hint="eastAsia" w:asciiTheme="minorEastAsia" w:hAnsiTheme="minorEastAsia" w:eastAsiaTheme="minorEastAsia" w:cstheme="minorEastAsia"/>
                <w:color w:val="000000"/>
                <w:sz w:val="21"/>
                <w:szCs w:val="21"/>
                <w:highlight w:val="none"/>
              </w:rPr>
            </w:pPr>
            <w:r>
              <w:rPr>
                <w:rFonts w:hint="eastAsia" w:asciiTheme="minorEastAsia" w:hAnsiTheme="minorEastAsia" w:eastAsiaTheme="minorEastAsia" w:cstheme="minorEastAsia"/>
                <w:color w:val="000000"/>
                <w:kern w:val="0"/>
                <w:sz w:val="21"/>
                <w:szCs w:val="21"/>
                <w:highlight w:val="none"/>
                <w:lang w:bidi="ar"/>
              </w:rPr>
              <w:t>求雨岭分输站</w:t>
            </w:r>
          </w:p>
        </w:tc>
        <w:tc>
          <w:tcPr>
            <w:tcW w:w="1280" w:type="dxa"/>
            <w:tcBorders>
              <w:tl2br w:val="nil"/>
              <w:tr2bl w:val="nil"/>
            </w:tcBorders>
            <w:noWrap w:val="0"/>
            <w:vAlign w:val="center"/>
          </w:tcPr>
          <w:p w14:paraId="3567F795">
            <w:pPr>
              <w:keepNext w:val="0"/>
              <w:keepLines w:val="0"/>
              <w:pageBreakBefore w:val="0"/>
              <w:widowControl/>
              <w:kinsoku/>
              <w:wordWrap/>
              <w:overflowPunct/>
              <w:topLinePunct w:val="0"/>
              <w:autoSpaceDE/>
              <w:autoSpaceDN/>
              <w:bidi w:val="0"/>
              <w:adjustRightInd w:val="0"/>
              <w:snapToGrid w:val="0"/>
              <w:spacing w:line="240" w:lineRule="auto"/>
              <w:ind w:left="0" w:leftChars="0" w:firstLine="0" w:firstLineChars="0"/>
              <w:jc w:val="center"/>
              <w:textAlignment w:val="center"/>
              <w:rPr>
                <w:rFonts w:hint="eastAsia" w:asciiTheme="minorEastAsia" w:hAnsiTheme="minorEastAsia" w:eastAsiaTheme="minorEastAsia" w:cstheme="minorEastAsia"/>
                <w:color w:val="000000"/>
                <w:sz w:val="21"/>
                <w:szCs w:val="21"/>
                <w:highlight w:val="none"/>
              </w:rPr>
            </w:pPr>
            <w:r>
              <w:rPr>
                <w:rFonts w:hint="eastAsia" w:asciiTheme="minorEastAsia" w:hAnsiTheme="minorEastAsia" w:eastAsiaTheme="minorEastAsia" w:cstheme="minorEastAsia"/>
                <w:color w:val="000000"/>
                <w:kern w:val="0"/>
                <w:sz w:val="21"/>
                <w:szCs w:val="21"/>
                <w:highlight w:val="none"/>
                <w:lang w:bidi="ar"/>
              </w:rPr>
              <w:t>深圳燃气</w:t>
            </w:r>
          </w:p>
        </w:tc>
        <w:tc>
          <w:tcPr>
            <w:tcW w:w="1327" w:type="dxa"/>
            <w:tcBorders>
              <w:tl2br w:val="nil"/>
              <w:tr2bl w:val="nil"/>
            </w:tcBorders>
            <w:noWrap w:val="0"/>
            <w:vAlign w:val="center"/>
          </w:tcPr>
          <w:p w14:paraId="58D56132">
            <w:pPr>
              <w:keepNext w:val="0"/>
              <w:keepLines w:val="0"/>
              <w:pageBreakBefore w:val="0"/>
              <w:widowControl/>
              <w:kinsoku/>
              <w:wordWrap/>
              <w:overflowPunct/>
              <w:topLinePunct w:val="0"/>
              <w:autoSpaceDE/>
              <w:autoSpaceDN/>
              <w:bidi w:val="0"/>
              <w:adjustRightInd w:val="0"/>
              <w:snapToGrid w:val="0"/>
              <w:spacing w:line="240" w:lineRule="auto"/>
              <w:ind w:left="0" w:leftChars="0" w:firstLine="0" w:firstLineChars="0"/>
              <w:jc w:val="center"/>
              <w:textAlignment w:val="center"/>
              <w:rPr>
                <w:rFonts w:hint="eastAsia" w:asciiTheme="minorEastAsia" w:hAnsiTheme="minorEastAsia" w:eastAsiaTheme="minorEastAsia" w:cstheme="minorEastAsia"/>
                <w:sz w:val="21"/>
                <w:szCs w:val="21"/>
                <w:highlight w:val="none"/>
              </w:rPr>
            </w:pPr>
            <w:r>
              <w:rPr>
                <w:rFonts w:hint="eastAsia" w:asciiTheme="minorEastAsia" w:hAnsiTheme="minorEastAsia" w:eastAsiaTheme="minorEastAsia" w:cstheme="minorEastAsia"/>
                <w:sz w:val="21"/>
                <w:szCs w:val="21"/>
                <w:highlight w:val="none"/>
              </w:rPr>
              <w:t>100</w:t>
            </w:r>
          </w:p>
        </w:tc>
        <w:tc>
          <w:tcPr>
            <w:tcW w:w="1281" w:type="dxa"/>
            <w:tcBorders>
              <w:tl2br w:val="nil"/>
              <w:tr2bl w:val="nil"/>
            </w:tcBorders>
            <w:noWrap w:val="0"/>
            <w:vAlign w:val="center"/>
          </w:tcPr>
          <w:p w14:paraId="64559722">
            <w:pPr>
              <w:keepNext w:val="0"/>
              <w:keepLines w:val="0"/>
              <w:pageBreakBefore w:val="0"/>
              <w:widowControl/>
              <w:kinsoku/>
              <w:wordWrap/>
              <w:overflowPunct/>
              <w:topLinePunct w:val="0"/>
              <w:autoSpaceDE/>
              <w:autoSpaceDN/>
              <w:bidi w:val="0"/>
              <w:adjustRightInd w:val="0"/>
              <w:snapToGrid w:val="0"/>
              <w:spacing w:line="240" w:lineRule="auto"/>
              <w:ind w:left="0" w:leftChars="0" w:firstLine="0" w:firstLineChars="0"/>
              <w:jc w:val="center"/>
              <w:textAlignment w:val="center"/>
              <w:rPr>
                <w:rFonts w:hint="eastAsia" w:asciiTheme="minorEastAsia" w:hAnsiTheme="minorEastAsia" w:eastAsiaTheme="minorEastAsia" w:cstheme="minorEastAsia"/>
                <w:color w:val="000000"/>
                <w:sz w:val="21"/>
                <w:szCs w:val="21"/>
                <w:highlight w:val="none"/>
              </w:rPr>
            </w:pPr>
            <w:r>
              <w:rPr>
                <w:rFonts w:hint="eastAsia" w:asciiTheme="minorEastAsia" w:hAnsiTheme="minorEastAsia" w:eastAsiaTheme="minorEastAsia" w:cstheme="minorEastAsia"/>
                <w:sz w:val="21"/>
                <w:szCs w:val="21"/>
                <w:highlight w:val="none"/>
              </w:rPr>
              <w:t>2286</w:t>
            </w:r>
          </w:p>
        </w:tc>
      </w:tr>
      <w:tr w14:paraId="0FD22B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738" w:type="dxa"/>
            <w:vMerge w:val="continue"/>
            <w:tcBorders>
              <w:tl2br w:val="nil"/>
              <w:tr2bl w:val="nil"/>
            </w:tcBorders>
            <w:noWrap w:val="0"/>
            <w:vAlign w:val="center"/>
          </w:tcPr>
          <w:p w14:paraId="7F119F58">
            <w:pPr>
              <w:keepNext w:val="0"/>
              <w:keepLines w:val="0"/>
              <w:pageBreakBefore w:val="0"/>
              <w:widowControl/>
              <w:kinsoku/>
              <w:wordWrap/>
              <w:overflowPunct/>
              <w:topLinePunct w:val="0"/>
              <w:autoSpaceDE/>
              <w:autoSpaceDN/>
              <w:bidi w:val="0"/>
              <w:adjustRightInd w:val="0"/>
              <w:snapToGrid w:val="0"/>
              <w:spacing w:line="240" w:lineRule="auto"/>
              <w:jc w:val="center"/>
              <w:textAlignment w:val="center"/>
              <w:rPr>
                <w:rFonts w:hint="eastAsia" w:asciiTheme="minorEastAsia" w:hAnsiTheme="minorEastAsia" w:eastAsiaTheme="minorEastAsia" w:cstheme="minorEastAsia"/>
                <w:color w:val="000000"/>
                <w:kern w:val="0"/>
                <w:sz w:val="21"/>
                <w:szCs w:val="21"/>
                <w:highlight w:val="none"/>
                <w:lang w:bidi="ar"/>
              </w:rPr>
            </w:pPr>
          </w:p>
        </w:tc>
        <w:tc>
          <w:tcPr>
            <w:tcW w:w="1107" w:type="dxa"/>
            <w:tcBorders>
              <w:tl2br w:val="nil"/>
              <w:tr2bl w:val="nil"/>
            </w:tcBorders>
            <w:noWrap w:val="0"/>
            <w:vAlign w:val="center"/>
          </w:tcPr>
          <w:p w14:paraId="00B88127">
            <w:pPr>
              <w:keepNext w:val="0"/>
              <w:keepLines w:val="0"/>
              <w:pageBreakBefore w:val="0"/>
              <w:widowControl/>
              <w:kinsoku/>
              <w:wordWrap/>
              <w:overflowPunct/>
              <w:topLinePunct w:val="0"/>
              <w:autoSpaceDE/>
              <w:autoSpaceDN/>
              <w:bidi w:val="0"/>
              <w:adjustRightInd w:val="0"/>
              <w:snapToGrid w:val="0"/>
              <w:spacing w:line="240" w:lineRule="auto"/>
              <w:ind w:left="0" w:leftChars="0" w:firstLine="0" w:firstLineChars="0"/>
              <w:jc w:val="center"/>
              <w:textAlignment w:val="center"/>
              <w:rPr>
                <w:rFonts w:hint="eastAsia" w:asciiTheme="minorEastAsia" w:hAnsiTheme="minorEastAsia" w:eastAsiaTheme="minorEastAsia" w:cstheme="minorEastAsia"/>
                <w:color w:val="000000"/>
                <w:kern w:val="0"/>
                <w:sz w:val="21"/>
                <w:szCs w:val="21"/>
                <w:highlight w:val="none"/>
                <w:lang w:bidi="ar"/>
              </w:rPr>
            </w:pPr>
            <w:r>
              <w:rPr>
                <w:rFonts w:hint="eastAsia" w:asciiTheme="minorEastAsia" w:hAnsiTheme="minorEastAsia" w:eastAsiaTheme="minorEastAsia" w:cstheme="minorEastAsia"/>
                <w:color w:val="000000"/>
                <w:kern w:val="0"/>
                <w:sz w:val="21"/>
                <w:szCs w:val="21"/>
                <w:highlight w:val="none"/>
                <w:lang w:bidi="ar"/>
              </w:rPr>
              <w:t>深圳LNG直供深圳燃气管道</w:t>
            </w:r>
          </w:p>
        </w:tc>
        <w:tc>
          <w:tcPr>
            <w:tcW w:w="1362" w:type="dxa"/>
            <w:tcBorders>
              <w:tl2br w:val="nil"/>
              <w:tr2bl w:val="nil"/>
            </w:tcBorders>
            <w:noWrap w:val="0"/>
            <w:vAlign w:val="center"/>
          </w:tcPr>
          <w:p w14:paraId="6C8C0EFB">
            <w:pPr>
              <w:keepNext w:val="0"/>
              <w:keepLines w:val="0"/>
              <w:pageBreakBefore w:val="0"/>
              <w:widowControl/>
              <w:kinsoku/>
              <w:wordWrap/>
              <w:overflowPunct/>
              <w:topLinePunct w:val="0"/>
              <w:autoSpaceDE/>
              <w:autoSpaceDN/>
              <w:bidi w:val="0"/>
              <w:adjustRightInd w:val="0"/>
              <w:snapToGrid w:val="0"/>
              <w:spacing w:line="240" w:lineRule="auto"/>
              <w:ind w:left="0" w:leftChars="0" w:firstLine="0" w:firstLineChars="0"/>
              <w:jc w:val="center"/>
              <w:textAlignment w:val="center"/>
              <w:rPr>
                <w:rFonts w:hint="eastAsia" w:asciiTheme="minorEastAsia" w:hAnsiTheme="minorEastAsia" w:eastAsiaTheme="minorEastAsia" w:cstheme="minorEastAsia"/>
                <w:sz w:val="21"/>
                <w:szCs w:val="21"/>
                <w:highlight w:val="none"/>
              </w:rPr>
            </w:pPr>
            <w:r>
              <w:rPr>
                <w:rFonts w:hint="eastAsia" w:asciiTheme="minorEastAsia" w:hAnsiTheme="minorEastAsia" w:eastAsiaTheme="minorEastAsia" w:cstheme="minorEastAsia"/>
                <w:sz w:val="21"/>
                <w:szCs w:val="21"/>
                <w:highlight w:val="none"/>
              </w:rPr>
              <w:t>--</w:t>
            </w:r>
          </w:p>
        </w:tc>
        <w:tc>
          <w:tcPr>
            <w:tcW w:w="1085" w:type="dxa"/>
            <w:tcBorders>
              <w:tl2br w:val="nil"/>
              <w:tr2bl w:val="nil"/>
            </w:tcBorders>
            <w:noWrap w:val="0"/>
            <w:vAlign w:val="center"/>
          </w:tcPr>
          <w:p w14:paraId="42CC0142">
            <w:pPr>
              <w:keepNext w:val="0"/>
              <w:keepLines w:val="0"/>
              <w:pageBreakBefore w:val="0"/>
              <w:widowControl/>
              <w:kinsoku/>
              <w:wordWrap/>
              <w:overflowPunct/>
              <w:topLinePunct w:val="0"/>
              <w:autoSpaceDE/>
              <w:autoSpaceDN/>
              <w:bidi w:val="0"/>
              <w:adjustRightInd w:val="0"/>
              <w:snapToGrid w:val="0"/>
              <w:spacing w:line="240" w:lineRule="auto"/>
              <w:ind w:left="0" w:leftChars="0" w:firstLine="0" w:firstLineChars="0"/>
              <w:jc w:val="center"/>
              <w:textAlignment w:val="center"/>
              <w:rPr>
                <w:rFonts w:hint="eastAsia" w:asciiTheme="minorEastAsia" w:hAnsiTheme="minorEastAsia" w:eastAsiaTheme="minorEastAsia" w:cstheme="minorEastAsia"/>
                <w:color w:val="000000"/>
                <w:kern w:val="0"/>
                <w:sz w:val="21"/>
                <w:szCs w:val="21"/>
                <w:highlight w:val="none"/>
                <w:lang w:bidi="ar"/>
              </w:rPr>
            </w:pPr>
            <w:r>
              <w:rPr>
                <w:rFonts w:hint="eastAsia" w:asciiTheme="minorEastAsia" w:hAnsiTheme="minorEastAsia" w:eastAsiaTheme="minorEastAsia" w:cstheme="minorEastAsia"/>
                <w:color w:val="000000"/>
                <w:kern w:val="0"/>
                <w:sz w:val="21"/>
                <w:szCs w:val="21"/>
                <w:highlight w:val="none"/>
                <w:lang w:bidi="ar"/>
              </w:rPr>
              <w:t>深圳LNG</w:t>
            </w:r>
          </w:p>
        </w:tc>
        <w:tc>
          <w:tcPr>
            <w:tcW w:w="1280" w:type="dxa"/>
            <w:tcBorders>
              <w:tl2br w:val="nil"/>
              <w:tr2bl w:val="nil"/>
            </w:tcBorders>
            <w:noWrap w:val="0"/>
            <w:vAlign w:val="center"/>
          </w:tcPr>
          <w:p w14:paraId="5B675972">
            <w:pPr>
              <w:keepNext w:val="0"/>
              <w:keepLines w:val="0"/>
              <w:pageBreakBefore w:val="0"/>
              <w:widowControl/>
              <w:kinsoku/>
              <w:wordWrap/>
              <w:overflowPunct/>
              <w:topLinePunct w:val="0"/>
              <w:autoSpaceDE/>
              <w:autoSpaceDN/>
              <w:bidi w:val="0"/>
              <w:adjustRightInd w:val="0"/>
              <w:snapToGrid w:val="0"/>
              <w:spacing w:line="240" w:lineRule="auto"/>
              <w:ind w:left="0" w:leftChars="0" w:firstLine="0" w:firstLineChars="0"/>
              <w:jc w:val="center"/>
              <w:textAlignment w:val="center"/>
              <w:rPr>
                <w:rFonts w:hint="eastAsia" w:asciiTheme="minorEastAsia" w:hAnsiTheme="minorEastAsia" w:eastAsiaTheme="minorEastAsia" w:cstheme="minorEastAsia"/>
                <w:color w:val="000000"/>
                <w:kern w:val="0"/>
                <w:sz w:val="21"/>
                <w:szCs w:val="21"/>
                <w:highlight w:val="none"/>
                <w:lang w:bidi="ar"/>
              </w:rPr>
            </w:pPr>
            <w:r>
              <w:rPr>
                <w:rFonts w:hint="eastAsia" w:asciiTheme="minorEastAsia" w:hAnsiTheme="minorEastAsia" w:eastAsiaTheme="minorEastAsia" w:cstheme="minorEastAsia"/>
                <w:color w:val="000000"/>
                <w:kern w:val="0"/>
                <w:sz w:val="21"/>
                <w:szCs w:val="21"/>
                <w:highlight w:val="none"/>
                <w:lang w:bidi="ar"/>
              </w:rPr>
              <w:t>深圳燃气</w:t>
            </w:r>
          </w:p>
        </w:tc>
        <w:tc>
          <w:tcPr>
            <w:tcW w:w="1327" w:type="dxa"/>
            <w:tcBorders>
              <w:tl2br w:val="nil"/>
              <w:tr2bl w:val="nil"/>
            </w:tcBorders>
            <w:noWrap w:val="0"/>
            <w:vAlign w:val="center"/>
          </w:tcPr>
          <w:p w14:paraId="2D52641F">
            <w:pPr>
              <w:keepNext w:val="0"/>
              <w:keepLines w:val="0"/>
              <w:pageBreakBefore w:val="0"/>
              <w:widowControl/>
              <w:kinsoku/>
              <w:wordWrap/>
              <w:overflowPunct/>
              <w:topLinePunct w:val="0"/>
              <w:autoSpaceDE/>
              <w:autoSpaceDN/>
              <w:bidi w:val="0"/>
              <w:adjustRightInd w:val="0"/>
              <w:snapToGrid w:val="0"/>
              <w:spacing w:line="240" w:lineRule="auto"/>
              <w:ind w:left="0" w:leftChars="0" w:firstLine="0" w:firstLineChars="0"/>
              <w:jc w:val="center"/>
              <w:textAlignment w:val="center"/>
              <w:rPr>
                <w:rFonts w:hint="eastAsia" w:asciiTheme="minorEastAsia" w:hAnsiTheme="minorEastAsia" w:eastAsiaTheme="minorEastAsia" w:cstheme="minorEastAsia"/>
                <w:sz w:val="21"/>
                <w:szCs w:val="21"/>
                <w:highlight w:val="none"/>
              </w:rPr>
            </w:pPr>
            <w:r>
              <w:rPr>
                <w:rFonts w:hint="eastAsia" w:asciiTheme="minorEastAsia" w:hAnsiTheme="minorEastAsia" w:eastAsiaTheme="minorEastAsia" w:cstheme="minorEastAsia"/>
                <w:sz w:val="21"/>
                <w:szCs w:val="21"/>
                <w:highlight w:val="none"/>
              </w:rPr>
              <w:t>500</w:t>
            </w:r>
          </w:p>
        </w:tc>
        <w:tc>
          <w:tcPr>
            <w:tcW w:w="1281" w:type="dxa"/>
            <w:tcBorders>
              <w:tl2br w:val="nil"/>
              <w:tr2bl w:val="nil"/>
            </w:tcBorders>
            <w:noWrap w:val="0"/>
            <w:vAlign w:val="center"/>
          </w:tcPr>
          <w:p w14:paraId="2DC8C7C5">
            <w:pPr>
              <w:keepNext w:val="0"/>
              <w:keepLines w:val="0"/>
              <w:pageBreakBefore w:val="0"/>
              <w:widowControl/>
              <w:kinsoku/>
              <w:wordWrap/>
              <w:overflowPunct/>
              <w:topLinePunct w:val="0"/>
              <w:autoSpaceDE/>
              <w:autoSpaceDN/>
              <w:bidi w:val="0"/>
              <w:adjustRightInd w:val="0"/>
              <w:snapToGrid w:val="0"/>
              <w:spacing w:line="240" w:lineRule="auto"/>
              <w:ind w:left="0" w:leftChars="0" w:firstLine="0" w:firstLineChars="0"/>
              <w:jc w:val="center"/>
              <w:textAlignment w:val="center"/>
              <w:rPr>
                <w:rFonts w:hint="eastAsia" w:asciiTheme="minorEastAsia" w:hAnsiTheme="minorEastAsia" w:eastAsiaTheme="minorEastAsia" w:cstheme="minorEastAsia"/>
                <w:sz w:val="21"/>
                <w:szCs w:val="21"/>
                <w:highlight w:val="none"/>
              </w:rPr>
            </w:pPr>
            <w:r>
              <w:rPr>
                <w:rFonts w:hint="eastAsia" w:asciiTheme="minorEastAsia" w:hAnsiTheme="minorEastAsia" w:eastAsiaTheme="minorEastAsia" w:cstheme="minorEastAsia"/>
                <w:sz w:val="21"/>
                <w:szCs w:val="21"/>
                <w:highlight w:val="none"/>
              </w:rPr>
              <w:t>1200</w:t>
            </w:r>
          </w:p>
        </w:tc>
      </w:tr>
      <w:tr w14:paraId="46C9DE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738" w:type="dxa"/>
            <w:tcBorders>
              <w:tl2br w:val="nil"/>
              <w:tr2bl w:val="nil"/>
            </w:tcBorders>
            <w:noWrap w:val="0"/>
            <w:vAlign w:val="center"/>
          </w:tcPr>
          <w:p w14:paraId="61261868">
            <w:pPr>
              <w:keepNext w:val="0"/>
              <w:keepLines w:val="0"/>
              <w:pageBreakBefore w:val="0"/>
              <w:widowControl/>
              <w:kinsoku/>
              <w:wordWrap/>
              <w:overflowPunct/>
              <w:topLinePunct w:val="0"/>
              <w:autoSpaceDE/>
              <w:autoSpaceDN/>
              <w:bidi w:val="0"/>
              <w:adjustRightInd w:val="0"/>
              <w:snapToGrid w:val="0"/>
              <w:spacing w:line="240" w:lineRule="auto"/>
              <w:ind w:left="0" w:leftChars="0" w:firstLine="0" w:firstLineChars="0"/>
              <w:jc w:val="center"/>
              <w:textAlignment w:val="center"/>
              <w:rPr>
                <w:rFonts w:hint="eastAsia" w:asciiTheme="minorEastAsia" w:hAnsiTheme="minorEastAsia" w:eastAsiaTheme="minorEastAsia" w:cstheme="minorEastAsia"/>
                <w:b/>
                <w:bCs/>
                <w:color w:val="000000"/>
                <w:sz w:val="21"/>
                <w:szCs w:val="21"/>
                <w:highlight w:val="none"/>
              </w:rPr>
            </w:pPr>
            <w:r>
              <w:rPr>
                <w:rFonts w:hint="eastAsia" w:asciiTheme="minorEastAsia" w:hAnsiTheme="minorEastAsia" w:eastAsiaTheme="minorEastAsia" w:cstheme="minorEastAsia"/>
                <w:b/>
                <w:bCs/>
                <w:color w:val="000000"/>
                <w:kern w:val="0"/>
                <w:sz w:val="21"/>
                <w:szCs w:val="21"/>
                <w:highlight w:val="none"/>
                <w:lang w:bidi="ar"/>
              </w:rPr>
              <w:t>合计</w:t>
            </w:r>
          </w:p>
        </w:tc>
        <w:tc>
          <w:tcPr>
            <w:tcW w:w="1107" w:type="dxa"/>
            <w:tcBorders>
              <w:tl2br w:val="nil"/>
              <w:tr2bl w:val="nil"/>
            </w:tcBorders>
            <w:noWrap w:val="0"/>
            <w:vAlign w:val="center"/>
          </w:tcPr>
          <w:p w14:paraId="0A49E332">
            <w:pPr>
              <w:keepNext w:val="0"/>
              <w:keepLines w:val="0"/>
              <w:pageBreakBefore w:val="0"/>
              <w:widowControl/>
              <w:kinsoku/>
              <w:wordWrap/>
              <w:overflowPunct/>
              <w:topLinePunct w:val="0"/>
              <w:autoSpaceDE/>
              <w:autoSpaceDN/>
              <w:bidi w:val="0"/>
              <w:adjustRightInd w:val="0"/>
              <w:snapToGrid w:val="0"/>
              <w:spacing w:line="240" w:lineRule="auto"/>
              <w:ind w:left="0" w:leftChars="0" w:firstLine="0" w:firstLineChars="0"/>
              <w:jc w:val="center"/>
              <w:textAlignment w:val="center"/>
              <w:rPr>
                <w:rFonts w:hint="eastAsia" w:asciiTheme="minorEastAsia" w:hAnsiTheme="minorEastAsia" w:eastAsiaTheme="minorEastAsia" w:cstheme="minorEastAsia"/>
                <w:b/>
                <w:bCs/>
                <w:color w:val="000000"/>
                <w:sz w:val="21"/>
                <w:szCs w:val="21"/>
                <w:highlight w:val="none"/>
              </w:rPr>
            </w:pPr>
            <w:r>
              <w:rPr>
                <w:rFonts w:hint="eastAsia" w:asciiTheme="minorEastAsia" w:hAnsiTheme="minorEastAsia" w:eastAsiaTheme="minorEastAsia" w:cstheme="minorEastAsia"/>
                <w:b/>
                <w:bCs/>
                <w:sz w:val="21"/>
                <w:szCs w:val="21"/>
                <w:highlight w:val="none"/>
              </w:rPr>
              <w:t>--</w:t>
            </w:r>
          </w:p>
        </w:tc>
        <w:tc>
          <w:tcPr>
            <w:tcW w:w="1362" w:type="dxa"/>
            <w:tcBorders>
              <w:tl2br w:val="nil"/>
              <w:tr2bl w:val="nil"/>
            </w:tcBorders>
            <w:noWrap w:val="0"/>
            <w:vAlign w:val="center"/>
          </w:tcPr>
          <w:p w14:paraId="1A6328C8">
            <w:pPr>
              <w:keepNext w:val="0"/>
              <w:keepLines w:val="0"/>
              <w:pageBreakBefore w:val="0"/>
              <w:widowControl/>
              <w:kinsoku/>
              <w:wordWrap/>
              <w:overflowPunct/>
              <w:topLinePunct w:val="0"/>
              <w:autoSpaceDE/>
              <w:autoSpaceDN/>
              <w:bidi w:val="0"/>
              <w:adjustRightInd w:val="0"/>
              <w:snapToGrid w:val="0"/>
              <w:spacing w:line="240" w:lineRule="auto"/>
              <w:ind w:left="0" w:leftChars="0" w:firstLine="0" w:firstLineChars="0"/>
              <w:jc w:val="center"/>
              <w:textAlignment w:val="center"/>
              <w:rPr>
                <w:rFonts w:hint="eastAsia" w:asciiTheme="minorEastAsia" w:hAnsiTheme="minorEastAsia" w:eastAsiaTheme="minorEastAsia" w:cstheme="minorEastAsia"/>
                <w:b/>
                <w:bCs/>
                <w:sz w:val="21"/>
                <w:szCs w:val="21"/>
                <w:highlight w:val="none"/>
              </w:rPr>
            </w:pPr>
            <w:r>
              <w:rPr>
                <w:rFonts w:hint="eastAsia" w:asciiTheme="minorEastAsia" w:hAnsiTheme="minorEastAsia" w:eastAsiaTheme="minorEastAsia" w:cstheme="minorEastAsia"/>
                <w:b/>
                <w:bCs/>
                <w:sz w:val="21"/>
                <w:szCs w:val="21"/>
                <w:highlight w:val="none"/>
              </w:rPr>
              <w:t>2857</w:t>
            </w:r>
          </w:p>
        </w:tc>
        <w:tc>
          <w:tcPr>
            <w:tcW w:w="1085" w:type="dxa"/>
            <w:tcBorders>
              <w:tl2br w:val="nil"/>
              <w:tr2bl w:val="nil"/>
            </w:tcBorders>
            <w:noWrap w:val="0"/>
            <w:vAlign w:val="center"/>
          </w:tcPr>
          <w:p w14:paraId="0167F5AD">
            <w:pPr>
              <w:keepNext w:val="0"/>
              <w:keepLines w:val="0"/>
              <w:pageBreakBefore w:val="0"/>
              <w:widowControl/>
              <w:kinsoku/>
              <w:wordWrap/>
              <w:overflowPunct/>
              <w:topLinePunct w:val="0"/>
              <w:autoSpaceDE/>
              <w:autoSpaceDN/>
              <w:bidi w:val="0"/>
              <w:adjustRightInd w:val="0"/>
              <w:snapToGrid w:val="0"/>
              <w:spacing w:line="240" w:lineRule="auto"/>
              <w:ind w:left="0" w:leftChars="0" w:firstLine="0" w:firstLineChars="0"/>
              <w:jc w:val="center"/>
              <w:textAlignment w:val="center"/>
              <w:rPr>
                <w:rFonts w:hint="eastAsia" w:asciiTheme="minorEastAsia" w:hAnsiTheme="minorEastAsia" w:eastAsiaTheme="minorEastAsia" w:cstheme="minorEastAsia"/>
                <w:b/>
                <w:bCs/>
                <w:color w:val="000000"/>
                <w:sz w:val="21"/>
                <w:szCs w:val="21"/>
                <w:highlight w:val="none"/>
              </w:rPr>
            </w:pPr>
            <w:r>
              <w:rPr>
                <w:rFonts w:hint="eastAsia" w:asciiTheme="minorEastAsia" w:hAnsiTheme="minorEastAsia" w:eastAsiaTheme="minorEastAsia" w:cstheme="minorEastAsia"/>
                <w:b/>
                <w:bCs/>
                <w:color w:val="000000"/>
                <w:kern w:val="0"/>
                <w:sz w:val="21"/>
                <w:szCs w:val="21"/>
                <w:highlight w:val="none"/>
                <w:lang w:bidi="ar"/>
              </w:rPr>
              <w:t>--</w:t>
            </w:r>
          </w:p>
        </w:tc>
        <w:tc>
          <w:tcPr>
            <w:tcW w:w="1280" w:type="dxa"/>
            <w:tcBorders>
              <w:tl2br w:val="nil"/>
              <w:tr2bl w:val="nil"/>
            </w:tcBorders>
            <w:noWrap w:val="0"/>
            <w:vAlign w:val="center"/>
          </w:tcPr>
          <w:p w14:paraId="36672541">
            <w:pPr>
              <w:keepNext w:val="0"/>
              <w:keepLines w:val="0"/>
              <w:pageBreakBefore w:val="0"/>
              <w:widowControl/>
              <w:kinsoku/>
              <w:wordWrap/>
              <w:overflowPunct/>
              <w:topLinePunct w:val="0"/>
              <w:autoSpaceDE/>
              <w:autoSpaceDN/>
              <w:bidi w:val="0"/>
              <w:adjustRightInd w:val="0"/>
              <w:snapToGrid w:val="0"/>
              <w:spacing w:line="240" w:lineRule="auto"/>
              <w:ind w:left="0" w:leftChars="0" w:firstLine="0" w:firstLineChars="0"/>
              <w:jc w:val="center"/>
              <w:textAlignment w:val="center"/>
              <w:rPr>
                <w:rFonts w:hint="eastAsia" w:asciiTheme="minorEastAsia" w:hAnsiTheme="minorEastAsia" w:eastAsiaTheme="minorEastAsia" w:cstheme="minorEastAsia"/>
                <w:b/>
                <w:bCs/>
                <w:color w:val="000000"/>
                <w:sz w:val="21"/>
                <w:szCs w:val="21"/>
                <w:highlight w:val="none"/>
              </w:rPr>
            </w:pPr>
            <w:r>
              <w:rPr>
                <w:rFonts w:hint="eastAsia" w:asciiTheme="minorEastAsia" w:hAnsiTheme="minorEastAsia" w:eastAsiaTheme="minorEastAsia" w:cstheme="minorEastAsia"/>
                <w:b/>
                <w:bCs/>
                <w:color w:val="000000"/>
                <w:kern w:val="0"/>
                <w:sz w:val="21"/>
                <w:szCs w:val="21"/>
                <w:highlight w:val="none"/>
                <w:lang w:bidi="ar"/>
              </w:rPr>
              <w:t>--</w:t>
            </w:r>
          </w:p>
        </w:tc>
        <w:tc>
          <w:tcPr>
            <w:tcW w:w="1327" w:type="dxa"/>
            <w:tcBorders>
              <w:tl2br w:val="nil"/>
              <w:tr2bl w:val="nil"/>
            </w:tcBorders>
            <w:noWrap w:val="0"/>
            <w:vAlign w:val="center"/>
          </w:tcPr>
          <w:p w14:paraId="6A88EF2C">
            <w:pPr>
              <w:keepNext w:val="0"/>
              <w:keepLines w:val="0"/>
              <w:pageBreakBefore w:val="0"/>
              <w:widowControl/>
              <w:kinsoku/>
              <w:wordWrap/>
              <w:overflowPunct/>
              <w:topLinePunct w:val="0"/>
              <w:autoSpaceDE/>
              <w:autoSpaceDN/>
              <w:bidi w:val="0"/>
              <w:adjustRightInd w:val="0"/>
              <w:snapToGrid w:val="0"/>
              <w:spacing w:line="240" w:lineRule="auto"/>
              <w:ind w:left="0" w:leftChars="0" w:firstLine="0" w:firstLineChars="0"/>
              <w:jc w:val="center"/>
              <w:textAlignment w:val="center"/>
              <w:rPr>
                <w:rFonts w:hint="eastAsia" w:asciiTheme="minorEastAsia" w:hAnsiTheme="minorEastAsia" w:eastAsiaTheme="minorEastAsia" w:cstheme="minorEastAsia"/>
                <w:b/>
                <w:bCs/>
                <w:sz w:val="21"/>
                <w:szCs w:val="21"/>
                <w:highlight w:val="none"/>
                <w:lang w:val="en-US" w:eastAsia="zh-CN"/>
              </w:rPr>
            </w:pPr>
            <w:r>
              <w:rPr>
                <w:rFonts w:hint="eastAsia" w:asciiTheme="minorEastAsia" w:hAnsiTheme="minorEastAsia" w:eastAsiaTheme="minorEastAsia" w:cstheme="minorEastAsia"/>
                <w:b/>
                <w:bCs/>
                <w:sz w:val="21"/>
                <w:szCs w:val="21"/>
                <w:highlight w:val="none"/>
                <w:lang w:val="en-US" w:eastAsia="zh-CN"/>
              </w:rPr>
              <w:t>600</w:t>
            </w:r>
          </w:p>
        </w:tc>
        <w:tc>
          <w:tcPr>
            <w:tcW w:w="1281" w:type="dxa"/>
            <w:tcBorders>
              <w:tl2br w:val="nil"/>
              <w:tr2bl w:val="nil"/>
            </w:tcBorders>
            <w:noWrap w:val="0"/>
            <w:vAlign w:val="center"/>
          </w:tcPr>
          <w:p w14:paraId="26C00371">
            <w:pPr>
              <w:keepNext w:val="0"/>
              <w:keepLines w:val="0"/>
              <w:pageBreakBefore w:val="0"/>
              <w:widowControl/>
              <w:kinsoku/>
              <w:wordWrap/>
              <w:overflowPunct/>
              <w:topLinePunct w:val="0"/>
              <w:autoSpaceDE/>
              <w:autoSpaceDN/>
              <w:bidi w:val="0"/>
              <w:adjustRightInd w:val="0"/>
              <w:snapToGrid w:val="0"/>
              <w:spacing w:line="240" w:lineRule="auto"/>
              <w:ind w:left="0" w:leftChars="0" w:firstLine="0" w:firstLineChars="0"/>
              <w:jc w:val="center"/>
              <w:textAlignment w:val="center"/>
              <w:rPr>
                <w:rFonts w:hint="eastAsia" w:asciiTheme="minorEastAsia" w:hAnsiTheme="minorEastAsia" w:eastAsiaTheme="minorEastAsia" w:cstheme="minorEastAsia"/>
                <w:b/>
                <w:bCs/>
                <w:color w:val="000000"/>
                <w:sz w:val="21"/>
                <w:szCs w:val="21"/>
                <w:highlight w:val="none"/>
              </w:rPr>
            </w:pPr>
            <w:r>
              <w:rPr>
                <w:rFonts w:hint="eastAsia" w:asciiTheme="minorEastAsia" w:hAnsiTheme="minorEastAsia" w:eastAsiaTheme="minorEastAsia" w:cstheme="minorEastAsia"/>
                <w:b/>
                <w:bCs/>
                <w:sz w:val="21"/>
                <w:szCs w:val="21"/>
                <w:highlight w:val="none"/>
              </w:rPr>
              <w:t>2286</w:t>
            </w:r>
          </w:p>
        </w:tc>
      </w:tr>
    </w:tbl>
    <w:p w14:paraId="754960EB">
      <w:pPr>
        <w:pStyle w:val="3"/>
        <w:numPr>
          <w:ilvl w:val="1"/>
          <w:numId w:val="0"/>
        </w:numPr>
        <w:adjustRightInd/>
        <w:snapToGrid/>
        <w:spacing w:before="120" w:after="120" w:line="560" w:lineRule="exact"/>
        <w:ind w:leftChars="0" w:firstLine="0" w:firstLineChars="0"/>
        <w:jc w:val="both"/>
        <w:rPr>
          <w:rFonts w:hint="eastAsia" w:ascii="方正黑体简体" w:hAnsi="方正黑体简体" w:eastAsia="方正黑体简体" w:cs="方正黑体简体"/>
          <w:b w:val="0"/>
          <w:bCs/>
          <w:sz w:val="28"/>
          <w:szCs w:val="28"/>
          <w:highlight w:val="none"/>
          <w:lang w:val="en-US" w:eastAsia="zh-CN"/>
        </w:rPr>
      </w:pPr>
      <w:bookmarkStart w:id="33" w:name="_Toc31711"/>
      <w:r>
        <w:rPr>
          <w:rFonts w:hint="eastAsia" w:ascii="方正黑体简体" w:hAnsi="方正黑体简体" w:eastAsia="方正黑体简体" w:cs="方正黑体简体"/>
          <w:b w:val="0"/>
          <w:bCs/>
          <w:sz w:val="28"/>
          <w:szCs w:val="28"/>
          <w:highlight w:val="none"/>
          <w:lang w:val="en-US" w:eastAsia="zh-CN"/>
        </w:rPr>
        <w:t>6.2 香港</w:t>
      </w:r>
      <w:bookmarkEnd w:id="33"/>
    </w:p>
    <w:p w14:paraId="2F617C55">
      <w:pPr>
        <w:spacing w:before="120" w:beforeLines="50" w:after="120" w:afterLines="50"/>
        <w:ind w:left="0" w:leftChars="0" w:firstLine="0" w:firstLineChars="0"/>
        <w:jc w:val="center"/>
        <w:rPr>
          <w:rFonts w:hint="eastAsia" w:ascii="黑体" w:hAnsi="黑体" w:eastAsia="黑体" w:cs="Times New Roman"/>
          <w:szCs w:val="21"/>
          <w:highlight w:val="none"/>
          <w:lang w:val="en-US" w:eastAsia="zh-CN"/>
        </w:rPr>
      </w:pPr>
      <w:r>
        <w:rPr>
          <w:rFonts w:hint="eastAsia" w:ascii="黑体" w:hAnsi="黑体" w:eastAsia="黑体" w:cs="Times New Roman"/>
          <w:szCs w:val="21"/>
          <w:highlight w:val="none"/>
          <w:lang w:val="en-US" w:eastAsia="zh-CN"/>
        </w:rPr>
        <w:t>表5 香港特别行政区供气情况简表</w:t>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37"/>
        <w:gridCol w:w="1106"/>
        <w:gridCol w:w="1361"/>
        <w:gridCol w:w="1083"/>
        <w:gridCol w:w="1281"/>
        <w:gridCol w:w="1327"/>
        <w:gridCol w:w="1281"/>
      </w:tblGrid>
      <w:tr w14:paraId="493DD2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jc w:val="center"/>
        </w:trPr>
        <w:tc>
          <w:tcPr>
            <w:tcW w:w="737" w:type="dxa"/>
            <w:tcBorders>
              <w:tl2br w:val="nil"/>
              <w:tr2bl w:val="nil"/>
            </w:tcBorders>
            <w:noWrap w:val="0"/>
            <w:vAlign w:val="center"/>
          </w:tcPr>
          <w:p w14:paraId="49CF63C7">
            <w:pPr>
              <w:widowControl/>
              <w:spacing w:line="240" w:lineRule="auto"/>
              <w:ind w:left="0" w:leftChars="0" w:firstLine="0" w:firstLineChars="0"/>
              <w:jc w:val="center"/>
              <w:textAlignment w:val="center"/>
              <w:rPr>
                <w:rFonts w:hint="eastAsia" w:asciiTheme="minorEastAsia" w:hAnsiTheme="minorEastAsia" w:eastAsiaTheme="minorEastAsia" w:cstheme="minorEastAsia"/>
                <w:b/>
                <w:bCs/>
                <w:color w:val="000000"/>
                <w:sz w:val="21"/>
                <w:szCs w:val="18"/>
              </w:rPr>
            </w:pPr>
            <w:r>
              <w:rPr>
                <w:rFonts w:hint="eastAsia" w:asciiTheme="minorEastAsia" w:hAnsiTheme="minorEastAsia" w:eastAsiaTheme="minorEastAsia" w:cstheme="minorEastAsia"/>
                <w:b/>
                <w:bCs/>
                <w:sz w:val="21"/>
                <w:szCs w:val="21"/>
                <w:highlight w:val="none"/>
              </w:rPr>
              <w:t>城市</w:t>
            </w:r>
          </w:p>
        </w:tc>
        <w:tc>
          <w:tcPr>
            <w:tcW w:w="1106" w:type="dxa"/>
            <w:tcBorders>
              <w:tl2br w:val="nil"/>
              <w:tr2bl w:val="nil"/>
            </w:tcBorders>
            <w:noWrap w:val="0"/>
            <w:vAlign w:val="center"/>
          </w:tcPr>
          <w:p w14:paraId="265CB258">
            <w:pPr>
              <w:widowControl/>
              <w:spacing w:line="240" w:lineRule="auto"/>
              <w:ind w:left="0" w:leftChars="0" w:firstLine="0" w:firstLineChars="0"/>
              <w:jc w:val="center"/>
              <w:textAlignment w:val="center"/>
              <w:rPr>
                <w:rFonts w:hint="eastAsia" w:asciiTheme="minorEastAsia" w:hAnsiTheme="minorEastAsia" w:eastAsiaTheme="minorEastAsia" w:cstheme="minorEastAsia"/>
                <w:b/>
                <w:bCs/>
                <w:color w:val="000000"/>
                <w:sz w:val="21"/>
                <w:szCs w:val="18"/>
              </w:rPr>
            </w:pPr>
            <w:r>
              <w:rPr>
                <w:rFonts w:hint="eastAsia" w:asciiTheme="minorEastAsia" w:hAnsiTheme="minorEastAsia" w:eastAsiaTheme="minorEastAsia" w:cstheme="minorEastAsia"/>
                <w:b/>
                <w:bCs/>
                <w:sz w:val="21"/>
                <w:szCs w:val="21"/>
                <w:highlight w:val="none"/>
              </w:rPr>
              <w:t>供气通道</w:t>
            </w:r>
          </w:p>
        </w:tc>
        <w:tc>
          <w:tcPr>
            <w:tcW w:w="1361" w:type="dxa"/>
            <w:tcBorders>
              <w:tl2br w:val="nil"/>
              <w:tr2bl w:val="nil"/>
            </w:tcBorders>
            <w:noWrap w:val="0"/>
            <w:vAlign w:val="center"/>
          </w:tcPr>
          <w:p w14:paraId="2EB61088">
            <w:pPr>
              <w:widowControl/>
              <w:spacing w:line="240" w:lineRule="auto"/>
              <w:ind w:left="0" w:leftChars="0" w:firstLine="0" w:firstLineChars="0"/>
              <w:jc w:val="center"/>
              <w:textAlignment w:val="center"/>
              <w:rPr>
                <w:rFonts w:hint="eastAsia" w:asciiTheme="minorEastAsia" w:hAnsiTheme="minorEastAsia" w:eastAsiaTheme="minorEastAsia" w:cstheme="minorEastAsia"/>
                <w:b/>
                <w:bCs/>
                <w:color w:val="000000"/>
                <w:kern w:val="0"/>
                <w:sz w:val="21"/>
                <w:szCs w:val="21"/>
                <w:highlight w:val="none"/>
                <w:lang w:bidi="ar"/>
              </w:rPr>
            </w:pPr>
            <w:r>
              <w:rPr>
                <w:rFonts w:hint="eastAsia" w:asciiTheme="minorEastAsia" w:hAnsiTheme="minorEastAsia" w:eastAsiaTheme="minorEastAsia" w:cstheme="minorEastAsia"/>
                <w:b/>
                <w:bCs/>
                <w:color w:val="000000"/>
                <w:kern w:val="0"/>
                <w:sz w:val="21"/>
                <w:szCs w:val="21"/>
                <w:highlight w:val="none"/>
                <w:lang w:bidi="ar"/>
              </w:rPr>
              <w:t>途经管道</w:t>
            </w:r>
          </w:p>
          <w:p w14:paraId="7E7AC827">
            <w:pPr>
              <w:widowControl/>
              <w:spacing w:line="240" w:lineRule="auto"/>
              <w:ind w:left="0" w:leftChars="0" w:firstLine="0" w:firstLineChars="0"/>
              <w:jc w:val="center"/>
              <w:textAlignment w:val="center"/>
              <w:rPr>
                <w:rFonts w:hint="eastAsia" w:asciiTheme="minorEastAsia" w:hAnsiTheme="minorEastAsia" w:eastAsiaTheme="minorEastAsia" w:cstheme="minorEastAsia"/>
                <w:b/>
                <w:bCs/>
                <w:color w:val="000000"/>
                <w:kern w:val="0"/>
                <w:sz w:val="21"/>
                <w:szCs w:val="21"/>
                <w:highlight w:val="none"/>
                <w:lang w:bidi="ar"/>
              </w:rPr>
            </w:pPr>
            <w:r>
              <w:rPr>
                <w:rFonts w:hint="eastAsia" w:asciiTheme="minorEastAsia" w:hAnsiTheme="minorEastAsia" w:eastAsiaTheme="minorEastAsia" w:cstheme="minorEastAsia"/>
                <w:b/>
                <w:bCs/>
                <w:color w:val="000000"/>
                <w:kern w:val="0"/>
                <w:sz w:val="21"/>
                <w:szCs w:val="21"/>
                <w:highlight w:val="none"/>
                <w:lang w:bidi="ar"/>
              </w:rPr>
              <w:t>供气能力</w:t>
            </w:r>
          </w:p>
          <w:p w14:paraId="6C62378C">
            <w:pPr>
              <w:widowControl/>
              <w:spacing w:line="240" w:lineRule="auto"/>
              <w:ind w:left="0" w:leftChars="0" w:firstLine="0" w:firstLineChars="0"/>
              <w:jc w:val="center"/>
              <w:textAlignment w:val="center"/>
              <w:rPr>
                <w:rFonts w:hint="eastAsia" w:asciiTheme="minorEastAsia" w:hAnsiTheme="minorEastAsia" w:eastAsiaTheme="minorEastAsia" w:cstheme="minorEastAsia"/>
                <w:b/>
                <w:bCs/>
                <w:color w:val="000000"/>
                <w:sz w:val="21"/>
                <w:szCs w:val="18"/>
              </w:rPr>
            </w:pPr>
            <w:r>
              <w:rPr>
                <w:rFonts w:hint="eastAsia" w:asciiTheme="minorEastAsia" w:hAnsiTheme="minorEastAsia" w:eastAsiaTheme="minorEastAsia" w:cstheme="minorEastAsia"/>
                <w:b/>
                <w:bCs/>
                <w:color w:val="000000"/>
                <w:kern w:val="0"/>
                <w:sz w:val="21"/>
                <w:szCs w:val="21"/>
                <w:highlight w:val="none"/>
                <w:lang w:bidi="ar"/>
              </w:rPr>
              <w:t>（万方/天）</w:t>
            </w:r>
          </w:p>
        </w:tc>
        <w:tc>
          <w:tcPr>
            <w:tcW w:w="1083" w:type="dxa"/>
            <w:tcBorders>
              <w:tl2br w:val="nil"/>
              <w:tr2bl w:val="nil"/>
            </w:tcBorders>
            <w:noWrap w:val="0"/>
            <w:vAlign w:val="center"/>
          </w:tcPr>
          <w:p w14:paraId="14D9F8CB">
            <w:pPr>
              <w:widowControl/>
              <w:spacing w:line="240" w:lineRule="auto"/>
              <w:ind w:left="0" w:leftChars="0" w:firstLine="0" w:firstLineChars="0"/>
              <w:jc w:val="center"/>
              <w:textAlignment w:val="center"/>
              <w:rPr>
                <w:rFonts w:hint="eastAsia" w:asciiTheme="minorEastAsia" w:hAnsiTheme="minorEastAsia" w:eastAsiaTheme="minorEastAsia" w:cstheme="minorEastAsia"/>
                <w:b/>
                <w:bCs/>
                <w:color w:val="000000"/>
                <w:sz w:val="21"/>
                <w:szCs w:val="18"/>
              </w:rPr>
            </w:pPr>
            <w:r>
              <w:rPr>
                <w:rFonts w:hint="eastAsia" w:asciiTheme="minorEastAsia" w:hAnsiTheme="minorEastAsia" w:eastAsiaTheme="minorEastAsia" w:cstheme="minorEastAsia"/>
                <w:b/>
                <w:bCs/>
                <w:sz w:val="21"/>
                <w:szCs w:val="21"/>
                <w:highlight w:val="none"/>
              </w:rPr>
              <w:t>供气点</w:t>
            </w:r>
          </w:p>
        </w:tc>
        <w:tc>
          <w:tcPr>
            <w:tcW w:w="1281" w:type="dxa"/>
            <w:tcBorders>
              <w:tl2br w:val="nil"/>
              <w:tr2bl w:val="nil"/>
            </w:tcBorders>
            <w:noWrap w:val="0"/>
            <w:vAlign w:val="center"/>
          </w:tcPr>
          <w:p w14:paraId="7A9F9DC6">
            <w:pPr>
              <w:widowControl/>
              <w:spacing w:line="240" w:lineRule="auto"/>
              <w:ind w:left="0" w:leftChars="0" w:firstLine="0" w:firstLineChars="0"/>
              <w:jc w:val="center"/>
              <w:textAlignment w:val="center"/>
              <w:rPr>
                <w:rFonts w:hint="eastAsia" w:asciiTheme="minorEastAsia" w:hAnsiTheme="minorEastAsia" w:eastAsiaTheme="minorEastAsia" w:cstheme="minorEastAsia"/>
                <w:b/>
                <w:bCs/>
                <w:color w:val="000000"/>
                <w:sz w:val="21"/>
                <w:szCs w:val="18"/>
              </w:rPr>
            </w:pPr>
            <w:r>
              <w:rPr>
                <w:rFonts w:hint="eastAsia" w:asciiTheme="minorEastAsia" w:hAnsiTheme="minorEastAsia" w:eastAsiaTheme="minorEastAsia" w:cstheme="minorEastAsia"/>
                <w:b/>
                <w:bCs/>
                <w:sz w:val="21"/>
                <w:szCs w:val="21"/>
                <w:highlight w:val="none"/>
              </w:rPr>
              <w:t>分输用户</w:t>
            </w:r>
          </w:p>
        </w:tc>
        <w:tc>
          <w:tcPr>
            <w:tcW w:w="1327" w:type="dxa"/>
            <w:tcBorders>
              <w:tl2br w:val="nil"/>
              <w:tr2bl w:val="nil"/>
            </w:tcBorders>
            <w:noWrap w:val="0"/>
            <w:vAlign w:val="center"/>
          </w:tcPr>
          <w:p w14:paraId="4D4DB412">
            <w:pPr>
              <w:spacing w:line="240" w:lineRule="auto"/>
              <w:ind w:left="0" w:leftChars="0" w:firstLine="0" w:firstLineChars="0"/>
              <w:jc w:val="center"/>
              <w:rPr>
                <w:rFonts w:hint="eastAsia" w:asciiTheme="minorEastAsia" w:hAnsiTheme="minorEastAsia" w:eastAsiaTheme="minorEastAsia" w:cstheme="minorEastAsia"/>
                <w:b/>
                <w:bCs/>
                <w:color w:val="000000"/>
                <w:kern w:val="0"/>
                <w:sz w:val="21"/>
                <w:szCs w:val="21"/>
                <w:highlight w:val="none"/>
                <w:lang w:bidi="ar"/>
              </w:rPr>
            </w:pPr>
            <w:r>
              <w:rPr>
                <w:rFonts w:hint="eastAsia" w:asciiTheme="minorEastAsia" w:hAnsiTheme="minorEastAsia" w:eastAsiaTheme="minorEastAsia" w:cstheme="minorEastAsia"/>
                <w:b/>
                <w:bCs/>
                <w:color w:val="000000"/>
                <w:kern w:val="0"/>
                <w:sz w:val="21"/>
                <w:szCs w:val="21"/>
                <w:highlight w:val="none"/>
                <w:lang w:bidi="ar"/>
              </w:rPr>
              <w:t>历史最大</w:t>
            </w:r>
          </w:p>
          <w:p w14:paraId="43BCE14A">
            <w:pPr>
              <w:spacing w:line="240" w:lineRule="auto"/>
              <w:ind w:left="0" w:leftChars="0" w:firstLine="0" w:firstLineChars="0"/>
              <w:jc w:val="center"/>
              <w:rPr>
                <w:rFonts w:hint="eastAsia" w:asciiTheme="minorEastAsia" w:hAnsiTheme="minorEastAsia" w:eastAsiaTheme="minorEastAsia" w:cstheme="minorEastAsia"/>
                <w:b/>
                <w:bCs/>
                <w:color w:val="000000"/>
                <w:kern w:val="0"/>
                <w:sz w:val="21"/>
                <w:szCs w:val="21"/>
                <w:highlight w:val="none"/>
                <w:lang w:bidi="ar"/>
              </w:rPr>
            </w:pPr>
            <w:r>
              <w:rPr>
                <w:rFonts w:hint="eastAsia" w:asciiTheme="minorEastAsia" w:hAnsiTheme="minorEastAsia" w:eastAsiaTheme="minorEastAsia" w:cstheme="minorEastAsia"/>
                <w:b/>
                <w:bCs/>
                <w:color w:val="000000"/>
                <w:kern w:val="0"/>
                <w:sz w:val="21"/>
                <w:szCs w:val="21"/>
                <w:highlight w:val="none"/>
                <w:lang w:bidi="ar"/>
              </w:rPr>
              <w:t>用气量</w:t>
            </w:r>
          </w:p>
          <w:p w14:paraId="5545AEDF">
            <w:pPr>
              <w:spacing w:line="240" w:lineRule="auto"/>
              <w:ind w:left="0" w:leftChars="0" w:firstLine="0" w:firstLineChars="0"/>
              <w:jc w:val="center"/>
              <w:rPr>
                <w:rFonts w:hint="eastAsia" w:asciiTheme="minorEastAsia" w:hAnsiTheme="minorEastAsia" w:eastAsiaTheme="minorEastAsia" w:cstheme="minorEastAsia"/>
                <w:b/>
                <w:bCs/>
                <w:color w:val="000000"/>
                <w:sz w:val="21"/>
                <w:szCs w:val="18"/>
                <w:highlight w:val="none"/>
              </w:rPr>
            </w:pPr>
            <w:r>
              <w:rPr>
                <w:rFonts w:hint="eastAsia" w:asciiTheme="minorEastAsia" w:hAnsiTheme="minorEastAsia" w:eastAsiaTheme="minorEastAsia" w:cstheme="minorEastAsia"/>
                <w:b/>
                <w:bCs/>
                <w:color w:val="000000"/>
                <w:kern w:val="0"/>
                <w:sz w:val="21"/>
                <w:szCs w:val="21"/>
                <w:highlight w:val="none"/>
                <w:lang w:bidi="ar"/>
              </w:rPr>
              <w:t>（万方/天）</w:t>
            </w:r>
          </w:p>
        </w:tc>
        <w:tc>
          <w:tcPr>
            <w:tcW w:w="1281" w:type="dxa"/>
            <w:tcBorders>
              <w:tl2br w:val="nil"/>
              <w:tr2bl w:val="nil"/>
            </w:tcBorders>
            <w:noWrap w:val="0"/>
            <w:vAlign w:val="center"/>
          </w:tcPr>
          <w:p w14:paraId="3C9F58A1">
            <w:pPr>
              <w:spacing w:line="240" w:lineRule="auto"/>
              <w:ind w:left="0" w:leftChars="0" w:firstLine="0" w:firstLineChars="0"/>
              <w:jc w:val="center"/>
              <w:rPr>
                <w:rFonts w:hint="eastAsia" w:asciiTheme="minorEastAsia" w:hAnsiTheme="minorEastAsia" w:eastAsiaTheme="minorEastAsia" w:cstheme="minorEastAsia"/>
                <w:b/>
                <w:bCs/>
                <w:color w:val="000000"/>
                <w:kern w:val="0"/>
                <w:sz w:val="21"/>
                <w:szCs w:val="21"/>
                <w:highlight w:val="none"/>
                <w:lang w:bidi="ar"/>
              </w:rPr>
            </w:pPr>
            <w:r>
              <w:rPr>
                <w:rFonts w:hint="eastAsia" w:asciiTheme="minorEastAsia" w:hAnsiTheme="minorEastAsia" w:eastAsiaTheme="minorEastAsia" w:cstheme="minorEastAsia"/>
                <w:b/>
                <w:bCs/>
                <w:color w:val="000000"/>
                <w:kern w:val="0"/>
                <w:sz w:val="21"/>
                <w:szCs w:val="21"/>
                <w:highlight w:val="none"/>
                <w:lang w:bidi="ar"/>
              </w:rPr>
              <w:t>站场最大</w:t>
            </w:r>
          </w:p>
          <w:p w14:paraId="732DDD11">
            <w:pPr>
              <w:spacing w:line="240" w:lineRule="auto"/>
              <w:ind w:left="0" w:leftChars="0" w:firstLine="0" w:firstLineChars="0"/>
              <w:jc w:val="center"/>
              <w:rPr>
                <w:rFonts w:hint="eastAsia" w:asciiTheme="minorEastAsia" w:hAnsiTheme="minorEastAsia" w:eastAsiaTheme="minorEastAsia" w:cstheme="minorEastAsia"/>
                <w:b/>
                <w:bCs/>
                <w:color w:val="000000"/>
                <w:sz w:val="21"/>
                <w:szCs w:val="18"/>
              </w:rPr>
            </w:pPr>
            <w:r>
              <w:rPr>
                <w:rFonts w:hint="eastAsia" w:asciiTheme="minorEastAsia" w:hAnsiTheme="minorEastAsia" w:eastAsiaTheme="minorEastAsia" w:cstheme="minorEastAsia"/>
                <w:b/>
                <w:bCs/>
                <w:color w:val="000000"/>
                <w:kern w:val="0"/>
                <w:sz w:val="21"/>
                <w:szCs w:val="21"/>
                <w:highlight w:val="none"/>
                <w:lang w:bidi="ar"/>
              </w:rPr>
              <w:t>分输能力（万方/天）</w:t>
            </w:r>
          </w:p>
        </w:tc>
      </w:tr>
      <w:tr w14:paraId="47DA0F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3" w:hRule="atLeast"/>
          <w:jc w:val="center"/>
        </w:trPr>
        <w:tc>
          <w:tcPr>
            <w:tcW w:w="737" w:type="dxa"/>
            <w:tcBorders>
              <w:tl2br w:val="nil"/>
              <w:tr2bl w:val="nil"/>
            </w:tcBorders>
            <w:noWrap w:val="0"/>
            <w:vAlign w:val="center"/>
          </w:tcPr>
          <w:p w14:paraId="2873CC38">
            <w:pPr>
              <w:keepNext w:val="0"/>
              <w:keepLines w:val="0"/>
              <w:pageBreakBefore w:val="0"/>
              <w:widowControl/>
              <w:kinsoku/>
              <w:wordWrap/>
              <w:overflowPunct/>
              <w:topLinePunct w:val="0"/>
              <w:autoSpaceDE/>
              <w:autoSpaceDN/>
              <w:bidi w:val="0"/>
              <w:adjustRightInd w:val="0"/>
              <w:snapToGrid w:val="0"/>
              <w:spacing w:line="240" w:lineRule="auto"/>
              <w:ind w:left="0" w:leftChars="0" w:firstLine="0" w:firstLineChars="0"/>
              <w:jc w:val="center"/>
              <w:textAlignment w:val="center"/>
              <w:rPr>
                <w:rFonts w:hint="eastAsia" w:asciiTheme="minorEastAsia" w:hAnsiTheme="minorEastAsia" w:eastAsiaTheme="minorEastAsia" w:cstheme="minorEastAsia"/>
                <w:color w:val="000000"/>
                <w:sz w:val="21"/>
                <w:szCs w:val="18"/>
              </w:rPr>
            </w:pPr>
            <w:r>
              <w:rPr>
                <w:rFonts w:hint="eastAsia" w:asciiTheme="minorEastAsia" w:hAnsiTheme="minorEastAsia" w:eastAsiaTheme="minorEastAsia" w:cstheme="minorEastAsia"/>
                <w:color w:val="000000"/>
                <w:sz w:val="21"/>
                <w:szCs w:val="18"/>
              </w:rPr>
              <w:t>香港</w:t>
            </w:r>
          </w:p>
        </w:tc>
        <w:tc>
          <w:tcPr>
            <w:tcW w:w="1106" w:type="dxa"/>
            <w:tcBorders>
              <w:tl2br w:val="nil"/>
              <w:tr2bl w:val="nil"/>
            </w:tcBorders>
            <w:noWrap w:val="0"/>
            <w:vAlign w:val="center"/>
          </w:tcPr>
          <w:p w14:paraId="4D197671">
            <w:pPr>
              <w:keepNext w:val="0"/>
              <w:keepLines w:val="0"/>
              <w:pageBreakBefore w:val="0"/>
              <w:widowControl/>
              <w:kinsoku/>
              <w:wordWrap/>
              <w:overflowPunct/>
              <w:topLinePunct w:val="0"/>
              <w:autoSpaceDE/>
              <w:autoSpaceDN/>
              <w:bidi w:val="0"/>
              <w:adjustRightInd w:val="0"/>
              <w:snapToGrid w:val="0"/>
              <w:spacing w:line="240" w:lineRule="auto"/>
              <w:ind w:left="0" w:leftChars="0" w:firstLine="0" w:firstLineChars="0"/>
              <w:jc w:val="center"/>
              <w:textAlignment w:val="center"/>
              <w:rPr>
                <w:rFonts w:hint="eastAsia" w:asciiTheme="minorEastAsia" w:hAnsiTheme="minorEastAsia" w:eastAsiaTheme="minorEastAsia" w:cstheme="minorEastAsia"/>
                <w:color w:val="000000"/>
                <w:kern w:val="0"/>
                <w:sz w:val="21"/>
                <w:szCs w:val="18"/>
                <w:lang w:bidi="ar"/>
              </w:rPr>
            </w:pPr>
            <w:r>
              <w:rPr>
                <w:rFonts w:hint="eastAsia" w:asciiTheme="minorEastAsia" w:hAnsiTheme="minorEastAsia" w:eastAsiaTheme="minorEastAsia" w:cstheme="minorEastAsia"/>
                <w:color w:val="000000"/>
                <w:kern w:val="0"/>
                <w:sz w:val="21"/>
                <w:szCs w:val="18"/>
                <w:lang w:bidi="ar"/>
              </w:rPr>
              <w:t>西二线广深支干线</w:t>
            </w:r>
          </w:p>
        </w:tc>
        <w:tc>
          <w:tcPr>
            <w:tcW w:w="1361" w:type="dxa"/>
            <w:tcBorders>
              <w:tl2br w:val="nil"/>
              <w:tr2bl w:val="nil"/>
            </w:tcBorders>
            <w:noWrap w:val="0"/>
            <w:vAlign w:val="center"/>
          </w:tcPr>
          <w:p w14:paraId="6D9640E0">
            <w:pPr>
              <w:keepNext w:val="0"/>
              <w:keepLines w:val="0"/>
              <w:pageBreakBefore w:val="0"/>
              <w:kinsoku/>
              <w:wordWrap/>
              <w:overflowPunct/>
              <w:topLinePunct w:val="0"/>
              <w:autoSpaceDE/>
              <w:autoSpaceDN/>
              <w:bidi w:val="0"/>
              <w:adjustRightInd w:val="0"/>
              <w:snapToGrid w:val="0"/>
              <w:spacing w:line="240" w:lineRule="auto"/>
              <w:ind w:left="0" w:leftChars="0" w:firstLine="0" w:firstLineChars="0"/>
              <w:jc w:val="center"/>
              <w:rPr>
                <w:rFonts w:hint="eastAsia" w:asciiTheme="minorEastAsia" w:hAnsiTheme="minorEastAsia" w:eastAsiaTheme="minorEastAsia" w:cstheme="minorEastAsia"/>
                <w:color w:val="000000"/>
                <w:sz w:val="21"/>
                <w:szCs w:val="18"/>
              </w:rPr>
            </w:pPr>
            <w:r>
              <w:rPr>
                <w:rFonts w:hint="eastAsia" w:asciiTheme="minorEastAsia" w:hAnsiTheme="minorEastAsia" w:eastAsiaTheme="minorEastAsia" w:cstheme="minorEastAsia"/>
                <w:color w:val="000000"/>
                <w:sz w:val="21"/>
                <w:szCs w:val="18"/>
              </w:rPr>
              <w:t>2857</w:t>
            </w:r>
          </w:p>
        </w:tc>
        <w:tc>
          <w:tcPr>
            <w:tcW w:w="1083" w:type="dxa"/>
            <w:tcBorders>
              <w:tl2br w:val="nil"/>
              <w:tr2bl w:val="nil"/>
            </w:tcBorders>
            <w:noWrap w:val="0"/>
            <w:vAlign w:val="center"/>
          </w:tcPr>
          <w:p w14:paraId="3745CF4B">
            <w:pPr>
              <w:keepNext w:val="0"/>
              <w:keepLines w:val="0"/>
              <w:pageBreakBefore w:val="0"/>
              <w:widowControl/>
              <w:kinsoku/>
              <w:wordWrap/>
              <w:overflowPunct/>
              <w:topLinePunct w:val="0"/>
              <w:autoSpaceDE/>
              <w:autoSpaceDN/>
              <w:bidi w:val="0"/>
              <w:adjustRightInd w:val="0"/>
              <w:snapToGrid w:val="0"/>
              <w:spacing w:line="240" w:lineRule="auto"/>
              <w:ind w:left="0" w:leftChars="0" w:firstLine="0" w:firstLineChars="0"/>
              <w:jc w:val="center"/>
              <w:textAlignment w:val="center"/>
              <w:rPr>
                <w:rFonts w:hint="eastAsia" w:asciiTheme="minorEastAsia" w:hAnsiTheme="minorEastAsia" w:eastAsiaTheme="minorEastAsia" w:cstheme="minorEastAsia"/>
                <w:color w:val="000000"/>
                <w:sz w:val="21"/>
                <w:szCs w:val="18"/>
              </w:rPr>
            </w:pPr>
            <w:r>
              <w:rPr>
                <w:rFonts w:hint="eastAsia" w:asciiTheme="minorEastAsia" w:hAnsiTheme="minorEastAsia" w:eastAsiaTheme="minorEastAsia" w:cstheme="minorEastAsia"/>
                <w:color w:val="000000"/>
                <w:kern w:val="0"/>
                <w:sz w:val="21"/>
                <w:szCs w:val="18"/>
                <w:lang w:bidi="ar"/>
              </w:rPr>
              <w:t>大铲岛压气站</w:t>
            </w:r>
          </w:p>
        </w:tc>
        <w:tc>
          <w:tcPr>
            <w:tcW w:w="1281" w:type="dxa"/>
            <w:tcBorders>
              <w:tl2br w:val="nil"/>
              <w:tr2bl w:val="nil"/>
            </w:tcBorders>
            <w:noWrap w:val="0"/>
            <w:vAlign w:val="center"/>
          </w:tcPr>
          <w:p w14:paraId="4B361F46">
            <w:pPr>
              <w:keepNext w:val="0"/>
              <w:keepLines w:val="0"/>
              <w:pageBreakBefore w:val="0"/>
              <w:widowControl/>
              <w:kinsoku/>
              <w:wordWrap/>
              <w:overflowPunct/>
              <w:topLinePunct w:val="0"/>
              <w:autoSpaceDE/>
              <w:autoSpaceDN/>
              <w:bidi w:val="0"/>
              <w:adjustRightInd w:val="0"/>
              <w:snapToGrid w:val="0"/>
              <w:spacing w:line="240" w:lineRule="auto"/>
              <w:ind w:left="0" w:leftChars="0" w:firstLine="0" w:firstLineChars="0"/>
              <w:jc w:val="center"/>
              <w:textAlignment w:val="center"/>
              <w:rPr>
                <w:rFonts w:hint="eastAsia" w:asciiTheme="minorEastAsia" w:hAnsiTheme="minorEastAsia" w:eastAsiaTheme="minorEastAsia" w:cstheme="minorEastAsia"/>
                <w:color w:val="000000"/>
                <w:sz w:val="21"/>
                <w:szCs w:val="18"/>
              </w:rPr>
            </w:pPr>
            <w:r>
              <w:rPr>
                <w:rFonts w:hint="eastAsia" w:asciiTheme="minorEastAsia" w:hAnsiTheme="minorEastAsia" w:eastAsiaTheme="minorEastAsia" w:cstheme="minorEastAsia"/>
                <w:color w:val="000000"/>
                <w:sz w:val="21"/>
                <w:szCs w:val="18"/>
              </w:rPr>
              <w:t>香港青电</w:t>
            </w:r>
          </w:p>
        </w:tc>
        <w:tc>
          <w:tcPr>
            <w:tcW w:w="1327" w:type="dxa"/>
            <w:tcBorders>
              <w:tl2br w:val="nil"/>
              <w:tr2bl w:val="nil"/>
            </w:tcBorders>
            <w:noWrap w:val="0"/>
            <w:vAlign w:val="center"/>
          </w:tcPr>
          <w:p w14:paraId="22B76796">
            <w:pPr>
              <w:keepNext w:val="0"/>
              <w:keepLines w:val="0"/>
              <w:pageBreakBefore w:val="0"/>
              <w:widowControl/>
              <w:kinsoku/>
              <w:wordWrap/>
              <w:overflowPunct/>
              <w:topLinePunct w:val="0"/>
              <w:autoSpaceDE/>
              <w:autoSpaceDN/>
              <w:bidi w:val="0"/>
              <w:adjustRightInd w:val="0"/>
              <w:snapToGrid w:val="0"/>
              <w:spacing w:line="240" w:lineRule="auto"/>
              <w:ind w:left="0" w:leftChars="0" w:firstLine="0" w:firstLineChars="0"/>
              <w:jc w:val="center"/>
              <w:textAlignment w:val="center"/>
              <w:rPr>
                <w:rFonts w:hint="eastAsia" w:asciiTheme="minorEastAsia" w:hAnsiTheme="minorEastAsia" w:eastAsiaTheme="minorEastAsia" w:cstheme="minorEastAsia"/>
                <w:color w:val="000000"/>
                <w:kern w:val="0"/>
                <w:sz w:val="21"/>
                <w:szCs w:val="18"/>
                <w:highlight w:val="none"/>
                <w:lang w:bidi="ar"/>
              </w:rPr>
            </w:pPr>
            <w:r>
              <w:rPr>
                <w:rFonts w:hint="eastAsia" w:asciiTheme="minorEastAsia" w:hAnsiTheme="minorEastAsia" w:eastAsiaTheme="minorEastAsia" w:cstheme="minorEastAsia"/>
                <w:color w:val="000000"/>
                <w:kern w:val="0"/>
                <w:sz w:val="21"/>
                <w:szCs w:val="18"/>
                <w:highlight w:val="none"/>
                <w:lang w:bidi="ar"/>
              </w:rPr>
              <w:t>625</w:t>
            </w:r>
          </w:p>
        </w:tc>
        <w:tc>
          <w:tcPr>
            <w:tcW w:w="1281" w:type="dxa"/>
            <w:tcBorders>
              <w:tl2br w:val="nil"/>
              <w:tr2bl w:val="nil"/>
            </w:tcBorders>
            <w:noWrap w:val="0"/>
            <w:vAlign w:val="center"/>
          </w:tcPr>
          <w:p w14:paraId="6DF4F5C5">
            <w:pPr>
              <w:keepNext w:val="0"/>
              <w:keepLines w:val="0"/>
              <w:pageBreakBefore w:val="0"/>
              <w:widowControl/>
              <w:kinsoku/>
              <w:wordWrap/>
              <w:overflowPunct/>
              <w:topLinePunct w:val="0"/>
              <w:autoSpaceDE/>
              <w:autoSpaceDN/>
              <w:bidi w:val="0"/>
              <w:adjustRightInd w:val="0"/>
              <w:snapToGrid w:val="0"/>
              <w:spacing w:line="240" w:lineRule="auto"/>
              <w:ind w:left="0" w:leftChars="0" w:firstLine="0" w:firstLineChars="0"/>
              <w:jc w:val="center"/>
              <w:textAlignment w:val="center"/>
              <w:rPr>
                <w:rFonts w:hint="eastAsia" w:asciiTheme="minorEastAsia" w:hAnsiTheme="minorEastAsia" w:eastAsiaTheme="minorEastAsia" w:cstheme="minorEastAsia"/>
                <w:color w:val="000000"/>
                <w:sz w:val="21"/>
                <w:szCs w:val="18"/>
              </w:rPr>
            </w:pPr>
            <w:r>
              <w:rPr>
                <w:rFonts w:hint="eastAsia" w:asciiTheme="minorEastAsia" w:hAnsiTheme="minorEastAsia" w:eastAsiaTheme="minorEastAsia" w:cstheme="minorEastAsia"/>
                <w:color w:val="000000"/>
                <w:kern w:val="0"/>
                <w:sz w:val="21"/>
                <w:szCs w:val="18"/>
                <w:lang w:bidi="ar"/>
              </w:rPr>
              <w:t>912</w:t>
            </w:r>
          </w:p>
        </w:tc>
      </w:tr>
      <w:tr w14:paraId="3F49BA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 w:hRule="atLeast"/>
          <w:jc w:val="center"/>
        </w:trPr>
        <w:tc>
          <w:tcPr>
            <w:tcW w:w="737" w:type="dxa"/>
            <w:tcBorders>
              <w:tl2br w:val="nil"/>
              <w:tr2bl w:val="nil"/>
            </w:tcBorders>
            <w:noWrap w:val="0"/>
            <w:vAlign w:val="center"/>
          </w:tcPr>
          <w:p w14:paraId="019E330E">
            <w:pPr>
              <w:keepNext w:val="0"/>
              <w:keepLines w:val="0"/>
              <w:pageBreakBefore w:val="0"/>
              <w:widowControl/>
              <w:kinsoku/>
              <w:wordWrap/>
              <w:overflowPunct/>
              <w:topLinePunct w:val="0"/>
              <w:autoSpaceDE/>
              <w:autoSpaceDN/>
              <w:bidi w:val="0"/>
              <w:adjustRightInd w:val="0"/>
              <w:snapToGrid w:val="0"/>
              <w:spacing w:line="240" w:lineRule="auto"/>
              <w:ind w:left="0" w:leftChars="0" w:firstLine="0" w:firstLineChars="0"/>
              <w:jc w:val="center"/>
              <w:textAlignment w:val="center"/>
              <w:rPr>
                <w:rFonts w:hint="eastAsia" w:asciiTheme="minorEastAsia" w:hAnsiTheme="minorEastAsia" w:eastAsiaTheme="minorEastAsia" w:cstheme="minorEastAsia"/>
                <w:b/>
                <w:bCs/>
                <w:color w:val="000000"/>
                <w:sz w:val="21"/>
                <w:szCs w:val="18"/>
              </w:rPr>
            </w:pPr>
            <w:r>
              <w:rPr>
                <w:rFonts w:hint="eastAsia" w:asciiTheme="minorEastAsia" w:hAnsiTheme="minorEastAsia" w:eastAsiaTheme="minorEastAsia" w:cstheme="minorEastAsia"/>
                <w:b/>
                <w:bCs/>
                <w:color w:val="000000"/>
                <w:kern w:val="0"/>
                <w:sz w:val="21"/>
                <w:szCs w:val="18"/>
                <w:lang w:bidi="ar"/>
              </w:rPr>
              <w:t>合计</w:t>
            </w:r>
          </w:p>
        </w:tc>
        <w:tc>
          <w:tcPr>
            <w:tcW w:w="1106" w:type="dxa"/>
            <w:tcBorders>
              <w:tl2br w:val="nil"/>
              <w:tr2bl w:val="nil"/>
            </w:tcBorders>
            <w:noWrap w:val="0"/>
            <w:vAlign w:val="center"/>
          </w:tcPr>
          <w:p w14:paraId="32949478">
            <w:pPr>
              <w:keepNext w:val="0"/>
              <w:keepLines w:val="0"/>
              <w:pageBreakBefore w:val="0"/>
              <w:widowControl/>
              <w:kinsoku/>
              <w:wordWrap/>
              <w:overflowPunct/>
              <w:topLinePunct w:val="0"/>
              <w:autoSpaceDE/>
              <w:autoSpaceDN/>
              <w:bidi w:val="0"/>
              <w:adjustRightInd w:val="0"/>
              <w:snapToGrid w:val="0"/>
              <w:spacing w:line="240" w:lineRule="auto"/>
              <w:ind w:left="0" w:leftChars="0" w:firstLine="0" w:firstLineChars="0"/>
              <w:jc w:val="center"/>
              <w:textAlignment w:val="center"/>
              <w:rPr>
                <w:rFonts w:hint="eastAsia" w:asciiTheme="minorEastAsia" w:hAnsiTheme="minorEastAsia" w:eastAsiaTheme="minorEastAsia" w:cstheme="minorEastAsia"/>
                <w:b/>
                <w:bCs/>
                <w:color w:val="000000"/>
                <w:sz w:val="21"/>
                <w:szCs w:val="18"/>
              </w:rPr>
            </w:pPr>
            <w:r>
              <w:rPr>
                <w:rFonts w:hint="eastAsia" w:asciiTheme="minorEastAsia" w:hAnsiTheme="minorEastAsia" w:eastAsiaTheme="minorEastAsia" w:cstheme="minorEastAsia"/>
                <w:b/>
                <w:bCs/>
                <w:color w:val="000000"/>
                <w:kern w:val="0"/>
                <w:sz w:val="21"/>
                <w:szCs w:val="18"/>
                <w:lang w:bidi="ar"/>
              </w:rPr>
              <w:t>--</w:t>
            </w:r>
          </w:p>
        </w:tc>
        <w:tc>
          <w:tcPr>
            <w:tcW w:w="1361" w:type="dxa"/>
            <w:tcBorders>
              <w:tl2br w:val="nil"/>
              <w:tr2bl w:val="nil"/>
            </w:tcBorders>
            <w:noWrap w:val="0"/>
            <w:vAlign w:val="center"/>
          </w:tcPr>
          <w:p w14:paraId="7AF2C5B9">
            <w:pPr>
              <w:keepNext w:val="0"/>
              <w:keepLines w:val="0"/>
              <w:pageBreakBefore w:val="0"/>
              <w:kinsoku/>
              <w:wordWrap/>
              <w:overflowPunct/>
              <w:topLinePunct w:val="0"/>
              <w:autoSpaceDE/>
              <w:autoSpaceDN/>
              <w:bidi w:val="0"/>
              <w:adjustRightInd w:val="0"/>
              <w:snapToGrid w:val="0"/>
              <w:spacing w:line="240" w:lineRule="auto"/>
              <w:ind w:left="0" w:leftChars="0" w:firstLine="0" w:firstLineChars="0"/>
              <w:jc w:val="center"/>
              <w:rPr>
                <w:rFonts w:hint="eastAsia" w:asciiTheme="minorEastAsia" w:hAnsiTheme="minorEastAsia" w:eastAsiaTheme="minorEastAsia" w:cstheme="minorEastAsia"/>
                <w:b/>
                <w:bCs/>
                <w:color w:val="000000"/>
                <w:sz w:val="21"/>
                <w:szCs w:val="18"/>
              </w:rPr>
            </w:pPr>
            <w:r>
              <w:rPr>
                <w:rFonts w:hint="eastAsia" w:asciiTheme="minorEastAsia" w:hAnsiTheme="minorEastAsia" w:eastAsiaTheme="minorEastAsia" w:cstheme="minorEastAsia"/>
                <w:b/>
                <w:bCs/>
                <w:color w:val="000000"/>
                <w:sz w:val="21"/>
                <w:szCs w:val="18"/>
              </w:rPr>
              <w:t>2857</w:t>
            </w:r>
          </w:p>
        </w:tc>
        <w:tc>
          <w:tcPr>
            <w:tcW w:w="1083" w:type="dxa"/>
            <w:tcBorders>
              <w:tl2br w:val="nil"/>
              <w:tr2bl w:val="nil"/>
            </w:tcBorders>
            <w:noWrap w:val="0"/>
            <w:vAlign w:val="center"/>
          </w:tcPr>
          <w:p w14:paraId="777750D6">
            <w:pPr>
              <w:keepNext w:val="0"/>
              <w:keepLines w:val="0"/>
              <w:pageBreakBefore w:val="0"/>
              <w:widowControl/>
              <w:kinsoku/>
              <w:wordWrap/>
              <w:overflowPunct/>
              <w:topLinePunct w:val="0"/>
              <w:autoSpaceDE/>
              <w:autoSpaceDN/>
              <w:bidi w:val="0"/>
              <w:adjustRightInd w:val="0"/>
              <w:snapToGrid w:val="0"/>
              <w:spacing w:line="240" w:lineRule="auto"/>
              <w:ind w:left="0" w:leftChars="0" w:firstLine="0" w:firstLineChars="0"/>
              <w:jc w:val="center"/>
              <w:textAlignment w:val="center"/>
              <w:rPr>
                <w:rFonts w:hint="eastAsia" w:asciiTheme="minorEastAsia" w:hAnsiTheme="minorEastAsia" w:eastAsiaTheme="minorEastAsia" w:cstheme="minorEastAsia"/>
                <w:b/>
                <w:bCs/>
                <w:color w:val="000000"/>
                <w:sz w:val="21"/>
                <w:szCs w:val="18"/>
              </w:rPr>
            </w:pPr>
            <w:r>
              <w:rPr>
                <w:rFonts w:hint="eastAsia" w:asciiTheme="minorEastAsia" w:hAnsiTheme="minorEastAsia" w:eastAsiaTheme="minorEastAsia" w:cstheme="minorEastAsia"/>
                <w:b/>
                <w:bCs/>
                <w:color w:val="000000"/>
                <w:kern w:val="0"/>
                <w:sz w:val="21"/>
                <w:szCs w:val="18"/>
                <w:lang w:bidi="ar"/>
              </w:rPr>
              <w:t>--</w:t>
            </w:r>
          </w:p>
        </w:tc>
        <w:tc>
          <w:tcPr>
            <w:tcW w:w="1281" w:type="dxa"/>
            <w:tcBorders>
              <w:tl2br w:val="nil"/>
              <w:tr2bl w:val="nil"/>
            </w:tcBorders>
            <w:noWrap w:val="0"/>
            <w:vAlign w:val="center"/>
          </w:tcPr>
          <w:p w14:paraId="53A85D9F">
            <w:pPr>
              <w:keepNext w:val="0"/>
              <w:keepLines w:val="0"/>
              <w:pageBreakBefore w:val="0"/>
              <w:widowControl/>
              <w:kinsoku/>
              <w:wordWrap/>
              <w:overflowPunct/>
              <w:topLinePunct w:val="0"/>
              <w:autoSpaceDE/>
              <w:autoSpaceDN/>
              <w:bidi w:val="0"/>
              <w:adjustRightInd w:val="0"/>
              <w:snapToGrid w:val="0"/>
              <w:spacing w:line="240" w:lineRule="auto"/>
              <w:ind w:left="0" w:leftChars="0" w:firstLine="0" w:firstLineChars="0"/>
              <w:jc w:val="center"/>
              <w:textAlignment w:val="center"/>
              <w:rPr>
                <w:rFonts w:hint="eastAsia" w:asciiTheme="minorEastAsia" w:hAnsiTheme="minorEastAsia" w:eastAsiaTheme="minorEastAsia" w:cstheme="minorEastAsia"/>
                <w:b/>
                <w:bCs/>
                <w:color w:val="000000"/>
                <w:sz w:val="21"/>
                <w:szCs w:val="18"/>
              </w:rPr>
            </w:pPr>
            <w:r>
              <w:rPr>
                <w:rFonts w:hint="eastAsia" w:asciiTheme="minorEastAsia" w:hAnsiTheme="minorEastAsia" w:eastAsiaTheme="minorEastAsia" w:cstheme="minorEastAsia"/>
                <w:b/>
                <w:bCs/>
                <w:color w:val="000000"/>
                <w:kern w:val="0"/>
                <w:sz w:val="21"/>
                <w:szCs w:val="18"/>
                <w:lang w:bidi="ar"/>
              </w:rPr>
              <w:t>--</w:t>
            </w:r>
          </w:p>
        </w:tc>
        <w:tc>
          <w:tcPr>
            <w:tcW w:w="1327" w:type="dxa"/>
            <w:tcBorders>
              <w:tl2br w:val="nil"/>
              <w:tr2bl w:val="nil"/>
            </w:tcBorders>
            <w:noWrap w:val="0"/>
            <w:vAlign w:val="center"/>
          </w:tcPr>
          <w:p w14:paraId="48C0B143">
            <w:pPr>
              <w:keepNext w:val="0"/>
              <w:keepLines w:val="0"/>
              <w:pageBreakBefore w:val="0"/>
              <w:widowControl/>
              <w:kinsoku/>
              <w:wordWrap/>
              <w:overflowPunct/>
              <w:topLinePunct w:val="0"/>
              <w:autoSpaceDE/>
              <w:autoSpaceDN/>
              <w:bidi w:val="0"/>
              <w:adjustRightInd w:val="0"/>
              <w:snapToGrid w:val="0"/>
              <w:spacing w:line="240" w:lineRule="auto"/>
              <w:ind w:left="0" w:leftChars="0" w:firstLine="0" w:firstLineChars="0"/>
              <w:jc w:val="center"/>
              <w:textAlignment w:val="center"/>
              <w:rPr>
                <w:rFonts w:hint="eastAsia" w:asciiTheme="minorEastAsia" w:hAnsiTheme="minorEastAsia" w:eastAsiaTheme="minorEastAsia" w:cstheme="minorEastAsia"/>
                <w:b/>
                <w:bCs/>
                <w:color w:val="000000"/>
                <w:kern w:val="0"/>
                <w:sz w:val="21"/>
                <w:szCs w:val="18"/>
                <w:highlight w:val="none"/>
                <w:lang w:bidi="ar"/>
              </w:rPr>
            </w:pPr>
            <w:r>
              <w:rPr>
                <w:rFonts w:hint="eastAsia" w:asciiTheme="minorEastAsia" w:hAnsiTheme="minorEastAsia" w:eastAsiaTheme="minorEastAsia" w:cstheme="minorEastAsia"/>
                <w:b/>
                <w:bCs/>
                <w:color w:val="000000"/>
                <w:kern w:val="0"/>
                <w:sz w:val="21"/>
                <w:szCs w:val="18"/>
                <w:highlight w:val="none"/>
                <w:lang w:bidi="ar"/>
              </w:rPr>
              <w:t>625</w:t>
            </w:r>
          </w:p>
        </w:tc>
        <w:tc>
          <w:tcPr>
            <w:tcW w:w="1281" w:type="dxa"/>
            <w:tcBorders>
              <w:tl2br w:val="nil"/>
              <w:tr2bl w:val="nil"/>
            </w:tcBorders>
            <w:noWrap w:val="0"/>
            <w:vAlign w:val="center"/>
          </w:tcPr>
          <w:p w14:paraId="12FC0017">
            <w:pPr>
              <w:keepNext w:val="0"/>
              <w:keepLines w:val="0"/>
              <w:pageBreakBefore w:val="0"/>
              <w:widowControl/>
              <w:kinsoku/>
              <w:wordWrap/>
              <w:overflowPunct/>
              <w:topLinePunct w:val="0"/>
              <w:autoSpaceDE/>
              <w:autoSpaceDN/>
              <w:bidi w:val="0"/>
              <w:adjustRightInd w:val="0"/>
              <w:snapToGrid w:val="0"/>
              <w:spacing w:line="240" w:lineRule="auto"/>
              <w:ind w:left="0" w:leftChars="0" w:firstLine="0" w:firstLineChars="0"/>
              <w:jc w:val="center"/>
              <w:textAlignment w:val="center"/>
              <w:rPr>
                <w:rFonts w:hint="eastAsia" w:asciiTheme="minorEastAsia" w:hAnsiTheme="minorEastAsia" w:eastAsiaTheme="minorEastAsia" w:cstheme="minorEastAsia"/>
                <w:b/>
                <w:bCs/>
                <w:color w:val="000000"/>
                <w:sz w:val="21"/>
                <w:szCs w:val="18"/>
              </w:rPr>
            </w:pPr>
            <w:r>
              <w:rPr>
                <w:rFonts w:hint="eastAsia" w:asciiTheme="minorEastAsia" w:hAnsiTheme="minorEastAsia" w:eastAsiaTheme="minorEastAsia" w:cstheme="minorEastAsia"/>
                <w:b/>
                <w:bCs/>
                <w:color w:val="000000"/>
                <w:kern w:val="0"/>
                <w:sz w:val="21"/>
                <w:szCs w:val="18"/>
                <w:lang w:bidi="ar"/>
              </w:rPr>
              <w:t>912</w:t>
            </w:r>
          </w:p>
        </w:tc>
      </w:tr>
    </w:tbl>
    <w:p w14:paraId="5E709C40">
      <w:pPr>
        <w:pStyle w:val="3"/>
        <w:numPr>
          <w:ilvl w:val="1"/>
          <w:numId w:val="0"/>
        </w:numPr>
        <w:adjustRightInd/>
        <w:snapToGrid/>
        <w:spacing w:before="120" w:after="120" w:line="560" w:lineRule="exact"/>
        <w:ind w:leftChars="0" w:firstLine="0" w:firstLineChars="0"/>
        <w:jc w:val="both"/>
        <w:rPr>
          <w:rFonts w:hint="eastAsia" w:ascii="方正黑体简体" w:hAnsi="方正黑体简体" w:eastAsia="方正黑体简体" w:cs="方正黑体简体"/>
          <w:b w:val="0"/>
          <w:bCs/>
          <w:sz w:val="28"/>
          <w:szCs w:val="28"/>
          <w:highlight w:val="none"/>
          <w:lang w:val="en-US" w:eastAsia="zh-CN"/>
        </w:rPr>
      </w:pPr>
      <w:bookmarkStart w:id="34" w:name="_Toc2403"/>
      <w:r>
        <w:rPr>
          <w:rFonts w:hint="eastAsia" w:ascii="方正黑体简体" w:hAnsi="方正黑体简体" w:eastAsia="方正黑体简体" w:cs="方正黑体简体"/>
          <w:b w:val="0"/>
          <w:bCs/>
          <w:sz w:val="28"/>
          <w:szCs w:val="28"/>
          <w:highlight w:val="none"/>
          <w:lang w:val="en-US" w:eastAsia="zh-CN"/>
        </w:rPr>
        <w:t>6.3 广州</w:t>
      </w:r>
      <w:bookmarkEnd w:id="34"/>
    </w:p>
    <w:p w14:paraId="619085F1">
      <w:pPr>
        <w:spacing w:before="120" w:beforeLines="50" w:after="120" w:afterLines="50"/>
        <w:ind w:left="0" w:leftChars="0" w:firstLine="0" w:firstLineChars="0"/>
        <w:jc w:val="center"/>
        <w:rPr>
          <w:rFonts w:hint="eastAsia" w:ascii="黑体" w:hAnsi="黑体" w:eastAsia="黑体" w:cs="Times New Roman"/>
          <w:szCs w:val="21"/>
          <w:highlight w:val="none"/>
          <w:lang w:val="en-US" w:eastAsia="zh-CN"/>
        </w:rPr>
      </w:pPr>
      <w:r>
        <w:rPr>
          <w:rFonts w:hint="eastAsia" w:ascii="黑体" w:hAnsi="黑体" w:eastAsia="黑体" w:cs="Times New Roman"/>
          <w:szCs w:val="21"/>
          <w:highlight w:val="none"/>
          <w:lang w:val="en-US" w:eastAsia="zh-CN"/>
        </w:rPr>
        <w:t>表6 广州市供气情况简表</w:t>
      </w:r>
    </w:p>
    <w:tbl>
      <w:tblPr>
        <w:tblStyle w:val="13"/>
        <w:tblW w:w="817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37"/>
        <w:gridCol w:w="1106"/>
        <w:gridCol w:w="1361"/>
        <w:gridCol w:w="1083"/>
        <w:gridCol w:w="1281"/>
        <w:gridCol w:w="1327"/>
        <w:gridCol w:w="1281"/>
      </w:tblGrid>
      <w:tr w14:paraId="1A6E36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jc w:val="center"/>
        </w:trPr>
        <w:tc>
          <w:tcPr>
            <w:tcW w:w="737" w:type="dxa"/>
            <w:tcBorders>
              <w:tl2br w:val="nil"/>
              <w:tr2bl w:val="nil"/>
            </w:tcBorders>
            <w:noWrap w:val="0"/>
            <w:vAlign w:val="center"/>
          </w:tcPr>
          <w:p w14:paraId="0832CA75">
            <w:pPr>
              <w:keepNext w:val="0"/>
              <w:keepLines w:val="0"/>
              <w:pageBreakBefore w:val="0"/>
              <w:widowControl/>
              <w:kinsoku/>
              <w:wordWrap/>
              <w:overflowPunct/>
              <w:topLinePunct w:val="0"/>
              <w:autoSpaceDE/>
              <w:autoSpaceDN/>
              <w:bidi w:val="0"/>
              <w:adjustRightInd w:val="0"/>
              <w:snapToGrid w:val="0"/>
              <w:spacing w:line="240" w:lineRule="auto"/>
              <w:ind w:left="0" w:leftChars="0" w:firstLine="0" w:firstLineChars="0"/>
              <w:jc w:val="center"/>
              <w:textAlignment w:val="center"/>
              <w:rPr>
                <w:rFonts w:hint="eastAsia" w:asciiTheme="minorEastAsia" w:hAnsiTheme="minorEastAsia" w:eastAsiaTheme="minorEastAsia" w:cstheme="minorEastAsia"/>
                <w:b/>
                <w:bCs/>
                <w:color w:val="000000"/>
                <w:sz w:val="21"/>
                <w:szCs w:val="21"/>
              </w:rPr>
            </w:pPr>
            <w:r>
              <w:rPr>
                <w:rFonts w:hint="eastAsia" w:asciiTheme="minorEastAsia" w:hAnsiTheme="minorEastAsia" w:eastAsiaTheme="minorEastAsia" w:cstheme="minorEastAsia"/>
                <w:b/>
                <w:bCs/>
                <w:sz w:val="21"/>
                <w:szCs w:val="21"/>
                <w:highlight w:val="none"/>
              </w:rPr>
              <w:t>城市</w:t>
            </w:r>
          </w:p>
        </w:tc>
        <w:tc>
          <w:tcPr>
            <w:tcW w:w="1106" w:type="dxa"/>
            <w:tcBorders>
              <w:tl2br w:val="nil"/>
              <w:tr2bl w:val="nil"/>
            </w:tcBorders>
            <w:noWrap w:val="0"/>
            <w:vAlign w:val="center"/>
          </w:tcPr>
          <w:p w14:paraId="03891F56">
            <w:pPr>
              <w:keepNext w:val="0"/>
              <w:keepLines w:val="0"/>
              <w:pageBreakBefore w:val="0"/>
              <w:widowControl/>
              <w:kinsoku/>
              <w:wordWrap/>
              <w:overflowPunct/>
              <w:topLinePunct w:val="0"/>
              <w:autoSpaceDE/>
              <w:autoSpaceDN/>
              <w:bidi w:val="0"/>
              <w:adjustRightInd w:val="0"/>
              <w:snapToGrid w:val="0"/>
              <w:spacing w:line="240" w:lineRule="auto"/>
              <w:ind w:left="0" w:leftChars="0" w:firstLine="0" w:firstLineChars="0"/>
              <w:jc w:val="center"/>
              <w:textAlignment w:val="center"/>
              <w:rPr>
                <w:rFonts w:hint="eastAsia" w:asciiTheme="minorEastAsia" w:hAnsiTheme="minorEastAsia" w:eastAsiaTheme="minorEastAsia" w:cstheme="minorEastAsia"/>
                <w:b/>
                <w:bCs/>
                <w:color w:val="000000"/>
                <w:sz w:val="21"/>
                <w:szCs w:val="21"/>
              </w:rPr>
            </w:pPr>
            <w:r>
              <w:rPr>
                <w:rFonts w:hint="eastAsia" w:asciiTheme="minorEastAsia" w:hAnsiTheme="minorEastAsia" w:eastAsiaTheme="minorEastAsia" w:cstheme="minorEastAsia"/>
                <w:b/>
                <w:bCs/>
                <w:sz w:val="21"/>
                <w:szCs w:val="21"/>
                <w:highlight w:val="none"/>
              </w:rPr>
              <w:t>供气通道</w:t>
            </w:r>
          </w:p>
        </w:tc>
        <w:tc>
          <w:tcPr>
            <w:tcW w:w="1361" w:type="dxa"/>
            <w:tcBorders>
              <w:tl2br w:val="nil"/>
              <w:tr2bl w:val="nil"/>
            </w:tcBorders>
            <w:noWrap w:val="0"/>
            <w:vAlign w:val="center"/>
          </w:tcPr>
          <w:p w14:paraId="230CBE3A">
            <w:pPr>
              <w:keepNext w:val="0"/>
              <w:keepLines w:val="0"/>
              <w:pageBreakBefore w:val="0"/>
              <w:widowControl/>
              <w:kinsoku/>
              <w:wordWrap/>
              <w:overflowPunct/>
              <w:topLinePunct w:val="0"/>
              <w:autoSpaceDE/>
              <w:autoSpaceDN/>
              <w:bidi w:val="0"/>
              <w:adjustRightInd w:val="0"/>
              <w:snapToGrid w:val="0"/>
              <w:spacing w:line="240" w:lineRule="auto"/>
              <w:ind w:left="0" w:leftChars="0" w:firstLine="0" w:firstLineChars="0"/>
              <w:jc w:val="center"/>
              <w:textAlignment w:val="center"/>
              <w:rPr>
                <w:rFonts w:hint="eastAsia" w:asciiTheme="minorEastAsia" w:hAnsiTheme="minorEastAsia" w:eastAsiaTheme="minorEastAsia" w:cstheme="minorEastAsia"/>
                <w:b/>
                <w:bCs/>
                <w:color w:val="000000"/>
                <w:kern w:val="0"/>
                <w:sz w:val="21"/>
                <w:szCs w:val="21"/>
                <w:highlight w:val="none"/>
                <w:lang w:bidi="ar"/>
              </w:rPr>
            </w:pPr>
            <w:r>
              <w:rPr>
                <w:rFonts w:hint="eastAsia" w:asciiTheme="minorEastAsia" w:hAnsiTheme="minorEastAsia" w:eastAsiaTheme="minorEastAsia" w:cstheme="minorEastAsia"/>
                <w:b/>
                <w:bCs/>
                <w:color w:val="000000"/>
                <w:kern w:val="0"/>
                <w:sz w:val="21"/>
                <w:szCs w:val="21"/>
                <w:highlight w:val="none"/>
                <w:lang w:bidi="ar"/>
              </w:rPr>
              <w:t>途经管道</w:t>
            </w:r>
          </w:p>
          <w:p w14:paraId="5851BC48">
            <w:pPr>
              <w:keepNext w:val="0"/>
              <w:keepLines w:val="0"/>
              <w:pageBreakBefore w:val="0"/>
              <w:widowControl/>
              <w:kinsoku/>
              <w:wordWrap/>
              <w:overflowPunct/>
              <w:topLinePunct w:val="0"/>
              <w:autoSpaceDE/>
              <w:autoSpaceDN/>
              <w:bidi w:val="0"/>
              <w:adjustRightInd w:val="0"/>
              <w:snapToGrid w:val="0"/>
              <w:spacing w:line="240" w:lineRule="auto"/>
              <w:ind w:left="0" w:leftChars="0" w:firstLine="0" w:firstLineChars="0"/>
              <w:jc w:val="center"/>
              <w:textAlignment w:val="center"/>
              <w:rPr>
                <w:rFonts w:hint="eastAsia" w:asciiTheme="minorEastAsia" w:hAnsiTheme="minorEastAsia" w:eastAsiaTheme="minorEastAsia" w:cstheme="minorEastAsia"/>
                <w:b/>
                <w:bCs/>
                <w:color w:val="000000"/>
                <w:kern w:val="0"/>
                <w:sz w:val="21"/>
                <w:szCs w:val="21"/>
                <w:highlight w:val="none"/>
                <w:lang w:bidi="ar"/>
              </w:rPr>
            </w:pPr>
            <w:r>
              <w:rPr>
                <w:rFonts w:hint="eastAsia" w:asciiTheme="minorEastAsia" w:hAnsiTheme="minorEastAsia" w:eastAsiaTheme="minorEastAsia" w:cstheme="minorEastAsia"/>
                <w:b/>
                <w:bCs/>
                <w:color w:val="000000"/>
                <w:kern w:val="0"/>
                <w:sz w:val="21"/>
                <w:szCs w:val="21"/>
                <w:highlight w:val="none"/>
                <w:lang w:bidi="ar"/>
              </w:rPr>
              <w:t>供气能力</w:t>
            </w:r>
          </w:p>
          <w:p w14:paraId="1EE3C58D">
            <w:pPr>
              <w:keepNext w:val="0"/>
              <w:keepLines w:val="0"/>
              <w:pageBreakBefore w:val="0"/>
              <w:widowControl/>
              <w:kinsoku/>
              <w:wordWrap/>
              <w:overflowPunct/>
              <w:topLinePunct w:val="0"/>
              <w:autoSpaceDE/>
              <w:autoSpaceDN/>
              <w:bidi w:val="0"/>
              <w:adjustRightInd w:val="0"/>
              <w:snapToGrid w:val="0"/>
              <w:spacing w:line="240" w:lineRule="auto"/>
              <w:ind w:left="0" w:leftChars="0" w:firstLine="0" w:firstLineChars="0"/>
              <w:jc w:val="center"/>
              <w:textAlignment w:val="center"/>
              <w:rPr>
                <w:rFonts w:hint="eastAsia" w:asciiTheme="minorEastAsia" w:hAnsiTheme="minorEastAsia" w:eastAsiaTheme="minorEastAsia" w:cstheme="minorEastAsia"/>
                <w:b/>
                <w:bCs/>
                <w:color w:val="000000"/>
                <w:sz w:val="21"/>
                <w:szCs w:val="21"/>
              </w:rPr>
            </w:pPr>
            <w:r>
              <w:rPr>
                <w:rFonts w:hint="eastAsia" w:asciiTheme="minorEastAsia" w:hAnsiTheme="minorEastAsia" w:eastAsiaTheme="minorEastAsia" w:cstheme="minorEastAsia"/>
                <w:b/>
                <w:bCs/>
                <w:color w:val="000000"/>
                <w:kern w:val="0"/>
                <w:sz w:val="21"/>
                <w:szCs w:val="21"/>
                <w:highlight w:val="none"/>
                <w:lang w:bidi="ar"/>
              </w:rPr>
              <w:t>（万方/天）</w:t>
            </w:r>
          </w:p>
        </w:tc>
        <w:tc>
          <w:tcPr>
            <w:tcW w:w="1083" w:type="dxa"/>
            <w:tcBorders>
              <w:tl2br w:val="nil"/>
              <w:tr2bl w:val="nil"/>
            </w:tcBorders>
            <w:noWrap w:val="0"/>
            <w:vAlign w:val="center"/>
          </w:tcPr>
          <w:p w14:paraId="2B8C4CA0">
            <w:pPr>
              <w:keepNext w:val="0"/>
              <w:keepLines w:val="0"/>
              <w:pageBreakBefore w:val="0"/>
              <w:widowControl/>
              <w:kinsoku/>
              <w:wordWrap/>
              <w:overflowPunct/>
              <w:topLinePunct w:val="0"/>
              <w:autoSpaceDE/>
              <w:autoSpaceDN/>
              <w:bidi w:val="0"/>
              <w:adjustRightInd w:val="0"/>
              <w:snapToGrid w:val="0"/>
              <w:spacing w:line="240" w:lineRule="auto"/>
              <w:ind w:left="0" w:leftChars="0" w:firstLine="0" w:firstLineChars="0"/>
              <w:jc w:val="center"/>
              <w:textAlignment w:val="center"/>
              <w:rPr>
                <w:rFonts w:hint="eastAsia" w:asciiTheme="minorEastAsia" w:hAnsiTheme="minorEastAsia" w:eastAsiaTheme="minorEastAsia" w:cstheme="minorEastAsia"/>
                <w:b/>
                <w:bCs/>
                <w:color w:val="000000"/>
                <w:sz w:val="21"/>
                <w:szCs w:val="21"/>
              </w:rPr>
            </w:pPr>
            <w:r>
              <w:rPr>
                <w:rFonts w:hint="eastAsia" w:asciiTheme="minorEastAsia" w:hAnsiTheme="minorEastAsia" w:eastAsiaTheme="minorEastAsia" w:cstheme="minorEastAsia"/>
                <w:b/>
                <w:bCs/>
                <w:sz w:val="21"/>
                <w:szCs w:val="21"/>
                <w:highlight w:val="none"/>
              </w:rPr>
              <w:t>供气点</w:t>
            </w:r>
          </w:p>
        </w:tc>
        <w:tc>
          <w:tcPr>
            <w:tcW w:w="1281" w:type="dxa"/>
            <w:tcBorders>
              <w:tl2br w:val="nil"/>
              <w:tr2bl w:val="nil"/>
            </w:tcBorders>
            <w:noWrap w:val="0"/>
            <w:vAlign w:val="center"/>
          </w:tcPr>
          <w:p w14:paraId="35D2DF18">
            <w:pPr>
              <w:keepNext w:val="0"/>
              <w:keepLines w:val="0"/>
              <w:pageBreakBefore w:val="0"/>
              <w:widowControl/>
              <w:kinsoku/>
              <w:wordWrap/>
              <w:overflowPunct/>
              <w:topLinePunct w:val="0"/>
              <w:autoSpaceDE/>
              <w:autoSpaceDN/>
              <w:bidi w:val="0"/>
              <w:adjustRightInd w:val="0"/>
              <w:snapToGrid w:val="0"/>
              <w:spacing w:line="240" w:lineRule="auto"/>
              <w:ind w:left="0" w:leftChars="0" w:firstLine="0" w:firstLineChars="0"/>
              <w:jc w:val="center"/>
              <w:textAlignment w:val="center"/>
              <w:rPr>
                <w:rFonts w:hint="eastAsia" w:asciiTheme="minorEastAsia" w:hAnsiTheme="minorEastAsia" w:eastAsiaTheme="minorEastAsia" w:cstheme="minorEastAsia"/>
                <w:b/>
                <w:bCs/>
                <w:color w:val="000000"/>
                <w:sz w:val="21"/>
                <w:szCs w:val="21"/>
              </w:rPr>
            </w:pPr>
            <w:r>
              <w:rPr>
                <w:rFonts w:hint="eastAsia" w:asciiTheme="minorEastAsia" w:hAnsiTheme="minorEastAsia" w:eastAsiaTheme="minorEastAsia" w:cstheme="minorEastAsia"/>
                <w:b/>
                <w:bCs/>
                <w:sz w:val="21"/>
                <w:szCs w:val="21"/>
                <w:highlight w:val="none"/>
              </w:rPr>
              <w:t>分输用户</w:t>
            </w:r>
          </w:p>
        </w:tc>
        <w:tc>
          <w:tcPr>
            <w:tcW w:w="1327" w:type="dxa"/>
            <w:tcBorders>
              <w:tl2br w:val="nil"/>
              <w:tr2bl w:val="nil"/>
            </w:tcBorders>
            <w:noWrap w:val="0"/>
            <w:vAlign w:val="center"/>
          </w:tcPr>
          <w:p w14:paraId="4682374C">
            <w:pPr>
              <w:keepNext w:val="0"/>
              <w:keepLines w:val="0"/>
              <w:pageBreakBefore w:val="0"/>
              <w:kinsoku/>
              <w:wordWrap/>
              <w:overflowPunct/>
              <w:topLinePunct w:val="0"/>
              <w:autoSpaceDE/>
              <w:autoSpaceDN/>
              <w:bidi w:val="0"/>
              <w:adjustRightInd w:val="0"/>
              <w:snapToGrid w:val="0"/>
              <w:spacing w:line="240" w:lineRule="auto"/>
              <w:ind w:left="0" w:leftChars="0" w:firstLine="0" w:firstLineChars="0"/>
              <w:jc w:val="center"/>
              <w:rPr>
                <w:rFonts w:hint="eastAsia" w:asciiTheme="minorEastAsia" w:hAnsiTheme="minorEastAsia" w:eastAsiaTheme="minorEastAsia" w:cstheme="minorEastAsia"/>
                <w:b/>
                <w:bCs/>
                <w:color w:val="000000"/>
                <w:kern w:val="0"/>
                <w:sz w:val="21"/>
                <w:szCs w:val="21"/>
                <w:highlight w:val="none"/>
                <w:lang w:bidi="ar"/>
              </w:rPr>
            </w:pPr>
            <w:r>
              <w:rPr>
                <w:rFonts w:hint="eastAsia" w:asciiTheme="minorEastAsia" w:hAnsiTheme="minorEastAsia" w:eastAsiaTheme="minorEastAsia" w:cstheme="minorEastAsia"/>
                <w:b/>
                <w:bCs/>
                <w:color w:val="000000"/>
                <w:kern w:val="0"/>
                <w:sz w:val="21"/>
                <w:szCs w:val="21"/>
                <w:highlight w:val="none"/>
                <w:lang w:bidi="ar"/>
              </w:rPr>
              <w:t>历史最大</w:t>
            </w:r>
          </w:p>
          <w:p w14:paraId="7B71E9C9">
            <w:pPr>
              <w:keepNext w:val="0"/>
              <w:keepLines w:val="0"/>
              <w:pageBreakBefore w:val="0"/>
              <w:kinsoku/>
              <w:wordWrap/>
              <w:overflowPunct/>
              <w:topLinePunct w:val="0"/>
              <w:autoSpaceDE/>
              <w:autoSpaceDN/>
              <w:bidi w:val="0"/>
              <w:adjustRightInd w:val="0"/>
              <w:snapToGrid w:val="0"/>
              <w:spacing w:line="240" w:lineRule="auto"/>
              <w:ind w:left="0" w:leftChars="0" w:firstLine="0" w:firstLineChars="0"/>
              <w:jc w:val="center"/>
              <w:rPr>
                <w:rFonts w:hint="eastAsia" w:asciiTheme="minorEastAsia" w:hAnsiTheme="minorEastAsia" w:eastAsiaTheme="minorEastAsia" w:cstheme="minorEastAsia"/>
                <w:b/>
                <w:bCs/>
                <w:color w:val="000000"/>
                <w:kern w:val="0"/>
                <w:sz w:val="21"/>
                <w:szCs w:val="21"/>
                <w:highlight w:val="none"/>
                <w:lang w:bidi="ar"/>
              </w:rPr>
            </w:pPr>
            <w:r>
              <w:rPr>
                <w:rFonts w:hint="eastAsia" w:asciiTheme="minorEastAsia" w:hAnsiTheme="minorEastAsia" w:eastAsiaTheme="minorEastAsia" w:cstheme="minorEastAsia"/>
                <w:b/>
                <w:bCs/>
                <w:color w:val="000000"/>
                <w:kern w:val="0"/>
                <w:sz w:val="21"/>
                <w:szCs w:val="21"/>
                <w:highlight w:val="none"/>
                <w:lang w:bidi="ar"/>
              </w:rPr>
              <w:t>用气量</w:t>
            </w:r>
          </w:p>
          <w:p w14:paraId="7DE3BB67">
            <w:pPr>
              <w:keepNext w:val="0"/>
              <w:keepLines w:val="0"/>
              <w:pageBreakBefore w:val="0"/>
              <w:kinsoku/>
              <w:wordWrap/>
              <w:overflowPunct/>
              <w:topLinePunct w:val="0"/>
              <w:autoSpaceDE/>
              <w:autoSpaceDN/>
              <w:bidi w:val="0"/>
              <w:adjustRightInd w:val="0"/>
              <w:snapToGrid w:val="0"/>
              <w:spacing w:line="240" w:lineRule="auto"/>
              <w:ind w:left="0" w:leftChars="0" w:firstLine="0" w:firstLineChars="0"/>
              <w:jc w:val="center"/>
              <w:rPr>
                <w:rFonts w:hint="eastAsia" w:asciiTheme="minorEastAsia" w:hAnsiTheme="minorEastAsia" w:eastAsiaTheme="minorEastAsia" w:cstheme="minorEastAsia"/>
                <w:b/>
                <w:bCs/>
                <w:color w:val="000000"/>
                <w:sz w:val="21"/>
                <w:szCs w:val="21"/>
              </w:rPr>
            </w:pPr>
            <w:r>
              <w:rPr>
                <w:rFonts w:hint="eastAsia" w:asciiTheme="minorEastAsia" w:hAnsiTheme="minorEastAsia" w:eastAsiaTheme="minorEastAsia" w:cstheme="minorEastAsia"/>
                <w:b/>
                <w:bCs/>
                <w:color w:val="000000"/>
                <w:kern w:val="0"/>
                <w:sz w:val="21"/>
                <w:szCs w:val="21"/>
                <w:highlight w:val="none"/>
                <w:lang w:bidi="ar"/>
              </w:rPr>
              <w:t>（万方/天）</w:t>
            </w:r>
          </w:p>
        </w:tc>
        <w:tc>
          <w:tcPr>
            <w:tcW w:w="1281" w:type="dxa"/>
            <w:tcBorders>
              <w:tl2br w:val="nil"/>
              <w:tr2bl w:val="nil"/>
            </w:tcBorders>
            <w:noWrap w:val="0"/>
            <w:vAlign w:val="center"/>
          </w:tcPr>
          <w:p w14:paraId="549A1E35">
            <w:pPr>
              <w:keepNext w:val="0"/>
              <w:keepLines w:val="0"/>
              <w:pageBreakBefore w:val="0"/>
              <w:kinsoku/>
              <w:wordWrap/>
              <w:overflowPunct/>
              <w:topLinePunct w:val="0"/>
              <w:autoSpaceDE/>
              <w:autoSpaceDN/>
              <w:bidi w:val="0"/>
              <w:adjustRightInd w:val="0"/>
              <w:snapToGrid w:val="0"/>
              <w:spacing w:line="240" w:lineRule="auto"/>
              <w:ind w:left="0" w:leftChars="0" w:firstLine="0" w:firstLineChars="0"/>
              <w:jc w:val="center"/>
              <w:rPr>
                <w:rFonts w:hint="eastAsia" w:asciiTheme="minorEastAsia" w:hAnsiTheme="minorEastAsia" w:eastAsiaTheme="minorEastAsia" w:cstheme="minorEastAsia"/>
                <w:b/>
                <w:bCs/>
                <w:color w:val="000000"/>
                <w:kern w:val="0"/>
                <w:sz w:val="21"/>
                <w:szCs w:val="21"/>
                <w:highlight w:val="none"/>
                <w:lang w:bidi="ar"/>
              </w:rPr>
            </w:pPr>
            <w:r>
              <w:rPr>
                <w:rFonts w:hint="eastAsia" w:asciiTheme="minorEastAsia" w:hAnsiTheme="minorEastAsia" w:eastAsiaTheme="minorEastAsia" w:cstheme="minorEastAsia"/>
                <w:b/>
                <w:bCs/>
                <w:color w:val="000000"/>
                <w:kern w:val="0"/>
                <w:sz w:val="21"/>
                <w:szCs w:val="21"/>
                <w:highlight w:val="none"/>
                <w:lang w:bidi="ar"/>
              </w:rPr>
              <w:t>站场最大</w:t>
            </w:r>
          </w:p>
          <w:p w14:paraId="3E0F124A">
            <w:pPr>
              <w:keepNext w:val="0"/>
              <w:keepLines w:val="0"/>
              <w:pageBreakBefore w:val="0"/>
              <w:kinsoku/>
              <w:wordWrap/>
              <w:overflowPunct/>
              <w:topLinePunct w:val="0"/>
              <w:autoSpaceDE/>
              <w:autoSpaceDN/>
              <w:bidi w:val="0"/>
              <w:adjustRightInd w:val="0"/>
              <w:snapToGrid w:val="0"/>
              <w:spacing w:line="240" w:lineRule="auto"/>
              <w:ind w:left="0" w:leftChars="0" w:firstLine="0" w:firstLineChars="0"/>
              <w:jc w:val="center"/>
              <w:rPr>
                <w:rFonts w:hint="eastAsia" w:asciiTheme="minorEastAsia" w:hAnsiTheme="minorEastAsia" w:eastAsiaTheme="minorEastAsia" w:cstheme="minorEastAsia"/>
                <w:b/>
                <w:bCs/>
                <w:color w:val="000000"/>
                <w:sz w:val="21"/>
                <w:szCs w:val="21"/>
              </w:rPr>
            </w:pPr>
            <w:r>
              <w:rPr>
                <w:rFonts w:hint="eastAsia" w:asciiTheme="minorEastAsia" w:hAnsiTheme="minorEastAsia" w:eastAsiaTheme="minorEastAsia" w:cstheme="minorEastAsia"/>
                <w:b/>
                <w:bCs/>
                <w:color w:val="000000"/>
                <w:kern w:val="0"/>
                <w:sz w:val="21"/>
                <w:szCs w:val="21"/>
                <w:highlight w:val="none"/>
                <w:lang w:bidi="ar"/>
              </w:rPr>
              <w:t>分输能力（万方/天）</w:t>
            </w:r>
          </w:p>
        </w:tc>
      </w:tr>
      <w:tr w14:paraId="1C1114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5" w:hRule="atLeast"/>
          <w:jc w:val="center"/>
        </w:trPr>
        <w:tc>
          <w:tcPr>
            <w:tcW w:w="737" w:type="dxa"/>
            <w:vMerge w:val="restart"/>
            <w:tcBorders>
              <w:tl2br w:val="nil"/>
              <w:tr2bl w:val="nil"/>
            </w:tcBorders>
            <w:noWrap w:val="0"/>
            <w:vAlign w:val="center"/>
          </w:tcPr>
          <w:p w14:paraId="3EFD876F">
            <w:pPr>
              <w:keepNext w:val="0"/>
              <w:keepLines w:val="0"/>
              <w:pageBreakBefore w:val="0"/>
              <w:widowControl/>
              <w:kinsoku/>
              <w:wordWrap/>
              <w:overflowPunct/>
              <w:topLinePunct w:val="0"/>
              <w:autoSpaceDE/>
              <w:autoSpaceDN/>
              <w:bidi w:val="0"/>
              <w:adjustRightInd w:val="0"/>
              <w:snapToGrid w:val="0"/>
              <w:spacing w:line="240" w:lineRule="auto"/>
              <w:ind w:left="0" w:leftChars="0" w:firstLine="0" w:firstLineChars="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kern w:val="0"/>
                <w:sz w:val="21"/>
                <w:szCs w:val="21"/>
                <w:lang w:bidi="ar"/>
              </w:rPr>
              <w:t>广州</w:t>
            </w:r>
          </w:p>
        </w:tc>
        <w:tc>
          <w:tcPr>
            <w:tcW w:w="1106" w:type="dxa"/>
            <w:tcBorders>
              <w:tl2br w:val="nil"/>
              <w:tr2bl w:val="nil"/>
            </w:tcBorders>
            <w:noWrap w:val="0"/>
            <w:vAlign w:val="center"/>
          </w:tcPr>
          <w:p w14:paraId="4C7EFB43">
            <w:pPr>
              <w:keepNext w:val="0"/>
              <w:keepLines w:val="0"/>
              <w:pageBreakBefore w:val="0"/>
              <w:widowControl/>
              <w:kinsoku/>
              <w:wordWrap/>
              <w:overflowPunct/>
              <w:topLinePunct w:val="0"/>
              <w:autoSpaceDE/>
              <w:autoSpaceDN/>
              <w:bidi w:val="0"/>
              <w:adjustRightInd w:val="0"/>
              <w:snapToGrid w:val="0"/>
              <w:spacing w:line="240" w:lineRule="auto"/>
              <w:ind w:left="0" w:leftChars="0" w:firstLine="0" w:firstLineChars="0"/>
              <w:jc w:val="center"/>
              <w:textAlignment w:val="center"/>
              <w:rPr>
                <w:rFonts w:hint="eastAsia" w:asciiTheme="minorEastAsia" w:hAnsiTheme="minorEastAsia" w:eastAsiaTheme="minorEastAsia" w:cstheme="minorEastAsia"/>
                <w:color w:val="000000"/>
                <w:kern w:val="0"/>
                <w:sz w:val="21"/>
                <w:szCs w:val="21"/>
                <w:lang w:bidi="ar"/>
              </w:rPr>
            </w:pPr>
            <w:r>
              <w:rPr>
                <w:rFonts w:hint="eastAsia" w:asciiTheme="minorEastAsia" w:hAnsiTheme="minorEastAsia" w:eastAsiaTheme="minorEastAsia" w:cstheme="minorEastAsia"/>
                <w:color w:val="000000"/>
                <w:kern w:val="0"/>
                <w:sz w:val="21"/>
                <w:szCs w:val="21"/>
                <w:lang w:bidi="ar"/>
              </w:rPr>
              <w:t>西二线</w:t>
            </w:r>
            <w:r>
              <w:rPr>
                <w:rFonts w:hint="eastAsia" w:asciiTheme="minorEastAsia" w:hAnsiTheme="minorEastAsia" w:eastAsiaTheme="minorEastAsia" w:cstheme="minorEastAsia"/>
                <w:color w:val="000000"/>
                <w:kern w:val="0"/>
                <w:sz w:val="21"/>
                <w:szCs w:val="21"/>
                <w:lang w:eastAsia="zh-CN" w:bidi="ar"/>
              </w:rPr>
              <w:t>、</w:t>
            </w:r>
            <w:r>
              <w:rPr>
                <w:rFonts w:hint="eastAsia" w:asciiTheme="minorEastAsia" w:hAnsiTheme="minorEastAsia" w:eastAsiaTheme="minorEastAsia" w:cstheme="minorEastAsia"/>
                <w:color w:val="000000"/>
                <w:kern w:val="0"/>
                <w:sz w:val="21"/>
                <w:szCs w:val="21"/>
                <w:lang w:bidi="ar"/>
              </w:rPr>
              <w:t>广深</w:t>
            </w:r>
            <w:r>
              <w:rPr>
                <w:rFonts w:hint="eastAsia" w:asciiTheme="minorEastAsia" w:hAnsiTheme="minorEastAsia" w:eastAsiaTheme="minorEastAsia" w:cstheme="minorEastAsia"/>
                <w:color w:val="000000"/>
                <w:kern w:val="0"/>
                <w:sz w:val="21"/>
                <w:szCs w:val="21"/>
                <w:lang w:eastAsia="zh-CN" w:bidi="ar"/>
              </w:rPr>
              <w:t>、</w:t>
            </w:r>
            <w:r>
              <w:rPr>
                <w:rFonts w:hint="eastAsia" w:asciiTheme="minorEastAsia" w:hAnsiTheme="minorEastAsia" w:eastAsiaTheme="minorEastAsia" w:cstheme="minorEastAsia"/>
                <w:color w:val="000000"/>
                <w:kern w:val="0"/>
                <w:sz w:val="21"/>
                <w:szCs w:val="21"/>
                <w:lang w:bidi="ar"/>
              </w:rPr>
              <w:t>广南支干线</w:t>
            </w:r>
          </w:p>
        </w:tc>
        <w:tc>
          <w:tcPr>
            <w:tcW w:w="1361" w:type="dxa"/>
            <w:tcBorders>
              <w:tl2br w:val="nil"/>
              <w:tr2bl w:val="nil"/>
            </w:tcBorders>
            <w:noWrap w:val="0"/>
            <w:vAlign w:val="center"/>
          </w:tcPr>
          <w:p w14:paraId="51052233">
            <w:pPr>
              <w:keepNext w:val="0"/>
              <w:keepLines w:val="0"/>
              <w:pageBreakBefore w:val="0"/>
              <w:kinsoku/>
              <w:wordWrap/>
              <w:overflowPunct/>
              <w:topLinePunct w:val="0"/>
              <w:autoSpaceDE/>
              <w:autoSpaceDN/>
              <w:bidi w:val="0"/>
              <w:adjustRightInd w:val="0"/>
              <w:snapToGrid w:val="0"/>
              <w:spacing w:line="240" w:lineRule="auto"/>
              <w:ind w:left="0" w:leftChars="0"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8000</w:t>
            </w:r>
          </w:p>
          <w:p w14:paraId="76AFF05E">
            <w:pPr>
              <w:keepNext w:val="0"/>
              <w:keepLines w:val="0"/>
              <w:pageBreakBefore w:val="0"/>
              <w:kinsoku/>
              <w:wordWrap/>
              <w:overflowPunct/>
              <w:topLinePunct w:val="0"/>
              <w:autoSpaceDE/>
              <w:autoSpaceDN/>
              <w:bidi w:val="0"/>
              <w:adjustRightInd w:val="0"/>
              <w:snapToGrid w:val="0"/>
              <w:spacing w:line="240" w:lineRule="auto"/>
              <w:ind w:left="0" w:leftChars="0"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2857</w:t>
            </w:r>
          </w:p>
          <w:p w14:paraId="41870A6D">
            <w:pPr>
              <w:keepNext w:val="0"/>
              <w:keepLines w:val="0"/>
              <w:pageBreakBefore w:val="0"/>
              <w:kinsoku/>
              <w:wordWrap/>
              <w:overflowPunct/>
              <w:topLinePunct w:val="0"/>
              <w:autoSpaceDE/>
              <w:autoSpaceDN/>
              <w:bidi w:val="0"/>
              <w:adjustRightInd w:val="0"/>
              <w:snapToGrid w:val="0"/>
              <w:spacing w:line="240" w:lineRule="auto"/>
              <w:ind w:left="0" w:leftChars="0"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2571</w:t>
            </w:r>
          </w:p>
        </w:tc>
        <w:tc>
          <w:tcPr>
            <w:tcW w:w="1083" w:type="dxa"/>
            <w:tcBorders>
              <w:tl2br w:val="nil"/>
              <w:tr2bl w:val="nil"/>
            </w:tcBorders>
            <w:noWrap w:val="0"/>
            <w:vAlign w:val="center"/>
          </w:tcPr>
          <w:p w14:paraId="3CF17317">
            <w:pPr>
              <w:keepNext w:val="0"/>
              <w:keepLines w:val="0"/>
              <w:pageBreakBefore w:val="0"/>
              <w:widowControl/>
              <w:kinsoku/>
              <w:wordWrap/>
              <w:overflowPunct/>
              <w:topLinePunct w:val="0"/>
              <w:autoSpaceDE/>
              <w:autoSpaceDN/>
              <w:bidi w:val="0"/>
              <w:adjustRightInd w:val="0"/>
              <w:snapToGrid w:val="0"/>
              <w:spacing w:line="240" w:lineRule="auto"/>
              <w:ind w:left="0" w:leftChars="0" w:firstLine="0" w:firstLineChars="0"/>
              <w:jc w:val="center"/>
              <w:textAlignment w:val="center"/>
              <w:rPr>
                <w:rFonts w:hint="eastAsia" w:asciiTheme="minorEastAsia" w:hAnsiTheme="minorEastAsia" w:eastAsiaTheme="minorEastAsia" w:cstheme="minorEastAsia"/>
                <w:color w:val="000000"/>
                <w:kern w:val="0"/>
                <w:sz w:val="21"/>
                <w:szCs w:val="21"/>
                <w:lang w:bidi="ar"/>
              </w:rPr>
            </w:pPr>
            <w:r>
              <w:rPr>
                <w:rFonts w:hint="eastAsia" w:asciiTheme="minorEastAsia" w:hAnsiTheme="minorEastAsia" w:eastAsiaTheme="minorEastAsia" w:cstheme="minorEastAsia"/>
                <w:color w:val="000000"/>
                <w:kern w:val="0"/>
                <w:sz w:val="21"/>
                <w:szCs w:val="21"/>
                <w:lang w:bidi="ar"/>
              </w:rPr>
              <w:t>西二线广州站</w:t>
            </w:r>
          </w:p>
        </w:tc>
        <w:tc>
          <w:tcPr>
            <w:tcW w:w="1281" w:type="dxa"/>
            <w:tcBorders>
              <w:tl2br w:val="nil"/>
              <w:tr2bl w:val="nil"/>
            </w:tcBorders>
            <w:noWrap w:val="0"/>
            <w:vAlign w:val="center"/>
          </w:tcPr>
          <w:p w14:paraId="2D232269">
            <w:pPr>
              <w:keepNext w:val="0"/>
              <w:keepLines w:val="0"/>
              <w:pageBreakBefore w:val="0"/>
              <w:widowControl/>
              <w:kinsoku/>
              <w:wordWrap/>
              <w:overflowPunct/>
              <w:topLinePunct w:val="0"/>
              <w:autoSpaceDE/>
              <w:autoSpaceDN/>
              <w:bidi w:val="0"/>
              <w:adjustRightInd w:val="0"/>
              <w:snapToGrid w:val="0"/>
              <w:spacing w:line="240" w:lineRule="auto"/>
              <w:ind w:left="0" w:leftChars="0" w:firstLine="0" w:firstLineChars="0"/>
              <w:jc w:val="center"/>
              <w:textAlignment w:val="center"/>
              <w:rPr>
                <w:rFonts w:hint="eastAsia" w:asciiTheme="minorEastAsia" w:hAnsiTheme="minorEastAsia" w:eastAsiaTheme="minorEastAsia" w:cstheme="minorEastAsia"/>
                <w:color w:val="000000"/>
                <w:kern w:val="0"/>
                <w:sz w:val="21"/>
                <w:szCs w:val="21"/>
                <w:lang w:bidi="ar"/>
              </w:rPr>
            </w:pPr>
            <w:r>
              <w:rPr>
                <w:rFonts w:hint="eastAsia" w:asciiTheme="minorEastAsia" w:hAnsiTheme="minorEastAsia" w:eastAsiaTheme="minorEastAsia" w:cstheme="minorEastAsia"/>
                <w:color w:val="000000"/>
                <w:kern w:val="0"/>
                <w:sz w:val="21"/>
                <w:szCs w:val="21"/>
                <w:lang w:bidi="ar"/>
              </w:rPr>
              <w:t>从化昆仑</w:t>
            </w:r>
          </w:p>
        </w:tc>
        <w:tc>
          <w:tcPr>
            <w:tcW w:w="1327" w:type="dxa"/>
            <w:tcBorders>
              <w:tl2br w:val="nil"/>
              <w:tr2bl w:val="nil"/>
            </w:tcBorders>
            <w:noWrap w:val="0"/>
            <w:vAlign w:val="center"/>
          </w:tcPr>
          <w:p w14:paraId="1A4970DA">
            <w:pPr>
              <w:keepNext w:val="0"/>
              <w:keepLines w:val="0"/>
              <w:pageBreakBefore w:val="0"/>
              <w:kinsoku/>
              <w:wordWrap/>
              <w:overflowPunct/>
              <w:topLinePunct w:val="0"/>
              <w:autoSpaceDE/>
              <w:autoSpaceDN/>
              <w:bidi w:val="0"/>
              <w:adjustRightInd w:val="0"/>
              <w:snapToGrid w:val="0"/>
              <w:spacing w:line="240" w:lineRule="auto"/>
              <w:ind w:left="0" w:leftChars="0" w:firstLine="0" w:firstLineChars="0"/>
              <w:jc w:val="center"/>
              <w:rPr>
                <w:rFonts w:hint="eastAsia" w:asciiTheme="minorEastAsia" w:hAnsiTheme="minorEastAsia" w:eastAsiaTheme="minorEastAsia" w:cstheme="minorEastAsia"/>
                <w:color w:val="000000"/>
                <w:kern w:val="0"/>
                <w:sz w:val="21"/>
                <w:szCs w:val="21"/>
                <w:lang w:val="en-US" w:eastAsia="zh-CN" w:bidi="ar"/>
              </w:rPr>
            </w:pPr>
            <w:r>
              <w:rPr>
                <w:rFonts w:hint="eastAsia" w:asciiTheme="minorEastAsia" w:hAnsiTheme="minorEastAsia" w:eastAsiaTheme="minorEastAsia" w:cstheme="minorEastAsia"/>
                <w:color w:val="000000"/>
                <w:kern w:val="0"/>
                <w:sz w:val="21"/>
                <w:szCs w:val="21"/>
                <w:lang w:val="en-US" w:eastAsia="zh-CN" w:bidi="ar"/>
              </w:rPr>
              <w:t>30.2</w:t>
            </w:r>
          </w:p>
        </w:tc>
        <w:tc>
          <w:tcPr>
            <w:tcW w:w="1281" w:type="dxa"/>
            <w:tcBorders>
              <w:tl2br w:val="nil"/>
              <w:tr2bl w:val="nil"/>
            </w:tcBorders>
            <w:noWrap w:val="0"/>
            <w:vAlign w:val="center"/>
          </w:tcPr>
          <w:p w14:paraId="3791495E">
            <w:pPr>
              <w:keepNext w:val="0"/>
              <w:keepLines w:val="0"/>
              <w:pageBreakBefore w:val="0"/>
              <w:widowControl/>
              <w:kinsoku/>
              <w:wordWrap/>
              <w:overflowPunct/>
              <w:topLinePunct w:val="0"/>
              <w:autoSpaceDE/>
              <w:autoSpaceDN/>
              <w:bidi w:val="0"/>
              <w:adjustRightInd w:val="0"/>
              <w:snapToGrid w:val="0"/>
              <w:spacing w:line="240" w:lineRule="auto"/>
              <w:ind w:left="0" w:leftChars="0" w:firstLine="0" w:firstLineChars="0"/>
              <w:jc w:val="center"/>
              <w:textAlignment w:val="center"/>
              <w:rPr>
                <w:rFonts w:hint="eastAsia" w:asciiTheme="minorEastAsia" w:hAnsiTheme="minorEastAsia" w:eastAsiaTheme="minorEastAsia" w:cstheme="minorEastAsia"/>
                <w:color w:val="000000"/>
                <w:kern w:val="0"/>
                <w:sz w:val="21"/>
                <w:szCs w:val="21"/>
                <w:lang w:bidi="ar"/>
              </w:rPr>
            </w:pPr>
            <w:r>
              <w:rPr>
                <w:rFonts w:hint="eastAsia" w:asciiTheme="minorEastAsia" w:hAnsiTheme="minorEastAsia" w:eastAsiaTheme="minorEastAsia" w:cstheme="minorEastAsia"/>
                <w:color w:val="000000"/>
                <w:kern w:val="0"/>
                <w:sz w:val="21"/>
                <w:szCs w:val="21"/>
                <w:lang w:bidi="ar"/>
              </w:rPr>
              <w:t>114</w:t>
            </w:r>
          </w:p>
        </w:tc>
      </w:tr>
      <w:tr w14:paraId="53A850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4" w:hRule="atLeast"/>
          <w:jc w:val="center"/>
        </w:trPr>
        <w:tc>
          <w:tcPr>
            <w:tcW w:w="737" w:type="dxa"/>
            <w:vMerge w:val="continue"/>
            <w:tcBorders>
              <w:tl2br w:val="nil"/>
              <w:tr2bl w:val="nil"/>
            </w:tcBorders>
            <w:noWrap w:val="0"/>
            <w:vAlign w:val="center"/>
          </w:tcPr>
          <w:p w14:paraId="6BC2E37D">
            <w:pPr>
              <w:keepNext w:val="0"/>
              <w:keepLines w:val="0"/>
              <w:pageBreakBefore w:val="0"/>
              <w:widowControl/>
              <w:kinsoku/>
              <w:wordWrap/>
              <w:overflowPunct/>
              <w:topLinePunct w:val="0"/>
              <w:autoSpaceDE/>
              <w:autoSpaceDN/>
              <w:bidi w:val="0"/>
              <w:adjustRightInd w:val="0"/>
              <w:snapToGrid w:val="0"/>
              <w:spacing w:line="240" w:lineRule="auto"/>
              <w:jc w:val="center"/>
              <w:textAlignment w:val="center"/>
              <w:rPr>
                <w:rFonts w:hint="eastAsia" w:asciiTheme="minorEastAsia" w:hAnsiTheme="minorEastAsia" w:eastAsiaTheme="minorEastAsia" w:cstheme="minorEastAsia"/>
                <w:color w:val="000000"/>
                <w:sz w:val="21"/>
                <w:szCs w:val="21"/>
              </w:rPr>
            </w:pPr>
          </w:p>
        </w:tc>
        <w:tc>
          <w:tcPr>
            <w:tcW w:w="1106" w:type="dxa"/>
            <w:tcBorders>
              <w:tl2br w:val="nil"/>
              <w:tr2bl w:val="nil"/>
            </w:tcBorders>
            <w:noWrap w:val="0"/>
            <w:vAlign w:val="center"/>
          </w:tcPr>
          <w:p w14:paraId="7706270F">
            <w:pPr>
              <w:keepNext w:val="0"/>
              <w:keepLines w:val="0"/>
              <w:pageBreakBefore w:val="0"/>
              <w:widowControl/>
              <w:kinsoku/>
              <w:wordWrap/>
              <w:overflowPunct/>
              <w:topLinePunct w:val="0"/>
              <w:autoSpaceDE/>
              <w:autoSpaceDN/>
              <w:bidi w:val="0"/>
              <w:adjustRightInd w:val="0"/>
              <w:snapToGrid w:val="0"/>
              <w:spacing w:line="240" w:lineRule="auto"/>
              <w:ind w:left="0" w:leftChars="0" w:firstLine="0" w:firstLineChars="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kern w:val="0"/>
                <w:sz w:val="21"/>
                <w:szCs w:val="21"/>
                <w:lang w:bidi="ar"/>
              </w:rPr>
              <w:t>鳌广干线</w:t>
            </w:r>
          </w:p>
        </w:tc>
        <w:tc>
          <w:tcPr>
            <w:tcW w:w="1361" w:type="dxa"/>
            <w:tcBorders>
              <w:tl2br w:val="nil"/>
              <w:tr2bl w:val="nil"/>
            </w:tcBorders>
            <w:noWrap w:val="0"/>
            <w:vAlign w:val="center"/>
          </w:tcPr>
          <w:p w14:paraId="616919BC">
            <w:pPr>
              <w:keepNext w:val="0"/>
              <w:keepLines w:val="0"/>
              <w:pageBreakBefore w:val="0"/>
              <w:kinsoku/>
              <w:wordWrap/>
              <w:overflowPunct/>
              <w:topLinePunct w:val="0"/>
              <w:autoSpaceDE/>
              <w:autoSpaceDN/>
              <w:bidi w:val="0"/>
              <w:adjustRightInd w:val="0"/>
              <w:snapToGrid w:val="0"/>
              <w:spacing w:line="240" w:lineRule="auto"/>
              <w:ind w:left="0" w:leftChars="0" w:firstLine="0" w:firstLineChars="0"/>
              <w:jc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sz w:val="21"/>
                <w:szCs w:val="21"/>
              </w:rPr>
              <w:t>4383</w:t>
            </w:r>
          </w:p>
        </w:tc>
        <w:tc>
          <w:tcPr>
            <w:tcW w:w="1083" w:type="dxa"/>
            <w:tcBorders>
              <w:tl2br w:val="nil"/>
              <w:tr2bl w:val="nil"/>
            </w:tcBorders>
            <w:noWrap w:val="0"/>
            <w:vAlign w:val="center"/>
          </w:tcPr>
          <w:p w14:paraId="056ABB22">
            <w:pPr>
              <w:keepNext w:val="0"/>
              <w:keepLines w:val="0"/>
              <w:pageBreakBefore w:val="0"/>
              <w:widowControl/>
              <w:kinsoku/>
              <w:wordWrap/>
              <w:overflowPunct/>
              <w:topLinePunct w:val="0"/>
              <w:autoSpaceDE/>
              <w:autoSpaceDN/>
              <w:bidi w:val="0"/>
              <w:adjustRightInd w:val="0"/>
              <w:snapToGrid w:val="0"/>
              <w:spacing w:line="240" w:lineRule="auto"/>
              <w:ind w:left="0" w:leftChars="0" w:firstLine="0" w:firstLineChars="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sz w:val="21"/>
                <w:szCs w:val="21"/>
              </w:rPr>
              <w:t>从化站</w:t>
            </w:r>
          </w:p>
        </w:tc>
        <w:tc>
          <w:tcPr>
            <w:tcW w:w="1281" w:type="dxa"/>
            <w:tcBorders>
              <w:tl2br w:val="nil"/>
              <w:tr2bl w:val="nil"/>
            </w:tcBorders>
            <w:noWrap w:val="0"/>
            <w:vAlign w:val="center"/>
          </w:tcPr>
          <w:p w14:paraId="555BEF6A">
            <w:pPr>
              <w:keepNext w:val="0"/>
              <w:keepLines w:val="0"/>
              <w:pageBreakBefore w:val="0"/>
              <w:widowControl/>
              <w:kinsoku/>
              <w:wordWrap/>
              <w:overflowPunct/>
              <w:topLinePunct w:val="0"/>
              <w:autoSpaceDE/>
              <w:autoSpaceDN/>
              <w:bidi w:val="0"/>
              <w:adjustRightInd w:val="0"/>
              <w:snapToGrid w:val="0"/>
              <w:spacing w:line="240" w:lineRule="auto"/>
              <w:ind w:left="0" w:leftChars="0" w:firstLine="0" w:firstLineChars="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kern w:val="0"/>
                <w:sz w:val="21"/>
                <w:szCs w:val="21"/>
                <w:lang w:bidi="ar"/>
              </w:rPr>
              <w:t>广州燃气</w:t>
            </w:r>
          </w:p>
        </w:tc>
        <w:tc>
          <w:tcPr>
            <w:tcW w:w="1327" w:type="dxa"/>
            <w:tcBorders>
              <w:tl2br w:val="nil"/>
              <w:tr2bl w:val="nil"/>
            </w:tcBorders>
            <w:noWrap w:val="0"/>
            <w:vAlign w:val="center"/>
          </w:tcPr>
          <w:p w14:paraId="09C1F43A">
            <w:pPr>
              <w:keepNext w:val="0"/>
              <w:keepLines w:val="0"/>
              <w:pageBreakBefore w:val="0"/>
              <w:widowControl/>
              <w:kinsoku/>
              <w:wordWrap/>
              <w:overflowPunct/>
              <w:topLinePunct w:val="0"/>
              <w:autoSpaceDE/>
              <w:autoSpaceDN/>
              <w:bidi w:val="0"/>
              <w:adjustRightInd w:val="0"/>
              <w:snapToGrid w:val="0"/>
              <w:spacing w:line="240" w:lineRule="auto"/>
              <w:ind w:left="0" w:leftChars="0" w:firstLine="0" w:firstLineChars="0"/>
              <w:jc w:val="center"/>
              <w:textAlignment w:val="center"/>
              <w:rPr>
                <w:rFonts w:hint="eastAsia" w:asciiTheme="minorEastAsia" w:hAnsiTheme="minorEastAsia" w:eastAsiaTheme="minorEastAsia" w:cstheme="minorEastAsia"/>
                <w:color w:val="000000"/>
                <w:kern w:val="0"/>
                <w:sz w:val="21"/>
                <w:szCs w:val="21"/>
                <w:lang w:eastAsia="zh-CN" w:bidi="ar"/>
              </w:rPr>
            </w:pPr>
            <w:r>
              <w:rPr>
                <w:rFonts w:hint="eastAsia" w:asciiTheme="minorEastAsia" w:hAnsiTheme="minorEastAsia" w:eastAsiaTheme="minorEastAsia" w:cstheme="minorEastAsia"/>
                <w:color w:val="000000"/>
                <w:kern w:val="0"/>
                <w:sz w:val="21"/>
                <w:szCs w:val="21"/>
                <w:lang w:bidi="ar"/>
              </w:rPr>
              <w:t>17.</w:t>
            </w:r>
            <w:r>
              <w:rPr>
                <w:rFonts w:hint="eastAsia" w:asciiTheme="minorEastAsia" w:hAnsiTheme="minorEastAsia" w:eastAsiaTheme="minorEastAsia" w:cstheme="minorEastAsia"/>
                <w:color w:val="000000"/>
                <w:kern w:val="0"/>
                <w:sz w:val="21"/>
                <w:szCs w:val="21"/>
                <w:lang w:val="en-US" w:eastAsia="zh-CN" w:bidi="ar"/>
              </w:rPr>
              <w:t>4</w:t>
            </w:r>
          </w:p>
        </w:tc>
        <w:tc>
          <w:tcPr>
            <w:tcW w:w="1281" w:type="dxa"/>
            <w:tcBorders>
              <w:tl2br w:val="nil"/>
              <w:tr2bl w:val="nil"/>
            </w:tcBorders>
            <w:noWrap w:val="0"/>
            <w:vAlign w:val="center"/>
          </w:tcPr>
          <w:p w14:paraId="79576F50">
            <w:pPr>
              <w:keepNext w:val="0"/>
              <w:keepLines w:val="0"/>
              <w:pageBreakBefore w:val="0"/>
              <w:widowControl/>
              <w:kinsoku/>
              <w:wordWrap/>
              <w:overflowPunct/>
              <w:topLinePunct w:val="0"/>
              <w:autoSpaceDE/>
              <w:autoSpaceDN/>
              <w:bidi w:val="0"/>
              <w:adjustRightInd w:val="0"/>
              <w:snapToGrid w:val="0"/>
              <w:spacing w:line="240" w:lineRule="auto"/>
              <w:ind w:left="0" w:leftChars="0" w:firstLine="0" w:firstLineChars="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kern w:val="0"/>
                <w:sz w:val="21"/>
                <w:szCs w:val="21"/>
                <w:lang w:bidi="ar"/>
              </w:rPr>
              <w:t>75</w:t>
            </w:r>
          </w:p>
        </w:tc>
      </w:tr>
      <w:tr w14:paraId="1BAA04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4" w:hRule="atLeast"/>
          <w:jc w:val="center"/>
        </w:trPr>
        <w:tc>
          <w:tcPr>
            <w:tcW w:w="737" w:type="dxa"/>
            <w:vMerge w:val="continue"/>
            <w:tcBorders>
              <w:tl2br w:val="nil"/>
              <w:tr2bl w:val="nil"/>
            </w:tcBorders>
            <w:noWrap w:val="0"/>
            <w:vAlign w:val="center"/>
          </w:tcPr>
          <w:p w14:paraId="7FCBA74B">
            <w:pPr>
              <w:keepNext w:val="0"/>
              <w:keepLines w:val="0"/>
              <w:pageBreakBefore w:val="0"/>
              <w:kinsoku/>
              <w:wordWrap/>
              <w:overflowPunct/>
              <w:topLinePunct w:val="0"/>
              <w:autoSpaceDE/>
              <w:autoSpaceDN/>
              <w:bidi w:val="0"/>
              <w:adjustRightInd w:val="0"/>
              <w:snapToGrid w:val="0"/>
              <w:spacing w:line="240" w:lineRule="auto"/>
              <w:jc w:val="center"/>
              <w:rPr>
                <w:rFonts w:hint="eastAsia" w:asciiTheme="minorEastAsia" w:hAnsiTheme="minorEastAsia" w:eastAsiaTheme="minorEastAsia" w:cstheme="minorEastAsia"/>
                <w:color w:val="000000"/>
                <w:sz w:val="21"/>
                <w:szCs w:val="21"/>
              </w:rPr>
            </w:pPr>
          </w:p>
        </w:tc>
        <w:tc>
          <w:tcPr>
            <w:tcW w:w="1106" w:type="dxa"/>
            <w:vMerge w:val="restart"/>
            <w:tcBorders>
              <w:tl2br w:val="nil"/>
              <w:tr2bl w:val="nil"/>
            </w:tcBorders>
            <w:noWrap w:val="0"/>
            <w:vAlign w:val="center"/>
          </w:tcPr>
          <w:p w14:paraId="5EA0E726">
            <w:pPr>
              <w:keepNext w:val="0"/>
              <w:keepLines w:val="0"/>
              <w:pageBreakBefore w:val="0"/>
              <w:widowControl/>
              <w:kinsoku/>
              <w:wordWrap/>
              <w:overflowPunct/>
              <w:topLinePunct w:val="0"/>
              <w:autoSpaceDE/>
              <w:autoSpaceDN/>
              <w:bidi w:val="0"/>
              <w:adjustRightInd w:val="0"/>
              <w:snapToGrid w:val="0"/>
              <w:spacing w:line="240" w:lineRule="auto"/>
              <w:ind w:left="0" w:leftChars="0" w:firstLine="0" w:firstLineChars="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kern w:val="0"/>
                <w:sz w:val="21"/>
                <w:szCs w:val="21"/>
                <w:lang w:bidi="ar"/>
              </w:rPr>
              <w:t>广惠干线</w:t>
            </w:r>
          </w:p>
        </w:tc>
        <w:tc>
          <w:tcPr>
            <w:tcW w:w="1361" w:type="dxa"/>
            <w:vMerge w:val="restart"/>
            <w:tcBorders>
              <w:tl2br w:val="nil"/>
              <w:tr2bl w:val="nil"/>
            </w:tcBorders>
            <w:noWrap w:val="0"/>
            <w:vAlign w:val="center"/>
          </w:tcPr>
          <w:p w14:paraId="3A51DDB6">
            <w:pPr>
              <w:keepNext w:val="0"/>
              <w:keepLines w:val="0"/>
              <w:pageBreakBefore w:val="0"/>
              <w:kinsoku/>
              <w:wordWrap/>
              <w:overflowPunct/>
              <w:topLinePunct w:val="0"/>
              <w:autoSpaceDE/>
              <w:autoSpaceDN/>
              <w:bidi w:val="0"/>
              <w:adjustRightInd w:val="0"/>
              <w:snapToGrid w:val="0"/>
              <w:spacing w:line="240" w:lineRule="auto"/>
              <w:ind w:left="0" w:leftChars="0" w:firstLine="0" w:firstLineChars="0"/>
              <w:jc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sz w:val="21"/>
                <w:szCs w:val="21"/>
              </w:rPr>
              <w:t>1985</w:t>
            </w:r>
          </w:p>
        </w:tc>
        <w:tc>
          <w:tcPr>
            <w:tcW w:w="1083" w:type="dxa"/>
            <w:vMerge w:val="restart"/>
            <w:tcBorders>
              <w:tl2br w:val="nil"/>
              <w:tr2bl w:val="nil"/>
            </w:tcBorders>
            <w:noWrap w:val="0"/>
            <w:vAlign w:val="center"/>
          </w:tcPr>
          <w:p w14:paraId="341B7B46">
            <w:pPr>
              <w:keepNext w:val="0"/>
              <w:keepLines w:val="0"/>
              <w:pageBreakBefore w:val="0"/>
              <w:widowControl/>
              <w:kinsoku/>
              <w:wordWrap/>
              <w:overflowPunct/>
              <w:topLinePunct w:val="0"/>
              <w:autoSpaceDE/>
              <w:autoSpaceDN/>
              <w:bidi w:val="0"/>
              <w:adjustRightInd w:val="0"/>
              <w:snapToGrid w:val="0"/>
              <w:spacing w:line="240" w:lineRule="auto"/>
              <w:ind w:left="0" w:leftChars="0" w:firstLine="0" w:firstLineChars="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kern w:val="0"/>
                <w:sz w:val="21"/>
                <w:szCs w:val="21"/>
                <w:lang w:bidi="ar"/>
              </w:rPr>
              <w:t>广东省网广州站</w:t>
            </w:r>
          </w:p>
        </w:tc>
        <w:tc>
          <w:tcPr>
            <w:tcW w:w="1281" w:type="dxa"/>
            <w:tcBorders>
              <w:tl2br w:val="nil"/>
              <w:tr2bl w:val="nil"/>
            </w:tcBorders>
            <w:noWrap w:val="0"/>
            <w:vAlign w:val="center"/>
          </w:tcPr>
          <w:p w14:paraId="1BBD5E80">
            <w:pPr>
              <w:keepNext w:val="0"/>
              <w:keepLines w:val="0"/>
              <w:pageBreakBefore w:val="0"/>
              <w:widowControl/>
              <w:kinsoku/>
              <w:wordWrap/>
              <w:overflowPunct/>
              <w:topLinePunct w:val="0"/>
              <w:autoSpaceDE/>
              <w:autoSpaceDN/>
              <w:bidi w:val="0"/>
              <w:adjustRightInd w:val="0"/>
              <w:snapToGrid w:val="0"/>
              <w:spacing w:line="240" w:lineRule="auto"/>
              <w:ind w:left="0" w:leftChars="0" w:firstLine="0" w:firstLineChars="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kern w:val="0"/>
                <w:sz w:val="21"/>
                <w:szCs w:val="21"/>
                <w:lang w:bidi="ar"/>
              </w:rPr>
              <w:t>广州燃气</w:t>
            </w:r>
          </w:p>
        </w:tc>
        <w:tc>
          <w:tcPr>
            <w:tcW w:w="1327" w:type="dxa"/>
            <w:vMerge w:val="restart"/>
            <w:tcBorders>
              <w:tl2br w:val="nil"/>
              <w:tr2bl w:val="nil"/>
            </w:tcBorders>
            <w:noWrap w:val="0"/>
            <w:vAlign w:val="center"/>
          </w:tcPr>
          <w:p w14:paraId="7845CD1B">
            <w:pPr>
              <w:keepNext w:val="0"/>
              <w:keepLines w:val="0"/>
              <w:pageBreakBefore w:val="0"/>
              <w:widowControl/>
              <w:kinsoku/>
              <w:wordWrap/>
              <w:overflowPunct/>
              <w:topLinePunct w:val="0"/>
              <w:autoSpaceDE/>
              <w:autoSpaceDN/>
              <w:bidi w:val="0"/>
              <w:adjustRightInd w:val="0"/>
              <w:snapToGrid w:val="0"/>
              <w:spacing w:line="240" w:lineRule="auto"/>
              <w:ind w:left="0" w:leftChars="0" w:firstLine="0" w:firstLineChars="0"/>
              <w:jc w:val="center"/>
              <w:textAlignment w:val="center"/>
              <w:rPr>
                <w:rFonts w:hint="eastAsia" w:asciiTheme="minorEastAsia" w:hAnsiTheme="minorEastAsia" w:eastAsiaTheme="minorEastAsia" w:cstheme="minorEastAsia"/>
                <w:color w:val="000000"/>
                <w:kern w:val="0"/>
                <w:sz w:val="21"/>
                <w:szCs w:val="21"/>
                <w:lang w:bidi="ar"/>
              </w:rPr>
            </w:pPr>
            <w:r>
              <w:rPr>
                <w:rFonts w:hint="eastAsia" w:asciiTheme="minorEastAsia" w:hAnsiTheme="minorEastAsia" w:eastAsiaTheme="minorEastAsia" w:cstheme="minorEastAsia"/>
                <w:color w:val="000000"/>
                <w:kern w:val="0"/>
                <w:sz w:val="21"/>
                <w:szCs w:val="21"/>
                <w:lang w:bidi="ar"/>
              </w:rPr>
              <w:t>138.3</w:t>
            </w:r>
          </w:p>
        </w:tc>
        <w:tc>
          <w:tcPr>
            <w:tcW w:w="1281" w:type="dxa"/>
            <w:vMerge w:val="restart"/>
            <w:tcBorders>
              <w:tl2br w:val="nil"/>
              <w:tr2bl w:val="nil"/>
            </w:tcBorders>
            <w:noWrap w:val="0"/>
            <w:vAlign w:val="center"/>
          </w:tcPr>
          <w:p w14:paraId="7EE0E561">
            <w:pPr>
              <w:keepNext w:val="0"/>
              <w:keepLines w:val="0"/>
              <w:pageBreakBefore w:val="0"/>
              <w:widowControl/>
              <w:kinsoku/>
              <w:wordWrap/>
              <w:overflowPunct/>
              <w:topLinePunct w:val="0"/>
              <w:autoSpaceDE/>
              <w:autoSpaceDN/>
              <w:bidi w:val="0"/>
              <w:adjustRightInd w:val="0"/>
              <w:snapToGrid w:val="0"/>
              <w:spacing w:line="240" w:lineRule="auto"/>
              <w:ind w:left="0" w:leftChars="0" w:firstLine="0" w:firstLineChars="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kern w:val="0"/>
                <w:sz w:val="21"/>
                <w:szCs w:val="21"/>
                <w:lang w:bidi="ar"/>
              </w:rPr>
              <w:t>432</w:t>
            </w:r>
          </w:p>
        </w:tc>
      </w:tr>
      <w:tr w14:paraId="6238E7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4" w:hRule="atLeast"/>
          <w:jc w:val="center"/>
        </w:trPr>
        <w:tc>
          <w:tcPr>
            <w:tcW w:w="737" w:type="dxa"/>
            <w:vMerge w:val="continue"/>
            <w:tcBorders>
              <w:tl2br w:val="nil"/>
              <w:tr2bl w:val="nil"/>
            </w:tcBorders>
            <w:noWrap w:val="0"/>
            <w:vAlign w:val="center"/>
          </w:tcPr>
          <w:p w14:paraId="6364BA7E">
            <w:pPr>
              <w:keepNext w:val="0"/>
              <w:keepLines w:val="0"/>
              <w:pageBreakBefore w:val="0"/>
              <w:kinsoku/>
              <w:wordWrap/>
              <w:overflowPunct/>
              <w:topLinePunct w:val="0"/>
              <w:autoSpaceDE/>
              <w:autoSpaceDN/>
              <w:bidi w:val="0"/>
              <w:adjustRightInd w:val="0"/>
              <w:snapToGrid w:val="0"/>
              <w:spacing w:line="240" w:lineRule="auto"/>
              <w:jc w:val="center"/>
              <w:rPr>
                <w:rFonts w:hint="eastAsia" w:asciiTheme="minorEastAsia" w:hAnsiTheme="minorEastAsia" w:eastAsiaTheme="minorEastAsia" w:cstheme="minorEastAsia"/>
                <w:color w:val="000000"/>
                <w:sz w:val="21"/>
                <w:szCs w:val="21"/>
              </w:rPr>
            </w:pPr>
          </w:p>
        </w:tc>
        <w:tc>
          <w:tcPr>
            <w:tcW w:w="1106" w:type="dxa"/>
            <w:vMerge w:val="continue"/>
            <w:tcBorders>
              <w:tl2br w:val="nil"/>
              <w:tr2bl w:val="nil"/>
            </w:tcBorders>
            <w:noWrap/>
            <w:vAlign w:val="center"/>
          </w:tcPr>
          <w:p w14:paraId="27D9E1EA">
            <w:pPr>
              <w:keepNext w:val="0"/>
              <w:keepLines w:val="0"/>
              <w:pageBreakBefore w:val="0"/>
              <w:kinsoku/>
              <w:wordWrap/>
              <w:overflowPunct/>
              <w:topLinePunct w:val="0"/>
              <w:autoSpaceDE/>
              <w:autoSpaceDN/>
              <w:bidi w:val="0"/>
              <w:adjustRightInd w:val="0"/>
              <w:snapToGrid w:val="0"/>
              <w:spacing w:line="240" w:lineRule="auto"/>
              <w:jc w:val="center"/>
              <w:rPr>
                <w:rFonts w:hint="eastAsia" w:asciiTheme="minorEastAsia" w:hAnsiTheme="minorEastAsia" w:eastAsiaTheme="minorEastAsia" w:cstheme="minorEastAsia"/>
                <w:color w:val="000000"/>
                <w:sz w:val="21"/>
                <w:szCs w:val="21"/>
              </w:rPr>
            </w:pPr>
          </w:p>
        </w:tc>
        <w:tc>
          <w:tcPr>
            <w:tcW w:w="1361" w:type="dxa"/>
            <w:vMerge w:val="continue"/>
            <w:tcBorders>
              <w:tl2br w:val="nil"/>
              <w:tr2bl w:val="nil"/>
            </w:tcBorders>
            <w:noWrap/>
            <w:vAlign w:val="center"/>
          </w:tcPr>
          <w:p w14:paraId="2F2AD348">
            <w:pPr>
              <w:keepNext w:val="0"/>
              <w:keepLines w:val="0"/>
              <w:pageBreakBefore w:val="0"/>
              <w:kinsoku/>
              <w:wordWrap/>
              <w:overflowPunct/>
              <w:topLinePunct w:val="0"/>
              <w:autoSpaceDE/>
              <w:autoSpaceDN/>
              <w:bidi w:val="0"/>
              <w:adjustRightInd w:val="0"/>
              <w:snapToGrid w:val="0"/>
              <w:spacing w:line="240" w:lineRule="auto"/>
              <w:jc w:val="center"/>
              <w:rPr>
                <w:rFonts w:hint="eastAsia" w:asciiTheme="minorEastAsia" w:hAnsiTheme="minorEastAsia" w:eastAsiaTheme="minorEastAsia" w:cstheme="minorEastAsia"/>
                <w:color w:val="000000"/>
                <w:sz w:val="21"/>
                <w:szCs w:val="21"/>
              </w:rPr>
            </w:pPr>
          </w:p>
        </w:tc>
        <w:tc>
          <w:tcPr>
            <w:tcW w:w="1083" w:type="dxa"/>
            <w:vMerge w:val="continue"/>
            <w:tcBorders>
              <w:tl2br w:val="nil"/>
              <w:tr2bl w:val="nil"/>
            </w:tcBorders>
            <w:noWrap w:val="0"/>
            <w:vAlign w:val="center"/>
          </w:tcPr>
          <w:p w14:paraId="690E8C2A">
            <w:pPr>
              <w:keepNext w:val="0"/>
              <w:keepLines w:val="0"/>
              <w:pageBreakBefore w:val="0"/>
              <w:kinsoku/>
              <w:wordWrap/>
              <w:overflowPunct/>
              <w:topLinePunct w:val="0"/>
              <w:autoSpaceDE/>
              <w:autoSpaceDN/>
              <w:bidi w:val="0"/>
              <w:adjustRightInd w:val="0"/>
              <w:snapToGrid w:val="0"/>
              <w:spacing w:line="240" w:lineRule="auto"/>
              <w:jc w:val="center"/>
              <w:rPr>
                <w:rFonts w:hint="eastAsia" w:asciiTheme="minorEastAsia" w:hAnsiTheme="minorEastAsia" w:eastAsiaTheme="minorEastAsia" w:cstheme="minorEastAsia"/>
                <w:color w:val="000000"/>
                <w:sz w:val="21"/>
                <w:szCs w:val="21"/>
              </w:rPr>
            </w:pPr>
          </w:p>
        </w:tc>
        <w:tc>
          <w:tcPr>
            <w:tcW w:w="1281" w:type="dxa"/>
            <w:tcBorders>
              <w:tl2br w:val="nil"/>
              <w:tr2bl w:val="nil"/>
            </w:tcBorders>
            <w:noWrap w:val="0"/>
            <w:vAlign w:val="center"/>
          </w:tcPr>
          <w:p w14:paraId="122EBBA1">
            <w:pPr>
              <w:keepNext w:val="0"/>
              <w:keepLines w:val="0"/>
              <w:pageBreakBefore w:val="0"/>
              <w:widowControl/>
              <w:kinsoku/>
              <w:wordWrap/>
              <w:overflowPunct/>
              <w:topLinePunct w:val="0"/>
              <w:autoSpaceDE/>
              <w:autoSpaceDN/>
              <w:bidi w:val="0"/>
              <w:adjustRightInd w:val="0"/>
              <w:snapToGrid w:val="0"/>
              <w:spacing w:line="240" w:lineRule="auto"/>
              <w:ind w:left="0" w:leftChars="0" w:firstLine="0" w:firstLineChars="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kern w:val="0"/>
                <w:sz w:val="21"/>
                <w:szCs w:val="21"/>
                <w:lang w:bidi="ar"/>
              </w:rPr>
              <w:t>广州石化</w:t>
            </w:r>
          </w:p>
        </w:tc>
        <w:tc>
          <w:tcPr>
            <w:tcW w:w="1327" w:type="dxa"/>
            <w:vMerge w:val="continue"/>
            <w:tcBorders>
              <w:tl2br w:val="nil"/>
              <w:tr2bl w:val="nil"/>
            </w:tcBorders>
            <w:noWrap w:val="0"/>
            <w:vAlign w:val="center"/>
          </w:tcPr>
          <w:p w14:paraId="4229ACEC">
            <w:pPr>
              <w:keepNext w:val="0"/>
              <w:keepLines w:val="0"/>
              <w:pageBreakBefore w:val="0"/>
              <w:widowControl/>
              <w:kinsoku/>
              <w:wordWrap/>
              <w:overflowPunct/>
              <w:topLinePunct w:val="0"/>
              <w:autoSpaceDE/>
              <w:autoSpaceDN/>
              <w:bidi w:val="0"/>
              <w:adjustRightInd w:val="0"/>
              <w:snapToGrid w:val="0"/>
              <w:spacing w:line="240" w:lineRule="auto"/>
              <w:jc w:val="center"/>
              <w:textAlignment w:val="center"/>
              <w:rPr>
                <w:rFonts w:hint="eastAsia" w:asciiTheme="minorEastAsia" w:hAnsiTheme="minorEastAsia" w:eastAsiaTheme="minorEastAsia" w:cstheme="minorEastAsia"/>
                <w:color w:val="000000"/>
                <w:kern w:val="0"/>
                <w:sz w:val="21"/>
                <w:szCs w:val="21"/>
                <w:lang w:bidi="ar"/>
              </w:rPr>
            </w:pPr>
          </w:p>
        </w:tc>
        <w:tc>
          <w:tcPr>
            <w:tcW w:w="1281" w:type="dxa"/>
            <w:vMerge w:val="continue"/>
            <w:tcBorders>
              <w:tl2br w:val="nil"/>
              <w:tr2bl w:val="nil"/>
            </w:tcBorders>
            <w:noWrap w:val="0"/>
            <w:vAlign w:val="center"/>
          </w:tcPr>
          <w:p w14:paraId="34A5D5EE">
            <w:pPr>
              <w:keepNext w:val="0"/>
              <w:keepLines w:val="0"/>
              <w:pageBreakBefore w:val="0"/>
              <w:kinsoku/>
              <w:wordWrap/>
              <w:overflowPunct/>
              <w:topLinePunct w:val="0"/>
              <w:autoSpaceDE/>
              <w:autoSpaceDN/>
              <w:bidi w:val="0"/>
              <w:adjustRightInd w:val="0"/>
              <w:snapToGrid w:val="0"/>
              <w:spacing w:line="240" w:lineRule="auto"/>
              <w:jc w:val="center"/>
              <w:rPr>
                <w:rFonts w:hint="eastAsia" w:asciiTheme="minorEastAsia" w:hAnsiTheme="minorEastAsia" w:eastAsiaTheme="minorEastAsia" w:cstheme="minorEastAsia"/>
                <w:color w:val="000000"/>
                <w:sz w:val="21"/>
                <w:szCs w:val="21"/>
              </w:rPr>
            </w:pPr>
          </w:p>
        </w:tc>
      </w:tr>
      <w:tr w14:paraId="613747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4" w:hRule="atLeast"/>
          <w:jc w:val="center"/>
        </w:trPr>
        <w:tc>
          <w:tcPr>
            <w:tcW w:w="737" w:type="dxa"/>
            <w:vMerge w:val="continue"/>
            <w:tcBorders>
              <w:tl2br w:val="nil"/>
              <w:tr2bl w:val="nil"/>
            </w:tcBorders>
            <w:noWrap w:val="0"/>
            <w:vAlign w:val="center"/>
          </w:tcPr>
          <w:p w14:paraId="593026DB">
            <w:pPr>
              <w:keepNext w:val="0"/>
              <w:keepLines w:val="0"/>
              <w:pageBreakBefore w:val="0"/>
              <w:kinsoku/>
              <w:wordWrap/>
              <w:overflowPunct/>
              <w:topLinePunct w:val="0"/>
              <w:autoSpaceDE/>
              <w:autoSpaceDN/>
              <w:bidi w:val="0"/>
              <w:adjustRightInd w:val="0"/>
              <w:snapToGrid w:val="0"/>
              <w:spacing w:line="240" w:lineRule="auto"/>
              <w:jc w:val="center"/>
              <w:rPr>
                <w:rFonts w:hint="eastAsia" w:asciiTheme="minorEastAsia" w:hAnsiTheme="minorEastAsia" w:eastAsiaTheme="minorEastAsia" w:cstheme="minorEastAsia"/>
                <w:color w:val="000000"/>
                <w:sz w:val="21"/>
                <w:szCs w:val="21"/>
              </w:rPr>
            </w:pPr>
          </w:p>
        </w:tc>
        <w:tc>
          <w:tcPr>
            <w:tcW w:w="1106" w:type="dxa"/>
            <w:vMerge w:val="continue"/>
            <w:tcBorders>
              <w:tl2br w:val="nil"/>
              <w:tr2bl w:val="nil"/>
            </w:tcBorders>
            <w:noWrap/>
            <w:vAlign w:val="center"/>
          </w:tcPr>
          <w:p w14:paraId="76024CB6">
            <w:pPr>
              <w:keepNext w:val="0"/>
              <w:keepLines w:val="0"/>
              <w:pageBreakBefore w:val="0"/>
              <w:kinsoku/>
              <w:wordWrap/>
              <w:overflowPunct/>
              <w:topLinePunct w:val="0"/>
              <w:autoSpaceDE/>
              <w:autoSpaceDN/>
              <w:bidi w:val="0"/>
              <w:adjustRightInd w:val="0"/>
              <w:snapToGrid w:val="0"/>
              <w:spacing w:line="240" w:lineRule="auto"/>
              <w:jc w:val="center"/>
              <w:rPr>
                <w:rFonts w:hint="eastAsia" w:asciiTheme="minorEastAsia" w:hAnsiTheme="minorEastAsia" w:eastAsiaTheme="minorEastAsia" w:cstheme="minorEastAsia"/>
                <w:color w:val="000000"/>
                <w:sz w:val="21"/>
                <w:szCs w:val="21"/>
              </w:rPr>
            </w:pPr>
          </w:p>
        </w:tc>
        <w:tc>
          <w:tcPr>
            <w:tcW w:w="1361" w:type="dxa"/>
            <w:vMerge w:val="continue"/>
            <w:tcBorders>
              <w:tl2br w:val="nil"/>
              <w:tr2bl w:val="nil"/>
            </w:tcBorders>
            <w:noWrap/>
            <w:vAlign w:val="center"/>
          </w:tcPr>
          <w:p w14:paraId="54BEFF85">
            <w:pPr>
              <w:keepNext w:val="0"/>
              <w:keepLines w:val="0"/>
              <w:pageBreakBefore w:val="0"/>
              <w:kinsoku/>
              <w:wordWrap/>
              <w:overflowPunct/>
              <w:topLinePunct w:val="0"/>
              <w:autoSpaceDE/>
              <w:autoSpaceDN/>
              <w:bidi w:val="0"/>
              <w:adjustRightInd w:val="0"/>
              <w:snapToGrid w:val="0"/>
              <w:spacing w:line="240" w:lineRule="auto"/>
              <w:jc w:val="center"/>
              <w:rPr>
                <w:rFonts w:hint="eastAsia" w:asciiTheme="minorEastAsia" w:hAnsiTheme="minorEastAsia" w:eastAsiaTheme="minorEastAsia" w:cstheme="minorEastAsia"/>
                <w:color w:val="000000"/>
                <w:sz w:val="21"/>
                <w:szCs w:val="21"/>
              </w:rPr>
            </w:pPr>
          </w:p>
        </w:tc>
        <w:tc>
          <w:tcPr>
            <w:tcW w:w="1083" w:type="dxa"/>
            <w:vMerge w:val="continue"/>
            <w:tcBorders>
              <w:tl2br w:val="nil"/>
              <w:tr2bl w:val="nil"/>
            </w:tcBorders>
            <w:noWrap w:val="0"/>
            <w:vAlign w:val="center"/>
          </w:tcPr>
          <w:p w14:paraId="35568435">
            <w:pPr>
              <w:keepNext w:val="0"/>
              <w:keepLines w:val="0"/>
              <w:pageBreakBefore w:val="0"/>
              <w:kinsoku/>
              <w:wordWrap/>
              <w:overflowPunct/>
              <w:topLinePunct w:val="0"/>
              <w:autoSpaceDE/>
              <w:autoSpaceDN/>
              <w:bidi w:val="0"/>
              <w:adjustRightInd w:val="0"/>
              <w:snapToGrid w:val="0"/>
              <w:spacing w:line="240" w:lineRule="auto"/>
              <w:jc w:val="center"/>
              <w:rPr>
                <w:rFonts w:hint="eastAsia" w:asciiTheme="minorEastAsia" w:hAnsiTheme="minorEastAsia" w:eastAsiaTheme="minorEastAsia" w:cstheme="minorEastAsia"/>
                <w:color w:val="000000"/>
                <w:sz w:val="21"/>
                <w:szCs w:val="21"/>
              </w:rPr>
            </w:pPr>
          </w:p>
        </w:tc>
        <w:tc>
          <w:tcPr>
            <w:tcW w:w="1281" w:type="dxa"/>
            <w:tcBorders>
              <w:tl2br w:val="nil"/>
              <w:tr2bl w:val="nil"/>
            </w:tcBorders>
            <w:noWrap w:val="0"/>
            <w:vAlign w:val="center"/>
          </w:tcPr>
          <w:p w14:paraId="4473AEE3">
            <w:pPr>
              <w:keepNext w:val="0"/>
              <w:keepLines w:val="0"/>
              <w:pageBreakBefore w:val="0"/>
              <w:widowControl/>
              <w:kinsoku/>
              <w:wordWrap/>
              <w:overflowPunct/>
              <w:topLinePunct w:val="0"/>
              <w:autoSpaceDE/>
              <w:autoSpaceDN/>
              <w:bidi w:val="0"/>
              <w:adjustRightInd w:val="0"/>
              <w:snapToGrid w:val="0"/>
              <w:spacing w:line="240" w:lineRule="auto"/>
              <w:ind w:left="0" w:leftChars="0" w:firstLine="0" w:firstLineChars="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kern w:val="0"/>
                <w:sz w:val="21"/>
                <w:szCs w:val="21"/>
                <w:lang w:bidi="ar"/>
              </w:rPr>
              <w:t>广州联穗</w:t>
            </w:r>
          </w:p>
        </w:tc>
        <w:tc>
          <w:tcPr>
            <w:tcW w:w="1327" w:type="dxa"/>
            <w:vMerge w:val="continue"/>
            <w:tcBorders>
              <w:tl2br w:val="nil"/>
              <w:tr2bl w:val="nil"/>
            </w:tcBorders>
            <w:noWrap w:val="0"/>
            <w:vAlign w:val="center"/>
          </w:tcPr>
          <w:p w14:paraId="5C773BB6">
            <w:pPr>
              <w:keepNext w:val="0"/>
              <w:keepLines w:val="0"/>
              <w:pageBreakBefore w:val="0"/>
              <w:widowControl/>
              <w:kinsoku/>
              <w:wordWrap/>
              <w:overflowPunct/>
              <w:topLinePunct w:val="0"/>
              <w:autoSpaceDE/>
              <w:autoSpaceDN/>
              <w:bidi w:val="0"/>
              <w:adjustRightInd w:val="0"/>
              <w:snapToGrid w:val="0"/>
              <w:spacing w:line="240" w:lineRule="auto"/>
              <w:jc w:val="center"/>
              <w:textAlignment w:val="center"/>
              <w:rPr>
                <w:rFonts w:hint="eastAsia" w:asciiTheme="minorEastAsia" w:hAnsiTheme="minorEastAsia" w:eastAsiaTheme="minorEastAsia" w:cstheme="minorEastAsia"/>
                <w:color w:val="000000"/>
                <w:kern w:val="0"/>
                <w:sz w:val="21"/>
                <w:szCs w:val="21"/>
                <w:lang w:bidi="ar"/>
              </w:rPr>
            </w:pPr>
          </w:p>
        </w:tc>
        <w:tc>
          <w:tcPr>
            <w:tcW w:w="1281" w:type="dxa"/>
            <w:vMerge w:val="continue"/>
            <w:tcBorders>
              <w:tl2br w:val="nil"/>
              <w:tr2bl w:val="nil"/>
            </w:tcBorders>
            <w:noWrap w:val="0"/>
            <w:vAlign w:val="center"/>
          </w:tcPr>
          <w:p w14:paraId="4F56BA87">
            <w:pPr>
              <w:keepNext w:val="0"/>
              <w:keepLines w:val="0"/>
              <w:pageBreakBefore w:val="0"/>
              <w:kinsoku/>
              <w:wordWrap/>
              <w:overflowPunct/>
              <w:topLinePunct w:val="0"/>
              <w:autoSpaceDE/>
              <w:autoSpaceDN/>
              <w:bidi w:val="0"/>
              <w:adjustRightInd w:val="0"/>
              <w:snapToGrid w:val="0"/>
              <w:spacing w:line="240" w:lineRule="auto"/>
              <w:jc w:val="center"/>
              <w:rPr>
                <w:rFonts w:hint="eastAsia" w:asciiTheme="minorEastAsia" w:hAnsiTheme="minorEastAsia" w:eastAsiaTheme="minorEastAsia" w:cstheme="minorEastAsia"/>
                <w:color w:val="000000"/>
                <w:sz w:val="21"/>
                <w:szCs w:val="21"/>
              </w:rPr>
            </w:pPr>
          </w:p>
        </w:tc>
      </w:tr>
      <w:tr w14:paraId="2B3305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4" w:hRule="atLeast"/>
          <w:jc w:val="center"/>
        </w:trPr>
        <w:tc>
          <w:tcPr>
            <w:tcW w:w="737" w:type="dxa"/>
            <w:vMerge w:val="continue"/>
            <w:tcBorders>
              <w:tl2br w:val="nil"/>
              <w:tr2bl w:val="nil"/>
            </w:tcBorders>
            <w:noWrap w:val="0"/>
            <w:vAlign w:val="center"/>
          </w:tcPr>
          <w:p w14:paraId="262F5DAC">
            <w:pPr>
              <w:keepNext w:val="0"/>
              <w:keepLines w:val="0"/>
              <w:pageBreakBefore w:val="0"/>
              <w:kinsoku/>
              <w:wordWrap/>
              <w:overflowPunct/>
              <w:topLinePunct w:val="0"/>
              <w:autoSpaceDE/>
              <w:autoSpaceDN/>
              <w:bidi w:val="0"/>
              <w:adjustRightInd w:val="0"/>
              <w:snapToGrid w:val="0"/>
              <w:spacing w:line="240" w:lineRule="auto"/>
              <w:jc w:val="center"/>
              <w:rPr>
                <w:rFonts w:hint="eastAsia" w:asciiTheme="minorEastAsia" w:hAnsiTheme="minorEastAsia" w:eastAsiaTheme="minorEastAsia" w:cstheme="minorEastAsia"/>
                <w:color w:val="000000"/>
                <w:sz w:val="21"/>
                <w:szCs w:val="21"/>
              </w:rPr>
            </w:pPr>
          </w:p>
        </w:tc>
        <w:tc>
          <w:tcPr>
            <w:tcW w:w="1106" w:type="dxa"/>
            <w:vMerge w:val="continue"/>
            <w:tcBorders>
              <w:tl2br w:val="nil"/>
              <w:tr2bl w:val="nil"/>
            </w:tcBorders>
            <w:noWrap/>
            <w:vAlign w:val="center"/>
          </w:tcPr>
          <w:p w14:paraId="500AC3F9">
            <w:pPr>
              <w:keepNext w:val="0"/>
              <w:keepLines w:val="0"/>
              <w:pageBreakBefore w:val="0"/>
              <w:kinsoku/>
              <w:wordWrap/>
              <w:overflowPunct/>
              <w:topLinePunct w:val="0"/>
              <w:autoSpaceDE/>
              <w:autoSpaceDN/>
              <w:bidi w:val="0"/>
              <w:adjustRightInd w:val="0"/>
              <w:snapToGrid w:val="0"/>
              <w:spacing w:line="240" w:lineRule="auto"/>
              <w:jc w:val="center"/>
              <w:rPr>
                <w:rFonts w:hint="eastAsia" w:asciiTheme="minorEastAsia" w:hAnsiTheme="minorEastAsia" w:eastAsiaTheme="minorEastAsia" w:cstheme="minorEastAsia"/>
                <w:color w:val="000000"/>
                <w:sz w:val="21"/>
                <w:szCs w:val="21"/>
              </w:rPr>
            </w:pPr>
          </w:p>
        </w:tc>
        <w:tc>
          <w:tcPr>
            <w:tcW w:w="1361" w:type="dxa"/>
            <w:vMerge w:val="continue"/>
            <w:tcBorders>
              <w:tl2br w:val="nil"/>
              <w:tr2bl w:val="nil"/>
            </w:tcBorders>
            <w:noWrap/>
            <w:vAlign w:val="center"/>
          </w:tcPr>
          <w:p w14:paraId="46BD1404">
            <w:pPr>
              <w:keepNext w:val="0"/>
              <w:keepLines w:val="0"/>
              <w:pageBreakBefore w:val="0"/>
              <w:kinsoku/>
              <w:wordWrap/>
              <w:overflowPunct/>
              <w:topLinePunct w:val="0"/>
              <w:autoSpaceDE/>
              <w:autoSpaceDN/>
              <w:bidi w:val="0"/>
              <w:adjustRightInd w:val="0"/>
              <w:snapToGrid w:val="0"/>
              <w:spacing w:line="240" w:lineRule="auto"/>
              <w:jc w:val="center"/>
              <w:rPr>
                <w:rFonts w:hint="eastAsia" w:asciiTheme="minorEastAsia" w:hAnsiTheme="minorEastAsia" w:eastAsiaTheme="minorEastAsia" w:cstheme="minorEastAsia"/>
                <w:color w:val="000000"/>
                <w:sz w:val="21"/>
                <w:szCs w:val="21"/>
              </w:rPr>
            </w:pPr>
          </w:p>
        </w:tc>
        <w:tc>
          <w:tcPr>
            <w:tcW w:w="1083" w:type="dxa"/>
            <w:vMerge w:val="continue"/>
            <w:tcBorders>
              <w:tl2br w:val="nil"/>
              <w:tr2bl w:val="nil"/>
            </w:tcBorders>
            <w:noWrap w:val="0"/>
            <w:vAlign w:val="center"/>
          </w:tcPr>
          <w:p w14:paraId="71516AA3">
            <w:pPr>
              <w:keepNext w:val="0"/>
              <w:keepLines w:val="0"/>
              <w:pageBreakBefore w:val="0"/>
              <w:kinsoku/>
              <w:wordWrap/>
              <w:overflowPunct/>
              <w:topLinePunct w:val="0"/>
              <w:autoSpaceDE/>
              <w:autoSpaceDN/>
              <w:bidi w:val="0"/>
              <w:adjustRightInd w:val="0"/>
              <w:snapToGrid w:val="0"/>
              <w:spacing w:line="240" w:lineRule="auto"/>
              <w:jc w:val="center"/>
              <w:rPr>
                <w:rFonts w:hint="eastAsia" w:asciiTheme="minorEastAsia" w:hAnsiTheme="minorEastAsia" w:eastAsiaTheme="minorEastAsia" w:cstheme="minorEastAsia"/>
                <w:color w:val="000000"/>
                <w:sz w:val="21"/>
                <w:szCs w:val="21"/>
              </w:rPr>
            </w:pPr>
          </w:p>
        </w:tc>
        <w:tc>
          <w:tcPr>
            <w:tcW w:w="1281" w:type="dxa"/>
            <w:tcBorders>
              <w:tl2br w:val="nil"/>
              <w:tr2bl w:val="nil"/>
            </w:tcBorders>
            <w:noWrap w:val="0"/>
            <w:vAlign w:val="center"/>
          </w:tcPr>
          <w:p w14:paraId="0BDCFA40">
            <w:pPr>
              <w:keepNext w:val="0"/>
              <w:keepLines w:val="0"/>
              <w:pageBreakBefore w:val="0"/>
              <w:widowControl/>
              <w:kinsoku/>
              <w:wordWrap/>
              <w:overflowPunct/>
              <w:topLinePunct w:val="0"/>
              <w:autoSpaceDE/>
              <w:autoSpaceDN/>
              <w:bidi w:val="0"/>
              <w:adjustRightInd w:val="0"/>
              <w:snapToGrid w:val="0"/>
              <w:spacing w:line="240" w:lineRule="auto"/>
              <w:ind w:left="0" w:leftChars="0" w:firstLine="0" w:firstLineChars="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kern w:val="0"/>
                <w:sz w:val="21"/>
                <w:szCs w:val="21"/>
                <w:lang w:bidi="ar"/>
              </w:rPr>
              <w:t>番禺新奥</w:t>
            </w:r>
          </w:p>
        </w:tc>
        <w:tc>
          <w:tcPr>
            <w:tcW w:w="1327" w:type="dxa"/>
            <w:vMerge w:val="continue"/>
            <w:tcBorders>
              <w:tl2br w:val="nil"/>
              <w:tr2bl w:val="nil"/>
            </w:tcBorders>
            <w:noWrap w:val="0"/>
            <w:vAlign w:val="center"/>
          </w:tcPr>
          <w:p w14:paraId="516EEC41">
            <w:pPr>
              <w:keepNext w:val="0"/>
              <w:keepLines w:val="0"/>
              <w:pageBreakBefore w:val="0"/>
              <w:widowControl/>
              <w:kinsoku/>
              <w:wordWrap/>
              <w:overflowPunct/>
              <w:topLinePunct w:val="0"/>
              <w:autoSpaceDE/>
              <w:autoSpaceDN/>
              <w:bidi w:val="0"/>
              <w:adjustRightInd w:val="0"/>
              <w:snapToGrid w:val="0"/>
              <w:spacing w:line="240" w:lineRule="auto"/>
              <w:jc w:val="center"/>
              <w:textAlignment w:val="center"/>
              <w:rPr>
                <w:rFonts w:hint="eastAsia" w:asciiTheme="minorEastAsia" w:hAnsiTheme="minorEastAsia" w:eastAsiaTheme="minorEastAsia" w:cstheme="minorEastAsia"/>
                <w:color w:val="000000"/>
                <w:kern w:val="0"/>
                <w:sz w:val="21"/>
                <w:szCs w:val="21"/>
                <w:lang w:bidi="ar"/>
              </w:rPr>
            </w:pPr>
          </w:p>
        </w:tc>
        <w:tc>
          <w:tcPr>
            <w:tcW w:w="1281" w:type="dxa"/>
            <w:vMerge w:val="continue"/>
            <w:tcBorders>
              <w:tl2br w:val="nil"/>
              <w:tr2bl w:val="nil"/>
            </w:tcBorders>
            <w:noWrap w:val="0"/>
            <w:vAlign w:val="center"/>
          </w:tcPr>
          <w:p w14:paraId="00504A93">
            <w:pPr>
              <w:keepNext w:val="0"/>
              <w:keepLines w:val="0"/>
              <w:pageBreakBefore w:val="0"/>
              <w:kinsoku/>
              <w:wordWrap/>
              <w:overflowPunct/>
              <w:topLinePunct w:val="0"/>
              <w:autoSpaceDE/>
              <w:autoSpaceDN/>
              <w:bidi w:val="0"/>
              <w:adjustRightInd w:val="0"/>
              <w:snapToGrid w:val="0"/>
              <w:spacing w:line="240" w:lineRule="auto"/>
              <w:jc w:val="center"/>
              <w:rPr>
                <w:rFonts w:hint="eastAsia" w:asciiTheme="minorEastAsia" w:hAnsiTheme="minorEastAsia" w:eastAsiaTheme="minorEastAsia" w:cstheme="minorEastAsia"/>
                <w:color w:val="000000"/>
                <w:sz w:val="21"/>
                <w:szCs w:val="21"/>
              </w:rPr>
            </w:pPr>
          </w:p>
        </w:tc>
      </w:tr>
      <w:tr w14:paraId="65312B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4" w:hRule="atLeast"/>
          <w:jc w:val="center"/>
        </w:trPr>
        <w:tc>
          <w:tcPr>
            <w:tcW w:w="737" w:type="dxa"/>
            <w:vMerge w:val="continue"/>
            <w:tcBorders>
              <w:tl2br w:val="nil"/>
              <w:tr2bl w:val="nil"/>
            </w:tcBorders>
            <w:noWrap w:val="0"/>
            <w:vAlign w:val="center"/>
          </w:tcPr>
          <w:p w14:paraId="57858F01">
            <w:pPr>
              <w:keepNext w:val="0"/>
              <w:keepLines w:val="0"/>
              <w:pageBreakBefore w:val="0"/>
              <w:kinsoku/>
              <w:wordWrap/>
              <w:overflowPunct/>
              <w:topLinePunct w:val="0"/>
              <w:autoSpaceDE/>
              <w:autoSpaceDN/>
              <w:bidi w:val="0"/>
              <w:adjustRightInd w:val="0"/>
              <w:snapToGrid w:val="0"/>
              <w:spacing w:line="240" w:lineRule="auto"/>
              <w:jc w:val="center"/>
              <w:rPr>
                <w:rFonts w:hint="eastAsia" w:asciiTheme="minorEastAsia" w:hAnsiTheme="minorEastAsia" w:eastAsiaTheme="minorEastAsia" w:cstheme="minorEastAsia"/>
                <w:color w:val="000000"/>
                <w:sz w:val="21"/>
                <w:szCs w:val="21"/>
              </w:rPr>
            </w:pPr>
          </w:p>
        </w:tc>
        <w:tc>
          <w:tcPr>
            <w:tcW w:w="1106" w:type="dxa"/>
            <w:vMerge w:val="continue"/>
            <w:tcBorders>
              <w:tl2br w:val="nil"/>
              <w:tr2bl w:val="nil"/>
            </w:tcBorders>
            <w:noWrap/>
            <w:vAlign w:val="center"/>
          </w:tcPr>
          <w:p w14:paraId="04EE320E">
            <w:pPr>
              <w:keepNext w:val="0"/>
              <w:keepLines w:val="0"/>
              <w:pageBreakBefore w:val="0"/>
              <w:kinsoku/>
              <w:wordWrap/>
              <w:overflowPunct/>
              <w:topLinePunct w:val="0"/>
              <w:autoSpaceDE/>
              <w:autoSpaceDN/>
              <w:bidi w:val="0"/>
              <w:adjustRightInd w:val="0"/>
              <w:snapToGrid w:val="0"/>
              <w:spacing w:line="240" w:lineRule="auto"/>
              <w:jc w:val="center"/>
              <w:rPr>
                <w:rFonts w:hint="eastAsia" w:asciiTheme="minorEastAsia" w:hAnsiTheme="minorEastAsia" w:eastAsiaTheme="minorEastAsia" w:cstheme="minorEastAsia"/>
                <w:color w:val="000000"/>
                <w:sz w:val="21"/>
                <w:szCs w:val="21"/>
              </w:rPr>
            </w:pPr>
          </w:p>
        </w:tc>
        <w:tc>
          <w:tcPr>
            <w:tcW w:w="1361" w:type="dxa"/>
            <w:vMerge w:val="continue"/>
            <w:tcBorders>
              <w:tl2br w:val="nil"/>
              <w:tr2bl w:val="nil"/>
            </w:tcBorders>
            <w:noWrap/>
            <w:vAlign w:val="center"/>
          </w:tcPr>
          <w:p w14:paraId="6FEEF3CF">
            <w:pPr>
              <w:keepNext w:val="0"/>
              <w:keepLines w:val="0"/>
              <w:pageBreakBefore w:val="0"/>
              <w:kinsoku/>
              <w:wordWrap/>
              <w:overflowPunct/>
              <w:topLinePunct w:val="0"/>
              <w:autoSpaceDE/>
              <w:autoSpaceDN/>
              <w:bidi w:val="0"/>
              <w:adjustRightInd w:val="0"/>
              <w:snapToGrid w:val="0"/>
              <w:spacing w:line="240" w:lineRule="auto"/>
              <w:jc w:val="center"/>
              <w:rPr>
                <w:rFonts w:hint="eastAsia" w:asciiTheme="minorEastAsia" w:hAnsiTheme="minorEastAsia" w:eastAsiaTheme="minorEastAsia" w:cstheme="minorEastAsia"/>
                <w:color w:val="000000"/>
                <w:sz w:val="21"/>
                <w:szCs w:val="21"/>
              </w:rPr>
            </w:pPr>
          </w:p>
        </w:tc>
        <w:tc>
          <w:tcPr>
            <w:tcW w:w="1083" w:type="dxa"/>
            <w:vMerge w:val="restart"/>
            <w:tcBorders>
              <w:tl2br w:val="nil"/>
              <w:tr2bl w:val="nil"/>
            </w:tcBorders>
            <w:noWrap w:val="0"/>
            <w:vAlign w:val="center"/>
          </w:tcPr>
          <w:p w14:paraId="2C3F214A">
            <w:pPr>
              <w:keepNext w:val="0"/>
              <w:keepLines w:val="0"/>
              <w:pageBreakBefore w:val="0"/>
              <w:widowControl/>
              <w:kinsoku/>
              <w:wordWrap/>
              <w:overflowPunct/>
              <w:topLinePunct w:val="0"/>
              <w:autoSpaceDE/>
              <w:autoSpaceDN/>
              <w:bidi w:val="0"/>
              <w:adjustRightInd w:val="0"/>
              <w:snapToGrid w:val="0"/>
              <w:spacing w:line="240" w:lineRule="auto"/>
              <w:ind w:left="0" w:leftChars="0" w:firstLine="0" w:firstLineChars="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kern w:val="0"/>
                <w:sz w:val="21"/>
                <w:szCs w:val="21"/>
                <w:lang w:bidi="ar"/>
              </w:rPr>
              <w:t>广东省网增城站</w:t>
            </w:r>
          </w:p>
        </w:tc>
        <w:tc>
          <w:tcPr>
            <w:tcW w:w="1281" w:type="dxa"/>
            <w:tcBorders>
              <w:tl2br w:val="nil"/>
              <w:tr2bl w:val="nil"/>
            </w:tcBorders>
            <w:noWrap w:val="0"/>
            <w:vAlign w:val="center"/>
          </w:tcPr>
          <w:p w14:paraId="77AE7DB5">
            <w:pPr>
              <w:keepNext w:val="0"/>
              <w:keepLines w:val="0"/>
              <w:pageBreakBefore w:val="0"/>
              <w:widowControl/>
              <w:kinsoku/>
              <w:wordWrap/>
              <w:overflowPunct/>
              <w:topLinePunct w:val="0"/>
              <w:autoSpaceDE/>
              <w:autoSpaceDN/>
              <w:bidi w:val="0"/>
              <w:adjustRightInd w:val="0"/>
              <w:snapToGrid w:val="0"/>
              <w:spacing w:line="240" w:lineRule="auto"/>
              <w:ind w:left="0" w:leftChars="0" w:firstLine="0" w:firstLineChars="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kern w:val="0"/>
                <w:sz w:val="21"/>
                <w:szCs w:val="21"/>
                <w:lang w:bidi="ar"/>
              </w:rPr>
              <w:t>广州燃气</w:t>
            </w:r>
          </w:p>
        </w:tc>
        <w:tc>
          <w:tcPr>
            <w:tcW w:w="1327" w:type="dxa"/>
            <w:vMerge w:val="restart"/>
            <w:tcBorders>
              <w:tl2br w:val="nil"/>
              <w:tr2bl w:val="nil"/>
            </w:tcBorders>
            <w:noWrap w:val="0"/>
            <w:vAlign w:val="center"/>
          </w:tcPr>
          <w:p w14:paraId="1CBF45D5">
            <w:pPr>
              <w:keepNext w:val="0"/>
              <w:keepLines w:val="0"/>
              <w:pageBreakBefore w:val="0"/>
              <w:widowControl/>
              <w:kinsoku/>
              <w:wordWrap/>
              <w:overflowPunct/>
              <w:topLinePunct w:val="0"/>
              <w:autoSpaceDE/>
              <w:autoSpaceDN/>
              <w:bidi w:val="0"/>
              <w:adjustRightInd w:val="0"/>
              <w:snapToGrid w:val="0"/>
              <w:spacing w:line="240" w:lineRule="auto"/>
              <w:ind w:left="0" w:leftChars="0" w:firstLine="0" w:firstLineChars="0"/>
              <w:jc w:val="center"/>
              <w:textAlignment w:val="center"/>
              <w:rPr>
                <w:rFonts w:hint="eastAsia" w:asciiTheme="minorEastAsia" w:hAnsiTheme="minorEastAsia" w:eastAsiaTheme="minorEastAsia" w:cstheme="minorEastAsia"/>
                <w:color w:val="000000"/>
                <w:kern w:val="0"/>
                <w:sz w:val="21"/>
                <w:szCs w:val="21"/>
                <w:lang w:eastAsia="zh-CN" w:bidi="ar"/>
              </w:rPr>
            </w:pPr>
            <w:r>
              <w:rPr>
                <w:rFonts w:hint="eastAsia" w:asciiTheme="minorEastAsia" w:hAnsiTheme="minorEastAsia" w:eastAsiaTheme="minorEastAsia" w:cstheme="minorEastAsia"/>
                <w:color w:val="000000"/>
                <w:kern w:val="0"/>
                <w:sz w:val="21"/>
                <w:szCs w:val="21"/>
                <w:lang w:bidi="ar"/>
              </w:rPr>
              <w:t>639.</w:t>
            </w:r>
            <w:r>
              <w:rPr>
                <w:rFonts w:hint="eastAsia" w:asciiTheme="minorEastAsia" w:hAnsiTheme="minorEastAsia" w:eastAsiaTheme="minorEastAsia" w:cstheme="minorEastAsia"/>
                <w:color w:val="000000"/>
                <w:kern w:val="0"/>
                <w:sz w:val="21"/>
                <w:szCs w:val="21"/>
                <w:lang w:val="en-US" w:eastAsia="zh-CN" w:bidi="ar"/>
              </w:rPr>
              <w:t>9</w:t>
            </w:r>
          </w:p>
        </w:tc>
        <w:tc>
          <w:tcPr>
            <w:tcW w:w="1281" w:type="dxa"/>
            <w:vMerge w:val="restart"/>
            <w:tcBorders>
              <w:tl2br w:val="nil"/>
              <w:tr2bl w:val="nil"/>
            </w:tcBorders>
            <w:noWrap w:val="0"/>
            <w:vAlign w:val="center"/>
          </w:tcPr>
          <w:p w14:paraId="03D92727">
            <w:pPr>
              <w:keepNext w:val="0"/>
              <w:keepLines w:val="0"/>
              <w:pageBreakBefore w:val="0"/>
              <w:widowControl/>
              <w:kinsoku/>
              <w:wordWrap/>
              <w:overflowPunct/>
              <w:topLinePunct w:val="0"/>
              <w:autoSpaceDE/>
              <w:autoSpaceDN/>
              <w:bidi w:val="0"/>
              <w:adjustRightInd w:val="0"/>
              <w:snapToGrid w:val="0"/>
              <w:spacing w:line="240" w:lineRule="auto"/>
              <w:ind w:left="0" w:leftChars="0" w:firstLine="0" w:firstLineChars="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kern w:val="0"/>
                <w:sz w:val="21"/>
                <w:szCs w:val="21"/>
                <w:lang w:bidi="ar"/>
              </w:rPr>
              <w:t>864</w:t>
            </w:r>
          </w:p>
        </w:tc>
      </w:tr>
      <w:tr w14:paraId="4B8A93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9" w:hRule="atLeast"/>
          <w:jc w:val="center"/>
        </w:trPr>
        <w:tc>
          <w:tcPr>
            <w:tcW w:w="737" w:type="dxa"/>
            <w:vMerge w:val="continue"/>
            <w:tcBorders>
              <w:tl2br w:val="nil"/>
              <w:tr2bl w:val="nil"/>
            </w:tcBorders>
            <w:noWrap w:val="0"/>
            <w:vAlign w:val="center"/>
          </w:tcPr>
          <w:p w14:paraId="2B37026F">
            <w:pPr>
              <w:keepNext w:val="0"/>
              <w:keepLines w:val="0"/>
              <w:pageBreakBefore w:val="0"/>
              <w:kinsoku/>
              <w:wordWrap/>
              <w:overflowPunct/>
              <w:topLinePunct w:val="0"/>
              <w:autoSpaceDE/>
              <w:autoSpaceDN/>
              <w:bidi w:val="0"/>
              <w:adjustRightInd w:val="0"/>
              <w:snapToGrid w:val="0"/>
              <w:spacing w:line="240" w:lineRule="auto"/>
              <w:jc w:val="center"/>
              <w:rPr>
                <w:rFonts w:hint="eastAsia" w:asciiTheme="minorEastAsia" w:hAnsiTheme="minorEastAsia" w:eastAsiaTheme="minorEastAsia" w:cstheme="minorEastAsia"/>
                <w:color w:val="000000"/>
                <w:sz w:val="21"/>
                <w:szCs w:val="21"/>
              </w:rPr>
            </w:pPr>
          </w:p>
        </w:tc>
        <w:tc>
          <w:tcPr>
            <w:tcW w:w="1106" w:type="dxa"/>
            <w:vMerge w:val="continue"/>
            <w:tcBorders>
              <w:tl2br w:val="nil"/>
              <w:tr2bl w:val="nil"/>
            </w:tcBorders>
            <w:noWrap/>
            <w:vAlign w:val="center"/>
          </w:tcPr>
          <w:p w14:paraId="221A1443">
            <w:pPr>
              <w:keepNext w:val="0"/>
              <w:keepLines w:val="0"/>
              <w:pageBreakBefore w:val="0"/>
              <w:kinsoku/>
              <w:wordWrap/>
              <w:overflowPunct/>
              <w:topLinePunct w:val="0"/>
              <w:autoSpaceDE/>
              <w:autoSpaceDN/>
              <w:bidi w:val="0"/>
              <w:adjustRightInd w:val="0"/>
              <w:snapToGrid w:val="0"/>
              <w:spacing w:line="240" w:lineRule="auto"/>
              <w:jc w:val="center"/>
              <w:rPr>
                <w:rFonts w:hint="eastAsia" w:asciiTheme="minorEastAsia" w:hAnsiTheme="minorEastAsia" w:eastAsiaTheme="minorEastAsia" w:cstheme="minorEastAsia"/>
                <w:color w:val="000000"/>
                <w:sz w:val="21"/>
                <w:szCs w:val="21"/>
              </w:rPr>
            </w:pPr>
          </w:p>
        </w:tc>
        <w:tc>
          <w:tcPr>
            <w:tcW w:w="1361" w:type="dxa"/>
            <w:vMerge w:val="continue"/>
            <w:tcBorders>
              <w:tl2br w:val="nil"/>
              <w:tr2bl w:val="nil"/>
            </w:tcBorders>
            <w:noWrap/>
            <w:vAlign w:val="center"/>
          </w:tcPr>
          <w:p w14:paraId="75C44CEA">
            <w:pPr>
              <w:keepNext w:val="0"/>
              <w:keepLines w:val="0"/>
              <w:pageBreakBefore w:val="0"/>
              <w:kinsoku/>
              <w:wordWrap/>
              <w:overflowPunct/>
              <w:topLinePunct w:val="0"/>
              <w:autoSpaceDE/>
              <w:autoSpaceDN/>
              <w:bidi w:val="0"/>
              <w:adjustRightInd w:val="0"/>
              <w:snapToGrid w:val="0"/>
              <w:spacing w:line="240" w:lineRule="auto"/>
              <w:jc w:val="center"/>
              <w:rPr>
                <w:rFonts w:hint="eastAsia" w:asciiTheme="minorEastAsia" w:hAnsiTheme="minorEastAsia" w:eastAsiaTheme="minorEastAsia" w:cstheme="minorEastAsia"/>
                <w:color w:val="000000"/>
                <w:sz w:val="21"/>
                <w:szCs w:val="21"/>
              </w:rPr>
            </w:pPr>
          </w:p>
        </w:tc>
        <w:tc>
          <w:tcPr>
            <w:tcW w:w="1083" w:type="dxa"/>
            <w:vMerge w:val="continue"/>
            <w:tcBorders>
              <w:tl2br w:val="nil"/>
              <w:tr2bl w:val="nil"/>
            </w:tcBorders>
            <w:noWrap w:val="0"/>
            <w:vAlign w:val="center"/>
          </w:tcPr>
          <w:p w14:paraId="3BC65B04">
            <w:pPr>
              <w:keepNext w:val="0"/>
              <w:keepLines w:val="0"/>
              <w:pageBreakBefore w:val="0"/>
              <w:kinsoku/>
              <w:wordWrap/>
              <w:overflowPunct/>
              <w:topLinePunct w:val="0"/>
              <w:autoSpaceDE/>
              <w:autoSpaceDN/>
              <w:bidi w:val="0"/>
              <w:adjustRightInd w:val="0"/>
              <w:snapToGrid w:val="0"/>
              <w:spacing w:line="240" w:lineRule="auto"/>
              <w:jc w:val="center"/>
              <w:rPr>
                <w:rFonts w:hint="eastAsia" w:asciiTheme="minorEastAsia" w:hAnsiTheme="minorEastAsia" w:eastAsiaTheme="minorEastAsia" w:cstheme="minorEastAsia"/>
                <w:color w:val="000000"/>
                <w:sz w:val="21"/>
                <w:szCs w:val="21"/>
              </w:rPr>
            </w:pPr>
          </w:p>
        </w:tc>
        <w:tc>
          <w:tcPr>
            <w:tcW w:w="1281" w:type="dxa"/>
            <w:tcBorders>
              <w:tl2br w:val="nil"/>
              <w:tr2bl w:val="nil"/>
            </w:tcBorders>
            <w:noWrap w:val="0"/>
            <w:vAlign w:val="center"/>
          </w:tcPr>
          <w:p w14:paraId="7B344CE7">
            <w:pPr>
              <w:keepNext w:val="0"/>
              <w:keepLines w:val="0"/>
              <w:pageBreakBefore w:val="0"/>
              <w:widowControl/>
              <w:kinsoku/>
              <w:wordWrap/>
              <w:overflowPunct/>
              <w:topLinePunct w:val="0"/>
              <w:autoSpaceDE/>
              <w:autoSpaceDN/>
              <w:bidi w:val="0"/>
              <w:adjustRightInd w:val="0"/>
              <w:snapToGrid w:val="0"/>
              <w:spacing w:line="240" w:lineRule="auto"/>
              <w:ind w:left="0" w:leftChars="0" w:firstLine="0" w:firstLineChars="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kern w:val="0"/>
                <w:sz w:val="21"/>
                <w:szCs w:val="21"/>
                <w:lang w:bidi="ar"/>
              </w:rPr>
              <w:t>华电增城电厂</w:t>
            </w:r>
          </w:p>
        </w:tc>
        <w:tc>
          <w:tcPr>
            <w:tcW w:w="1327" w:type="dxa"/>
            <w:vMerge w:val="continue"/>
            <w:tcBorders>
              <w:tl2br w:val="nil"/>
              <w:tr2bl w:val="nil"/>
            </w:tcBorders>
            <w:noWrap w:val="0"/>
            <w:vAlign w:val="center"/>
          </w:tcPr>
          <w:p w14:paraId="784EA1FE">
            <w:pPr>
              <w:keepNext w:val="0"/>
              <w:keepLines w:val="0"/>
              <w:pageBreakBefore w:val="0"/>
              <w:widowControl/>
              <w:kinsoku/>
              <w:wordWrap/>
              <w:overflowPunct/>
              <w:topLinePunct w:val="0"/>
              <w:autoSpaceDE/>
              <w:autoSpaceDN/>
              <w:bidi w:val="0"/>
              <w:adjustRightInd w:val="0"/>
              <w:snapToGrid w:val="0"/>
              <w:spacing w:line="240" w:lineRule="auto"/>
              <w:jc w:val="center"/>
              <w:textAlignment w:val="center"/>
              <w:rPr>
                <w:rFonts w:hint="eastAsia" w:asciiTheme="minorEastAsia" w:hAnsiTheme="minorEastAsia" w:eastAsiaTheme="minorEastAsia" w:cstheme="minorEastAsia"/>
                <w:color w:val="000000"/>
                <w:kern w:val="0"/>
                <w:sz w:val="21"/>
                <w:szCs w:val="21"/>
                <w:lang w:bidi="ar"/>
              </w:rPr>
            </w:pPr>
          </w:p>
        </w:tc>
        <w:tc>
          <w:tcPr>
            <w:tcW w:w="1281" w:type="dxa"/>
            <w:vMerge w:val="continue"/>
            <w:tcBorders>
              <w:tl2br w:val="nil"/>
              <w:tr2bl w:val="nil"/>
            </w:tcBorders>
            <w:noWrap w:val="0"/>
            <w:vAlign w:val="center"/>
          </w:tcPr>
          <w:p w14:paraId="6B0B7C58">
            <w:pPr>
              <w:keepNext w:val="0"/>
              <w:keepLines w:val="0"/>
              <w:pageBreakBefore w:val="0"/>
              <w:kinsoku/>
              <w:wordWrap/>
              <w:overflowPunct/>
              <w:topLinePunct w:val="0"/>
              <w:autoSpaceDE/>
              <w:autoSpaceDN/>
              <w:bidi w:val="0"/>
              <w:adjustRightInd w:val="0"/>
              <w:snapToGrid w:val="0"/>
              <w:spacing w:line="240" w:lineRule="auto"/>
              <w:jc w:val="center"/>
              <w:rPr>
                <w:rFonts w:hint="eastAsia" w:asciiTheme="minorEastAsia" w:hAnsiTheme="minorEastAsia" w:eastAsiaTheme="minorEastAsia" w:cstheme="minorEastAsia"/>
                <w:color w:val="000000"/>
                <w:sz w:val="21"/>
                <w:szCs w:val="21"/>
              </w:rPr>
            </w:pPr>
          </w:p>
        </w:tc>
      </w:tr>
      <w:tr w14:paraId="06D1B7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9" w:hRule="atLeast"/>
          <w:jc w:val="center"/>
        </w:trPr>
        <w:tc>
          <w:tcPr>
            <w:tcW w:w="737" w:type="dxa"/>
            <w:vMerge w:val="continue"/>
            <w:tcBorders>
              <w:tl2br w:val="nil"/>
              <w:tr2bl w:val="nil"/>
            </w:tcBorders>
            <w:noWrap w:val="0"/>
            <w:vAlign w:val="center"/>
          </w:tcPr>
          <w:p w14:paraId="183547FE">
            <w:pPr>
              <w:keepNext w:val="0"/>
              <w:keepLines w:val="0"/>
              <w:pageBreakBefore w:val="0"/>
              <w:kinsoku/>
              <w:wordWrap/>
              <w:overflowPunct/>
              <w:topLinePunct w:val="0"/>
              <w:autoSpaceDE/>
              <w:autoSpaceDN/>
              <w:bidi w:val="0"/>
              <w:adjustRightInd w:val="0"/>
              <w:snapToGrid w:val="0"/>
              <w:spacing w:line="240" w:lineRule="auto"/>
              <w:jc w:val="center"/>
              <w:rPr>
                <w:rFonts w:hint="eastAsia" w:asciiTheme="minorEastAsia" w:hAnsiTheme="minorEastAsia" w:eastAsiaTheme="minorEastAsia" w:cstheme="minorEastAsia"/>
                <w:color w:val="000000"/>
                <w:sz w:val="21"/>
                <w:szCs w:val="21"/>
              </w:rPr>
            </w:pPr>
          </w:p>
        </w:tc>
        <w:tc>
          <w:tcPr>
            <w:tcW w:w="1106" w:type="dxa"/>
            <w:vMerge w:val="continue"/>
            <w:tcBorders>
              <w:tl2br w:val="nil"/>
              <w:tr2bl w:val="nil"/>
            </w:tcBorders>
            <w:noWrap/>
            <w:vAlign w:val="center"/>
          </w:tcPr>
          <w:p w14:paraId="2CE55428">
            <w:pPr>
              <w:keepNext w:val="0"/>
              <w:keepLines w:val="0"/>
              <w:pageBreakBefore w:val="0"/>
              <w:kinsoku/>
              <w:wordWrap/>
              <w:overflowPunct/>
              <w:topLinePunct w:val="0"/>
              <w:autoSpaceDE/>
              <w:autoSpaceDN/>
              <w:bidi w:val="0"/>
              <w:adjustRightInd w:val="0"/>
              <w:snapToGrid w:val="0"/>
              <w:spacing w:line="240" w:lineRule="auto"/>
              <w:jc w:val="center"/>
              <w:rPr>
                <w:rFonts w:hint="eastAsia" w:asciiTheme="minorEastAsia" w:hAnsiTheme="minorEastAsia" w:eastAsiaTheme="minorEastAsia" w:cstheme="minorEastAsia"/>
                <w:color w:val="000000"/>
                <w:sz w:val="21"/>
                <w:szCs w:val="21"/>
              </w:rPr>
            </w:pPr>
          </w:p>
        </w:tc>
        <w:tc>
          <w:tcPr>
            <w:tcW w:w="1361" w:type="dxa"/>
            <w:vMerge w:val="continue"/>
            <w:tcBorders>
              <w:tl2br w:val="nil"/>
              <w:tr2bl w:val="nil"/>
            </w:tcBorders>
            <w:noWrap/>
            <w:vAlign w:val="center"/>
          </w:tcPr>
          <w:p w14:paraId="241FBD2B">
            <w:pPr>
              <w:keepNext w:val="0"/>
              <w:keepLines w:val="0"/>
              <w:pageBreakBefore w:val="0"/>
              <w:kinsoku/>
              <w:wordWrap/>
              <w:overflowPunct/>
              <w:topLinePunct w:val="0"/>
              <w:autoSpaceDE/>
              <w:autoSpaceDN/>
              <w:bidi w:val="0"/>
              <w:adjustRightInd w:val="0"/>
              <w:snapToGrid w:val="0"/>
              <w:spacing w:line="240" w:lineRule="auto"/>
              <w:jc w:val="center"/>
              <w:rPr>
                <w:rFonts w:hint="eastAsia" w:asciiTheme="minorEastAsia" w:hAnsiTheme="minorEastAsia" w:eastAsiaTheme="minorEastAsia" w:cstheme="minorEastAsia"/>
                <w:color w:val="000000"/>
                <w:sz w:val="21"/>
                <w:szCs w:val="21"/>
              </w:rPr>
            </w:pPr>
          </w:p>
        </w:tc>
        <w:tc>
          <w:tcPr>
            <w:tcW w:w="1083" w:type="dxa"/>
            <w:vMerge w:val="continue"/>
            <w:tcBorders>
              <w:tl2br w:val="nil"/>
              <w:tr2bl w:val="nil"/>
            </w:tcBorders>
            <w:noWrap w:val="0"/>
            <w:vAlign w:val="center"/>
          </w:tcPr>
          <w:p w14:paraId="4A4AE92B">
            <w:pPr>
              <w:keepNext w:val="0"/>
              <w:keepLines w:val="0"/>
              <w:pageBreakBefore w:val="0"/>
              <w:kinsoku/>
              <w:wordWrap/>
              <w:overflowPunct/>
              <w:topLinePunct w:val="0"/>
              <w:autoSpaceDE/>
              <w:autoSpaceDN/>
              <w:bidi w:val="0"/>
              <w:adjustRightInd w:val="0"/>
              <w:snapToGrid w:val="0"/>
              <w:spacing w:line="240" w:lineRule="auto"/>
              <w:jc w:val="center"/>
              <w:rPr>
                <w:rFonts w:hint="eastAsia" w:asciiTheme="minorEastAsia" w:hAnsiTheme="minorEastAsia" w:eastAsiaTheme="minorEastAsia" w:cstheme="minorEastAsia"/>
                <w:color w:val="000000"/>
                <w:sz w:val="21"/>
                <w:szCs w:val="21"/>
              </w:rPr>
            </w:pPr>
          </w:p>
        </w:tc>
        <w:tc>
          <w:tcPr>
            <w:tcW w:w="1281" w:type="dxa"/>
            <w:tcBorders>
              <w:tl2br w:val="nil"/>
              <w:tr2bl w:val="nil"/>
            </w:tcBorders>
            <w:noWrap w:val="0"/>
            <w:vAlign w:val="center"/>
          </w:tcPr>
          <w:p w14:paraId="0CEEAAA3">
            <w:pPr>
              <w:keepNext w:val="0"/>
              <w:keepLines w:val="0"/>
              <w:pageBreakBefore w:val="0"/>
              <w:widowControl/>
              <w:kinsoku/>
              <w:wordWrap/>
              <w:overflowPunct/>
              <w:topLinePunct w:val="0"/>
              <w:autoSpaceDE/>
              <w:autoSpaceDN/>
              <w:bidi w:val="0"/>
              <w:adjustRightInd w:val="0"/>
              <w:snapToGrid w:val="0"/>
              <w:spacing w:line="240" w:lineRule="auto"/>
              <w:ind w:left="0" w:leftChars="0" w:firstLine="0" w:firstLineChars="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kern w:val="0"/>
                <w:sz w:val="21"/>
                <w:szCs w:val="21"/>
                <w:lang w:bidi="ar"/>
              </w:rPr>
              <w:t>广州协鑫电厂</w:t>
            </w:r>
          </w:p>
        </w:tc>
        <w:tc>
          <w:tcPr>
            <w:tcW w:w="1327" w:type="dxa"/>
            <w:vMerge w:val="continue"/>
            <w:tcBorders>
              <w:tl2br w:val="nil"/>
              <w:tr2bl w:val="nil"/>
            </w:tcBorders>
            <w:noWrap w:val="0"/>
            <w:vAlign w:val="center"/>
          </w:tcPr>
          <w:p w14:paraId="0A98DEA0">
            <w:pPr>
              <w:keepNext w:val="0"/>
              <w:keepLines w:val="0"/>
              <w:pageBreakBefore w:val="0"/>
              <w:widowControl/>
              <w:kinsoku/>
              <w:wordWrap/>
              <w:overflowPunct/>
              <w:topLinePunct w:val="0"/>
              <w:autoSpaceDE/>
              <w:autoSpaceDN/>
              <w:bidi w:val="0"/>
              <w:adjustRightInd w:val="0"/>
              <w:snapToGrid w:val="0"/>
              <w:spacing w:line="240" w:lineRule="auto"/>
              <w:jc w:val="center"/>
              <w:textAlignment w:val="center"/>
              <w:rPr>
                <w:rFonts w:hint="eastAsia" w:asciiTheme="minorEastAsia" w:hAnsiTheme="minorEastAsia" w:eastAsiaTheme="minorEastAsia" w:cstheme="minorEastAsia"/>
                <w:color w:val="000000"/>
                <w:kern w:val="0"/>
                <w:sz w:val="21"/>
                <w:szCs w:val="21"/>
                <w:lang w:bidi="ar"/>
              </w:rPr>
            </w:pPr>
          </w:p>
        </w:tc>
        <w:tc>
          <w:tcPr>
            <w:tcW w:w="1281" w:type="dxa"/>
            <w:vMerge w:val="continue"/>
            <w:tcBorders>
              <w:tl2br w:val="nil"/>
              <w:tr2bl w:val="nil"/>
            </w:tcBorders>
            <w:noWrap w:val="0"/>
            <w:vAlign w:val="center"/>
          </w:tcPr>
          <w:p w14:paraId="7667D5E0">
            <w:pPr>
              <w:keepNext w:val="0"/>
              <w:keepLines w:val="0"/>
              <w:pageBreakBefore w:val="0"/>
              <w:kinsoku/>
              <w:wordWrap/>
              <w:overflowPunct/>
              <w:topLinePunct w:val="0"/>
              <w:autoSpaceDE/>
              <w:autoSpaceDN/>
              <w:bidi w:val="0"/>
              <w:adjustRightInd w:val="0"/>
              <w:snapToGrid w:val="0"/>
              <w:spacing w:line="240" w:lineRule="auto"/>
              <w:jc w:val="center"/>
              <w:rPr>
                <w:rFonts w:hint="eastAsia" w:asciiTheme="minorEastAsia" w:hAnsiTheme="minorEastAsia" w:eastAsiaTheme="minorEastAsia" w:cstheme="minorEastAsia"/>
                <w:color w:val="000000"/>
                <w:sz w:val="21"/>
                <w:szCs w:val="21"/>
              </w:rPr>
            </w:pPr>
          </w:p>
        </w:tc>
      </w:tr>
      <w:tr w14:paraId="169F7E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4" w:hRule="atLeast"/>
          <w:jc w:val="center"/>
        </w:trPr>
        <w:tc>
          <w:tcPr>
            <w:tcW w:w="737" w:type="dxa"/>
            <w:tcBorders>
              <w:tl2br w:val="nil"/>
              <w:tr2bl w:val="nil"/>
            </w:tcBorders>
            <w:noWrap w:val="0"/>
            <w:vAlign w:val="center"/>
          </w:tcPr>
          <w:p w14:paraId="37077223">
            <w:pPr>
              <w:keepNext w:val="0"/>
              <w:keepLines w:val="0"/>
              <w:pageBreakBefore w:val="0"/>
              <w:widowControl/>
              <w:kinsoku/>
              <w:wordWrap/>
              <w:overflowPunct/>
              <w:topLinePunct w:val="0"/>
              <w:autoSpaceDE/>
              <w:autoSpaceDN/>
              <w:bidi w:val="0"/>
              <w:adjustRightInd w:val="0"/>
              <w:snapToGrid w:val="0"/>
              <w:spacing w:line="240" w:lineRule="auto"/>
              <w:ind w:left="0" w:leftChars="0" w:firstLine="0" w:firstLineChars="0"/>
              <w:jc w:val="center"/>
              <w:textAlignment w:val="center"/>
              <w:rPr>
                <w:rFonts w:hint="eastAsia" w:asciiTheme="minorEastAsia" w:hAnsiTheme="minorEastAsia" w:eastAsiaTheme="minorEastAsia" w:cstheme="minorEastAsia"/>
                <w:b/>
                <w:bCs/>
                <w:color w:val="000000"/>
                <w:sz w:val="21"/>
                <w:szCs w:val="21"/>
              </w:rPr>
            </w:pPr>
            <w:r>
              <w:rPr>
                <w:rFonts w:hint="eastAsia" w:asciiTheme="minorEastAsia" w:hAnsiTheme="minorEastAsia" w:eastAsiaTheme="minorEastAsia" w:cstheme="minorEastAsia"/>
                <w:b/>
                <w:bCs/>
                <w:color w:val="000000"/>
                <w:kern w:val="0"/>
                <w:sz w:val="21"/>
                <w:szCs w:val="21"/>
                <w:lang w:bidi="ar"/>
              </w:rPr>
              <w:t>合计</w:t>
            </w:r>
          </w:p>
        </w:tc>
        <w:tc>
          <w:tcPr>
            <w:tcW w:w="1106" w:type="dxa"/>
            <w:tcBorders>
              <w:tl2br w:val="nil"/>
              <w:tr2bl w:val="nil"/>
            </w:tcBorders>
            <w:noWrap w:val="0"/>
            <w:vAlign w:val="center"/>
          </w:tcPr>
          <w:p w14:paraId="259D3CBF">
            <w:pPr>
              <w:keepNext w:val="0"/>
              <w:keepLines w:val="0"/>
              <w:pageBreakBefore w:val="0"/>
              <w:widowControl/>
              <w:kinsoku/>
              <w:wordWrap/>
              <w:overflowPunct/>
              <w:topLinePunct w:val="0"/>
              <w:autoSpaceDE/>
              <w:autoSpaceDN/>
              <w:bidi w:val="0"/>
              <w:adjustRightInd w:val="0"/>
              <w:snapToGrid w:val="0"/>
              <w:spacing w:line="240" w:lineRule="auto"/>
              <w:ind w:left="0" w:leftChars="0" w:firstLine="0" w:firstLineChars="0"/>
              <w:jc w:val="center"/>
              <w:textAlignment w:val="center"/>
              <w:rPr>
                <w:rFonts w:hint="eastAsia" w:asciiTheme="minorEastAsia" w:hAnsiTheme="minorEastAsia" w:eastAsiaTheme="minorEastAsia" w:cstheme="minorEastAsia"/>
                <w:b/>
                <w:bCs/>
                <w:color w:val="000000"/>
                <w:sz w:val="21"/>
                <w:szCs w:val="21"/>
              </w:rPr>
            </w:pPr>
            <w:r>
              <w:rPr>
                <w:rFonts w:hint="eastAsia" w:asciiTheme="minorEastAsia" w:hAnsiTheme="minorEastAsia" w:eastAsiaTheme="minorEastAsia" w:cstheme="minorEastAsia"/>
                <w:b/>
                <w:bCs/>
                <w:color w:val="000000"/>
                <w:kern w:val="0"/>
                <w:sz w:val="21"/>
                <w:szCs w:val="21"/>
                <w:lang w:bidi="ar"/>
              </w:rPr>
              <w:t>--</w:t>
            </w:r>
          </w:p>
        </w:tc>
        <w:tc>
          <w:tcPr>
            <w:tcW w:w="1361" w:type="dxa"/>
            <w:tcBorders>
              <w:tl2br w:val="nil"/>
              <w:tr2bl w:val="nil"/>
            </w:tcBorders>
            <w:noWrap w:val="0"/>
            <w:vAlign w:val="center"/>
          </w:tcPr>
          <w:p w14:paraId="0964B2D0">
            <w:pPr>
              <w:keepNext w:val="0"/>
              <w:keepLines w:val="0"/>
              <w:pageBreakBefore w:val="0"/>
              <w:kinsoku/>
              <w:wordWrap/>
              <w:overflowPunct/>
              <w:topLinePunct w:val="0"/>
              <w:autoSpaceDE/>
              <w:autoSpaceDN/>
              <w:bidi w:val="0"/>
              <w:adjustRightInd w:val="0"/>
              <w:snapToGrid w:val="0"/>
              <w:spacing w:line="240" w:lineRule="auto"/>
              <w:ind w:left="0" w:leftChars="0" w:firstLine="0" w:firstLineChars="0"/>
              <w:jc w:val="center"/>
              <w:rPr>
                <w:rFonts w:hint="eastAsia" w:asciiTheme="minorEastAsia" w:hAnsiTheme="minorEastAsia" w:eastAsiaTheme="minorEastAsia" w:cstheme="minorEastAsia"/>
                <w:b/>
                <w:bCs/>
                <w:color w:val="000000"/>
                <w:sz w:val="21"/>
                <w:szCs w:val="21"/>
              </w:rPr>
            </w:pPr>
            <w:r>
              <w:rPr>
                <w:rFonts w:hint="eastAsia" w:asciiTheme="minorEastAsia" w:hAnsiTheme="minorEastAsia" w:eastAsiaTheme="minorEastAsia" w:cstheme="minorEastAsia"/>
                <w:b/>
                <w:bCs/>
                <w:color w:val="000000"/>
                <w:kern w:val="0"/>
                <w:sz w:val="21"/>
                <w:szCs w:val="21"/>
                <w:lang w:bidi="ar"/>
              </w:rPr>
              <w:t>19796</w:t>
            </w:r>
          </w:p>
        </w:tc>
        <w:tc>
          <w:tcPr>
            <w:tcW w:w="1083" w:type="dxa"/>
            <w:tcBorders>
              <w:tl2br w:val="nil"/>
              <w:tr2bl w:val="nil"/>
            </w:tcBorders>
            <w:noWrap w:val="0"/>
            <w:vAlign w:val="center"/>
          </w:tcPr>
          <w:p w14:paraId="34C3A6DC">
            <w:pPr>
              <w:keepNext w:val="0"/>
              <w:keepLines w:val="0"/>
              <w:pageBreakBefore w:val="0"/>
              <w:widowControl/>
              <w:kinsoku/>
              <w:wordWrap/>
              <w:overflowPunct/>
              <w:topLinePunct w:val="0"/>
              <w:autoSpaceDE/>
              <w:autoSpaceDN/>
              <w:bidi w:val="0"/>
              <w:adjustRightInd w:val="0"/>
              <w:snapToGrid w:val="0"/>
              <w:spacing w:line="240" w:lineRule="auto"/>
              <w:ind w:left="0" w:leftChars="0" w:firstLine="0" w:firstLineChars="0"/>
              <w:jc w:val="center"/>
              <w:textAlignment w:val="center"/>
              <w:rPr>
                <w:rFonts w:hint="eastAsia" w:asciiTheme="minorEastAsia" w:hAnsiTheme="minorEastAsia" w:eastAsiaTheme="minorEastAsia" w:cstheme="minorEastAsia"/>
                <w:b/>
                <w:bCs/>
                <w:color w:val="000000"/>
                <w:sz w:val="21"/>
                <w:szCs w:val="21"/>
              </w:rPr>
            </w:pPr>
            <w:r>
              <w:rPr>
                <w:rFonts w:hint="eastAsia" w:asciiTheme="minorEastAsia" w:hAnsiTheme="minorEastAsia" w:eastAsiaTheme="minorEastAsia" w:cstheme="minorEastAsia"/>
                <w:b/>
                <w:bCs/>
                <w:color w:val="000000"/>
                <w:kern w:val="0"/>
                <w:sz w:val="21"/>
                <w:szCs w:val="21"/>
                <w:lang w:bidi="ar"/>
              </w:rPr>
              <w:t>--</w:t>
            </w:r>
          </w:p>
        </w:tc>
        <w:tc>
          <w:tcPr>
            <w:tcW w:w="1281" w:type="dxa"/>
            <w:tcBorders>
              <w:tl2br w:val="nil"/>
              <w:tr2bl w:val="nil"/>
            </w:tcBorders>
            <w:noWrap w:val="0"/>
            <w:vAlign w:val="center"/>
          </w:tcPr>
          <w:p w14:paraId="104A2E5F">
            <w:pPr>
              <w:keepNext w:val="0"/>
              <w:keepLines w:val="0"/>
              <w:pageBreakBefore w:val="0"/>
              <w:widowControl/>
              <w:kinsoku/>
              <w:wordWrap/>
              <w:overflowPunct/>
              <w:topLinePunct w:val="0"/>
              <w:autoSpaceDE/>
              <w:autoSpaceDN/>
              <w:bidi w:val="0"/>
              <w:adjustRightInd w:val="0"/>
              <w:snapToGrid w:val="0"/>
              <w:spacing w:line="240" w:lineRule="auto"/>
              <w:ind w:left="0" w:leftChars="0" w:firstLine="0" w:firstLineChars="0"/>
              <w:jc w:val="center"/>
              <w:textAlignment w:val="center"/>
              <w:rPr>
                <w:rFonts w:hint="eastAsia" w:asciiTheme="minorEastAsia" w:hAnsiTheme="minorEastAsia" w:eastAsiaTheme="minorEastAsia" w:cstheme="minorEastAsia"/>
                <w:b/>
                <w:bCs/>
                <w:color w:val="000000"/>
                <w:sz w:val="21"/>
                <w:szCs w:val="21"/>
              </w:rPr>
            </w:pPr>
            <w:r>
              <w:rPr>
                <w:rFonts w:hint="eastAsia" w:asciiTheme="minorEastAsia" w:hAnsiTheme="minorEastAsia" w:eastAsiaTheme="minorEastAsia" w:cstheme="minorEastAsia"/>
                <w:b/>
                <w:bCs/>
                <w:color w:val="000000"/>
                <w:kern w:val="0"/>
                <w:sz w:val="21"/>
                <w:szCs w:val="21"/>
                <w:lang w:bidi="ar"/>
              </w:rPr>
              <w:t>--</w:t>
            </w:r>
          </w:p>
        </w:tc>
        <w:tc>
          <w:tcPr>
            <w:tcW w:w="1327" w:type="dxa"/>
            <w:tcBorders>
              <w:tl2br w:val="nil"/>
              <w:tr2bl w:val="nil"/>
            </w:tcBorders>
            <w:noWrap w:val="0"/>
            <w:vAlign w:val="center"/>
          </w:tcPr>
          <w:p w14:paraId="7E3C030D">
            <w:pPr>
              <w:keepNext w:val="0"/>
              <w:keepLines w:val="0"/>
              <w:pageBreakBefore w:val="0"/>
              <w:widowControl/>
              <w:kinsoku/>
              <w:wordWrap/>
              <w:overflowPunct/>
              <w:topLinePunct w:val="0"/>
              <w:autoSpaceDE/>
              <w:autoSpaceDN/>
              <w:bidi w:val="0"/>
              <w:adjustRightInd w:val="0"/>
              <w:snapToGrid w:val="0"/>
              <w:spacing w:line="240" w:lineRule="auto"/>
              <w:ind w:left="0" w:leftChars="0" w:firstLine="0" w:firstLineChars="0"/>
              <w:jc w:val="center"/>
              <w:textAlignment w:val="center"/>
              <w:rPr>
                <w:rFonts w:hint="eastAsia" w:asciiTheme="minorEastAsia" w:hAnsiTheme="minorEastAsia" w:eastAsiaTheme="minorEastAsia" w:cstheme="minorEastAsia"/>
                <w:b/>
                <w:bCs/>
                <w:color w:val="000000"/>
                <w:kern w:val="0"/>
                <w:sz w:val="21"/>
                <w:szCs w:val="21"/>
                <w:lang w:bidi="ar"/>
              </w:rPr>
            </w:pPr>
            <w:r>
              <w:rPr>
                <w:rFonts w:hint="eastAsia" w:asciiTheme="minorEastAsia" w:hAnsiTheme="minorEastAsia" w:eastAsiaTheme="minorEastAsia" w:cstheme="minorEastAsia"/>
                <w:b/>
                <w:bCs/>
                <w:color w:val="000000"/>
                <w:kern w:val="0"/>
                <w:sz w:val="21"/>
                <w:szCs w:val="21"/>
                <w:lang w:bidi="ar"/>
              </w:rPr>
              <w:t>825.7</w:t>
            </w:r>
          </w:p>
        </w:tc>
        <w:tc>
          <w:tcPr>
            <w:tcW w:w="1281" w:type="dxa"/>
            <w:tcBorders>
              <w:tl2br w:val="nil"/>
              <w:tr2bl w:val="nil"/>
            </w:tcBorders>
            <w:noWrap w:val="0"/>
            <w:vAlign w:val="center"/>
          </w:tcPr>
          <w:p w14:paraId="0038B9CB">
            <w:pPr>
              <w:keepNext w:val="0"/>
              <w:keepLines w:val="0"/>
              <w:pageBreakBefore w:val="0"/>
              <w:widowControl/>
              <w:kinsoku/>
              <w:wordWrap/>
              <w:overflowPunct/>
              <w:topLinePunct w:val="0"/>
              <w:autoSpaceDE/>
              <w:autoSpaceDN/>
              <w:bidi w:val="0"/>
              <w:adjustRightInd w:val="0"/>
              <w:snapToGrid w:val="0"/>
              <w:spacing w:line="240" w:lineRule="auto"/>
              <w:ind w:left="0" w:leftChars="0" w:firstLine="0" w:firstLineChars="0"/>
              <w:jc w:val="center"/>
              <w:textAlignment w:val="center"/>
              <w:rPr>
                <w:rFonts w:hint="eastAsia" w:asciiTheme="minorEastAsia" w:hAnsiTheme="minorEastAsia" w:eastAsiaTheme="minorEastAsia" w:cstheme="minorEastAsia"/>
                <w:b/>
                <w:bCs/>
                <w:color w:val="000000"/>
                <w:sz w:val="21"/>
                <w:szCs w:val="21"/>
              </w:rPr>
            </w:pPr>
            <w:r>
              <w:rPr>
                <w:rFonts w:hint="eastAsia" w:asciiTheme="minorEastAsia" w:hAnsiTheme="minorEastAsia" w:eastAsiaTheme="minorEastAsia" w:cstheme="minorEastAsia"/>
                <w:b/>
                <w:bCs/>
                <w:color w:val="000000"/>
                <w:kern w:val="0"/>
                <w:sz w:val="21"/>
                <w:szCs w:val="21"/>
                <w:lang w:bidi="ar"/>
              </w:rPr>
              <w:t>1485</w:t>
            </w:r>
          </w:p>
        </w:tc>
      </w:tr>
    </w:tbl>
    <w:p w14:paraId="20C8A612">
      <w:pPr>
        <w:pStyle w:val="3"/>
        <w:numPr>
          <w:ilvl w:val="1"/>
          <w:numId w:val="0"/>
        </w:numPr>
        <w:adjustRightInd/>
        <w:snapToGrid/>
        <w:spacing w:before="120" w:after="120" w:line="560" w:lineRule="exact"/>
        <w:ind w:leftChars="0" w:firstLine="0" w:firstLineChars="0"/>
        <w:jc w:val="both"/>
        <w:rPr>
          <w:rFonts w:hint="eastAsia" w:ascii="方正黑体简体" w:hAnsi="方正黑体简体" w:eastAsia="方正黑体简体" w:cs="方正黑体简体"/>
          <w:b w:val="0"/>
          <w:bCs/>
          <w:sz w:val="28"/>
          <w:szCs w:val="28"/>
          <w:highlight w:val="none"/>
          <w:lang w:val="en-US" w:eastAsia="zh-CN"/>
        </w:rPr>
      </w:pPr>
      <w:bookmarkStart w:id="35" w:name="_Toc24992"/>
      <w:r>
        <w:rPr>
          <w:rFonts w:hint="eastAsia" w:ascii="方正黑体简体" w:hAnsi="方正黑体简体" w:eastAsia="方正黑体简体" w:cs="方正黑体简体"/>
          <w:b w:val="0"/>
          <w:bCs/>
          <w:sz w:val="28"/>
          <w:szCs w:val="28"/>
          <w:highlight w:val="none"/>
          <w:lang w:val="en-US" w:eastAsia="zh-CN"/>
        </w:rPr>
        <w:t>6.4 东莞</w:t>
      </w:r>
      <w:bookmarkEnd w:id="35"/>
    </w:p>
    <w:p w14:paraId="05D8465E">
      <w:pPr>
        <w:spacing w:before="120" w:beforeLines="50" w:after="120" w:afterLines="50"/>
        <w:ind w:left="0" w:leftChars="0" w:firstLine="0" w:firstLineChars="0"/>
        <w:jc w:val="center"/>
        <w:rPr>
          <w:rFonts w:hint="eastAsia" w:ascii="黑体" w:hAnsi="黑体" w:eastAsia="黑体" w:cs="Times New Roman"/>
          <w:szCs w:val="21"/>
          <w:highlight w:val="none"/>
          <w:lang w:val="en-US" w:eastAsia="zh-CN"/>
        </w:rPr>
      </w:pPr>
      <w:r>
        <w:rPr>
          <w:rFonts w:hint="eastAsia" w:ascii="黑体" w:hAnsi="黑体" w:eastAsia="黑体" w:cs="Times New Roman"/>
          <w:szCs w:val="21"/>
          <w:highlight w:val="none"/>
          <w:lang w:val="en-US" w:eastAsia="zh-CN"/>
        </w:rPr>
        <w:t>表7 东莞市供气情况简表</w:t>
      </w:r>
    </w:p>
    <w:tbl>
      <w:tblPr>
        <w:tblStyle w:val="13"/>
        <w:tblW w:w="8176" w:type="dxa"/>
        <w:jc w:val="center"/>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autofit"/>
        <w:tblCellMar>
          <w:top w:w="0" w:type="dxa"/>
          <w:left w:w="108" w:type="dxa"/>
          <w:bottom w:w="0" w:type="dxa"/>
          <w:right w:w="108" w:type="dxa"/>
        </w:tblCellMar>
      </w:tblPr>
      <w:tblGrid>
        <w:gridCol w:w="737"/>
        <w:gridCol w:w="1106"/>
        <w:gridCol w:w="1361"/>
        <w:gridCol w:w="1083"/>
        <w:gridCol w:w="1281"/>
        <w:gridCol w:w="1327"/>
        <w:gridCol w:w="1281"/>
      </w:tblGrid>
      <w:tr w14:paraId="5A2D8621">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397" w:hRule="atLeast"/>
          <w:jc w:val="center"/>
        </w:trPr>
        <w:tc>
          <w:tcPr>
            <w:tcW w:w="737" w:type="dxa"/>
            <w:noWrap w:val="0"/>
            <w:vAlign w:val="center"/>
          </w:tcPr>
          <w:p w14:paraId="56848FB1">
            <w:pPr>
              <w:keepNext w:val="0"/>
              <w:keepLines w:val="0"/>
              <w:pageBreakBefore w:val="0"/>
              <w:widowControl/>
              <w:kinsoku/>
              <w:wordWrap/>
              <w:overflowPunct/>
              <w:topLinePunct w:val="0"/>
              <w:autoSpaceDE/>
              <w:autoSpaceDN/>
              <w:bidi w:val="0"/>
              <w:adjustRightInd w:val="0"/>
              <w:snapToGrid w:val="0"/>
              <w:spacing w:line="240" w:lineRule="auto"/>
              <w:ind w:left="0" w:leftChars="0" w:firstLine="0" w:firstLineChars="0"/>
              <w:jc w:val="center"/>
              <w:textAlignment w:val="center"/>
              <w:rPr>
                <w:rFonts w:hint="eastAsia" w:asciiTheme="minorEastAsia" w:hAnsiTheme="minorEastAsia" w:eastAsiaTheme="minorEastAsia" w:cstheme="minorEastAsia"/>
                <w:b/>
                <w:bCs/>
                <w:color w:val="000000"/>
                <w:sz w:val="21"/>
                <w:szCs w:val="18"/>
              </w:rPr>
            </w:pPr>
            <w:r>
              <w:rPr>
                <w:rFonts w:hint="eastAsia" w:asciiTheme="minorEastAsia" w:hAnsiTheme="minorEastAsia" w:eastAsiaTheme="minorEastAsia" w:cstheme="minorEastAsia"/>
                <w:b/>
                <w:bCs/>
                <w:sz w:val="21"/>
                <w:szCs w:val="21"/>
                <w:highlight w:val="none"/>
              </w:rPr>
              <w:t>城市</w:t>
            </w:r>
          </w:p>
        </w:tc>
        <w:tc>
          <w:tcPr>
            <w:tcW w:w="1106" w:type="dxa"/>
            <w:noWrap w:val="0"/>
            <w:vAlign w:val="center"/>
          </w:tcPr>
          <w:p w14:paraId="6B638775">
            <w:pPr>
              <w:keepNext w:val="0"/>
              <w:keepLines w:val="0"/>
              <w:pageBreakBefore w:val="0"/>
              <w:widowControl/>
              <w:kinsoku/>
              <w:wordWrap/>
              <w:overflowPunct/>
              <w:topLinePunct w:val="0"/>
              <w:autoSpaceDE/>
              <w:autoSpaceDN/>
              <w:bidi w:val="0"/>
              <w:adjustRightInd w:val="0"/>
              <w:snapToGrid w:val="0"/>
              <w:spacing w:line="240" w:lineRule="auto"/>
              <w:ind w:left="0" w:leftChars="0" w:firstLine="0" w:firstLineChars="0"/>
              <w:jc w:val="center"/>
              <w:textAlignment w:val="center"/>
              <w:rPr>
                <w:rFonts w:hint="eastAsia" w:asciiTheme="minorEastAsia" w:hAnsiTheme="minorEastAsia" w:eastAsiaTheme="minorEastAsia" w:cstheme="minorEastAsia"/>
                <w:b/>
                <w:bCs/>
                <w:color w:val="000000"/>
                <w:sz w:val="21"/>
                <w:szCs w:val="18"/>
              </w:rPr>
            </w:pPr>
            <w:r>
              <w:rPr>
                <w:rFonts w:hint="eastAsia" w:asciiTheme="minorEastAsia" w:hAnsiTheme="minorEastAsia" w:eastAsiaTheme="minorEastAsia" w:cstheme="minorEastAsia"/>
                <w:b/>
                <w:bCs/>
                <w:sz w:val="21"/>
                <w:szCs w:val="21"/>
                <w:highlight w:val="none"/>
              </w:rPr>
              <w:t>供气通道</w:t>
            </w:r>
          </w:p>
        </w:tc>
        <w:tc>
          <w:tcPr>
            <w:tcW w:w="1361" w:type="dxa"/>
            <w:noWrap w:val="0"/>
            <w:vAlign w:val="center"/>
          </w:tcPr>
          <w:p w14:paraId="60243085">
            <w:pPr>
              <w:keepNext w:val="0"/>
              <w:keepLines w:val="0"/>
              <w:pageBreakBefore w:val="0"/>
              <w:widowControl/>
              <w:kinsoku/>
              <w:wordWrap/>
              <w:overflowPunct/>
              <w:topLinePunct w:val="0"/>
              <w:autoSpaceDE/>
              <w:autoSpaceDN/>
              <w:bidi w:val="0"/>
              <w:adjustRightInd w:val="0"/>
              <w:snapToGrid w:val="0"/>
              <w:spacing w:line="240" w:lineRule="auto"/>
              <w:ind w:left="0" w:leftChars="0" w:firstLine="0" w:firstLineChars="0"/>
              <w:jc w:val="center"/>
              <w:textAlignment w:val="center"/>
              <w:rPr>
                <w:rFonts w:hint="eastAsia" w:asciiTheme="minorEastAsia" w:hAnsiTheme="minorEastAsia" w:eastAsiaTheme="minorEastAsia" w:cstheme="minorEastAsia"/>
                <w:b/>
                <w:bCs/>
                <w:color w:val="000000"/>
                <w:kern w:val="0"/>
                <w:sz w:val="21"/>
                <w:szCs w:val="21"/>
                <w:highlight w:val="none"/>
                <w:lang w:bidi="ar"/>
              </w:rPr>
            </w:pPr>
            <w:r>
              <w:rPr>
                <w:rFonts w:hint="eastAsia" w:asciiTheme="minorEastAsia" w:hAnsiTheme="minorEastAsia" w:eastAsiaTheme="minorEastAsia" w:cstheme="minorEastAsia"/>
                <w:b/>
                <w:bCs/>
                <w:color w:val="000000"/>
                <w:kern w:val="0"/>
                <w:sz w:val="21"/>
                <w:szCs w:val="21"/>
                <w:highlight w:val="none"/>
                <w:lang w:bidi="ar"/>
              </w:rPr>
              <w:t>途经管道</w:t>
            </w:r>
          </w:p>
          <w:p w14:paraId="7E280B16">
            <w:pPr>
              <w:keepNext w:val="0"/>
              <w:keepLines w:val="0"/>
              <w:pageBreakBefore w:val="0"/>
              <w:widowControl/>
              <w:kinsoku/>
              <w:wordWrap/>
              <w:overflowPunct/>
              <w:topLinePunct w:val="0"/>
              <w:autoSpaceDE/>
              <w:autoSpaceDN/>
              <w:bidi w:val="0"/>
              <w:adjustRightInd w:val="0"/>
              <w:snapToGrid w:val="0"/>
              <w:spacing w:line="240" w:lineRule="auto"/>
              <w:ind w:left="0" w:leftChars="0" w:firstLine="0" w:firstLineChars="0"/>
              <w:jc w:val="center"/>
              <w:textAlignment w:val="center"/>
              <w:rPr>
                <w:rFonts w:hint="eastAsia" w:asciiTheme="minorEastAsia" w:hAnsiTheme="minorEastAsia" w:eastAsiaTheme="minorEastAsia" w:cstheme="minorEastAsia"/>
                <w:b/>
                <w:bCs/>
                <w:color w:val="000000"/>
                <w:kern w:val="0"/>
                <w:sz w:val="21"/>
                <w:szCs w:val="21"/>
                <w:highlight w:val="none"/>
                <w:lang w:bidi="ar"/>
              </w:rPr>
            </w:pPr>
            <w:r>
              <w:rPr>
                <w:rFonts w:hint="eastAsia" w:asciiTheme="minorEastAsia" w:hAnsiTheme="minorEastAsia" w:eastAsiaTheme="minorEastAsia" w:cstheme="minorEastAsia"/>
                <w:b/>
                <w:bCs/>
                <w:color w:val="000000"/>
                <w:kern w:val="0"/>
                <w:sz w:val="21"/>
                <w:szCs w:val="21"/>
                <w:highlight w:val="none"/>
                <w:lang w:bidi="ar"/>
              </w:rPr>
              <w:t>供气能力</w:t>
            </w:r>
          </w:p>
          <w:p w14:paraId="7695B22C">
            <w:pPr>
              <w:keepNext w:val="0"/>
              <w:keepLines w:val="0"/>
              <w:pageBreakBefore w:val="0"/>
              <w:widowControl/>
              <w:kinsoku/>
              <w:wordWrap/>
              <w:overflowPunct/>
              <w:topLinePunct w:val="0"/>
              <w:autoSpaceDE/>
              <w:autoSpaceDN/>
              <w:bidi w:val="0"/>
              <w:adjustRightInd w:val="0"/>
              <w:snapToGrid w:val="0"/>
              <w:spacing w:line="240" w:lineRule="auto"/>
              <w:ind w:left="0" w:leftChars="0" w:firstLine="0" w:firstLineChars="0"/>
              <w:jc w:val="center"/>
              <w:textAlignment w:val="center"/>
              <w:rPr>
                <w:rFonts w:hint="eastAsia" w:asciiTheme="minorEastAsia" w:hAnsiTheme="minorEastAsia" w:eastAsiaTheme="minorEastAsia" w:cstheme="minorEastAsia"/>
                <w:b/>
                <w:bCs/>
                <w:color w:val="000000"/>
                <w:sz w:val="21"/>
                <w:szCs w:val="18"/>
              </w:rPr>
            </w:pPr>
            <w:r>
              <w:rPr>
                <w:rFonts w:hint="eastAsia" w:asciiTheme="minorEastAsia" w:hAnsiTheme="minorEastAsia" w:eastAsiaTheme="minorEastAsia" w:cstheme="minorEastAsia"/>
                <w:b/>
                <w:bCs/>
                <w:color w:val="000000"/>
                <w:kern w:val="0"/>
                <w:sz w:val="21"/>
                <w:szCs w:val="21"/>
                <w:highlight w:val="none"/>
                <w:lang w:bidi="ar"/>
              </w:rPr>
              <w:t>（万方/天）</w:t>
            </w:r>
          </w:p>
        </w:tc>
        <w:tc>
          <w:tcPr>
            <w:tcW w:w="1083" w:type="dxa"/>
            <w:noWrap w:val="0"/>
            <w:vAlign w:val="center"/>
          </w:tcPr>
          <w:p w14:paraId="7750988F">
            <w:pPr>
              <w:keepNext w:val="0"/>
              <w:keepLines w:val="0"/>
              <w:pageBreakBefore w:val="0"/>
              <w:widowControl/>
              <w:kinsoku/>
              <w:wordWrap/>
              <w:overflowPunct/>
              <w:topLinePunct w:val="0"/>
              <w:autoSpaceDE/>
              <w:autoSpaceDN/>
              <w:bidi w:val="0"/>
              <w:adjustRightInd w:val="0"/>
              <w:snapToGrid w:val="0"/>
              <w:spacing w:line="240" w:lineRule="auto"/>
              <w:ind w:left="0" w:leftChars="0" w:firstLine="0" w:firstLineChars="0"/>
              <w:jc w:val="center"/>
              <w:textAlignment w:val="center"/>
              <w:rPr>
                <w:rFonts w:hint="eastAsia" w:asciiTheme="minorEastAsia" w:hAnsiTheme="minorEastAsia" w:eastAsiaTheme="minorEastAsia" w:cstheme="minorEastAsia"/>
                <w:b/>
                <w:bCs/>
                <w:color w:val="000000"/>
                <w:sz w:val="21"/>
                <w:szCs w:val="18"/>
              </w:rPr>
            </w:pPr>
            <w:r>
              <w:rPr>
                <w:rFonts w:hint="eastAsia" w:asciiTheme="minorEastAsia" w:hAnsiTheme="minorEastAsia" w:eastAsiaTheme="minorEastAsia" w:cstheme="minorEastAsia"/>
                <w:b/>
                <w:bCs/>
                <w:sz w:val="21"/>
                <w:szCs w:val="21"/>
                <w:highlight w:val="none"/>
              </w:rPr>
              <w:t>供气点</w:t>
            </w:r>
          </w:p>
        </w:tc>
        <w:tc>
          <w:tcPr>
            <w:tcW w:w="1281" w:type="dxa"/>
            <w:noWrap w:val="0"/>
            <w:vAlign w:val="center"/>
          </w:tcPr>
          <w:p w14:paraId="4D3A020C">
            <w:pPr>
              <w:keepNext w:val="0"/>
              <w:keepLines w:val="0"/>
              <w:pageBreakBefore w:val="0"/>
              <w:widowControl/>
              <w:kinsoku/>
              <w:wordWrap/>
              <w:overflowPunct/>
              <w:topLinePunct w:val="0"/>
              <w:autoSpaceDE/>
              <w:autoSpaceDN/>
              <w:bidi w:val="0"/>
              <w:adjustRightInd w:val="0"/>
              <w:snapToGrid w:val="0"/>
              <w:spacing w:line="240" w:lineRule="auto"/>
              <w:ind w:left="0" w:leftChars="0" w:firstLine="0" w:firstLineChars="0"/>
              <w:jc w:val="center"/>
              <w:textAlignment w:val="center"/>
              <w:rPr>
                <w:rFonts w:hint="eastAsia" w:asciiTheme="minorEastAsia" w:hAnsiTheme="minorEastAsia" w:eastAsiaTheme="minorEastAsia" w:cstheme="minorEastAsia"/>
                <w:b/>
                <w:bCs/>
                <w:color w:val="000000"/>
                <w:sz w:val="21"/>
                <w:szCs w:val="18"/>
              </w:rPr>
            </w:pPr>
            <w:r>
              <w:rPr>
                <w:rFonts w:hint="eastAsia" w:asciiTheme="minorEastAsia" w:hAnsiTheme="minorEastAsia" w:eastAsiaTheme="minorEastAsia" w:cstheme="minorEastAsia"/>
                <w:b/>
                <w:bCs/>
                <w:sz w:val="21"/>
                <w:szCs w:val="21"/>
                <w:highlight w:val="none"/>
              </w:rPr>
              <w:t>分输用户</w:t>
            </w:r>
          </w:p>
        </w:tc>
        <w:tc>
          <w:tcPr>
            <w:tcW w:w="1327" w:type="dxa"/>
            <w:noWrap w:val="0"/>
            <w:vAlign w:val="center"/>
          </w:tcPr>
          <w:p w14:paraId="1C2A2F3D">
            <w:pPr>
              <w:keepNext w:val="0"/>
              <w:keepLines w:val="0"/>
              <w:pageBreakBefore w:val="0"/>
              <w:kinsoku/>
              <w:wordWrap/>
              <w:overflowPunct/>
              <w:topLinePunct w:val="0"/>
              <w:autoSpaceDE/>
              <w:autoSpaceDN/>
              <w:bidi w:val="0"/>
              <w:adjustRightInd w:val="0"/>
              <w:snapToGrid w:val="0"/>
              <w:spacing w:line="240" w:lineRule="auto"/>
              <w:ind w:left="0" w:leftChars="0" w:firstLine="0" w:firstLineChars="0"/>
              <w:jc w:val="center"/>
              <w:rPr>
                <w:rFonts w:hint="eastAsia" w:asciiTheme="minorEastAsia" w:hAnsiTheme="minorEastAsia" w:eastAsiaTheme="minorEastAsia" w:cstheme="minorEastAsia"/>
                <w:b/>
                <w:bCs/>
                <w:color w:val="000000"/>
                <w:kern w:val="0"/>
                <w:sz w:val="21"/>
                <w:szCs w:val="21"/>
                <w:highlight w:val="none"/>
                <w:lang w:bidi="ar"/>
              </w:rPr>
            </w:pPr>
            <w:r>
              <w:rPr>
                <w:rFonts w:hint="eastAsia" w:asciiTheme="minorEastAsia" w:hAnsiTheme="minorEastAsia" w:eastAsiaTheme="minorEastAsia" w:cstheme="minorEastAsia"/>
                <w:b/>
                <w:bCs/>
                <w:color w:val="000000"/>
                <w:kern w:val="0"/>
                <w:sz w:val="21"/>
                <w:szCs w:val="21"/>
                <w:highlight w:val="none"/>
                <w:lang w:bidi="ar"/>
              </w:rPr>
              <w:t>历史最大</w:t>
            </w:r>
          </w:p>
          <w:p w14:paraId="5AD7CF46">
            <w:pPr>
              <w:keepNext w:val="0"/>
              <w:keepLines w:val="0"/>
              <w:pageBreakBefore w:val="0"/>
              <w:kinsoku/>
              <w:wordWrap/>
              <w:overflowPunct/>
              <w:topLinePunct w:val="0"/>
              <w:autoSpaceDE/>
              <w:autoSpaceDN/>
              <w:bidi w:val="0"/>
              <w:adjustRightInd w:val="0"/>
              <w:snapToGrid w:val="0"/>
              <w:spacing w:line="240" w:lineRule="auto"/>
              <w:ind w:left="0" w:leftChars="0" w:firstLine="0" w:firstLineChars="0"/>
              <w:jc w:val="center"/>
              <w:rPr>
                <w:rFonts w:hint="eastAsia" w:asciiTheme="minorEastAsia" w:hAnsiTheme="minorEastAsia" w:eastAsiaTheme="minorEastAsia" w:cstheme="minorEastAsia"/>
                <w:b/>
                <w:bCs/>
                <w:color w:val="000000"/>
                <w:kern w:val="0"/>
                <w:sz w:val="21"/>
                <w:szCs w:val="21"/>
                <w:highlight w:val="none"/>
                <w:lang w:bidi="ar"/>
              </w:rPr>
            </w:pPr>
            <w:r>
              <w:rPr>
                <w:rFonts w:hint="eastAsia" w:asciiTheme="minorEastAsia" w:hAnsiTheme="minorEastAsia" w:eastAsiaTheme="minorEastAsia" w:cstheme="minorEastAsia"/>
                <w:b/>
                <w:bCs/>
                <w:color w:val="000000"/>
                <w:kern w:val="0"/>
                <w:sz w:val="21"/>
                <w:szCs w:val="21"/>
                <w:highlight w:val="none"/>
                <w:lang w:bidi="ar"/>
              </w:rPr>
              <w:t>用气量</w:t>
            </w:r>
          </w:p>
          <w:p w14:paraId="65D34DAA">
            <w:pPr>
              <w:keepNext w:val="0"/>
              <w:keepLines w:val="0"/>
              <w:pageBreakBefore w:val="0"/>
              <w:kinsoku/>
              <w:wordWrap/>
              <w:overflowPunct/>
              <w:topLinePunct w:val="0"/>
              <w:autoSpaceDE/>
              <w:autoSpaceDN/>
              <w:bidi w:val="0"/>
              <w:adjustRightInd w:val="0"/>
              <w:snapToGrid w:val="0"/>
              <w:spacing w:line="240" w:lineRule="auto"/>
              <w:ind w:left="0" w:leftChars="0" w:firstLine="0" w:firstLineChars="0"/>
              <w:jc w:val="center"/>
              <w:rPr>
                <w:rFonts w:hint="eastAsia" w:asciiTheme="minorEastAsia" w:hAnsiTheme="minorEastAsia" w:eastAsiaTheme="minorEastAsia" w:cstheme="minorEastAsia"/>
                <w:b/>
                <w:bCs/>
                <w:color w:val="000000"/>
                <w:sz w:val="21"/>
                <w:szCs w:val="18"/>
              </w:rPr>
            </w:pPr>
            <w:r>
              <w:rPr>
                <w:rFonts w:hint="eastAsia" w:asciiTheme="minorEastAsia" w:hAnsiTheme="minorEastAsia" w:eastAsiaTheme="minorEastAsia" w:cstheme="minorEastAsia"/>
                <w:b/>
                <w:bCs/>
                <w:color w:val="000000"/>
                <w:kern w:val="0"/>
                <w:sz w:val="21"/>
                <w:szCs w:val="21"/>
                <w:highlight w:val="none"/>
                <w:lang w:bidi="ar"/>
              </w:rPr>
              <w:t>（万方/天）</w:t>
            </w:r>
          </w:p>
        </w:tc>
        <w:tc>
          <w:tcPr>
            <w:tcW w:w="1281" w:type="dxa"/>
            <w:noWrap w:val="0"/>
            <w:vAlign w:val="center"/>
          </w:tcPr>
          <w:p w14:paraId="2C6EABE5">
            <w:pPr>
              <w:keepNext w:val="0"/>
              <w:keepLines w:val="0"/>
              <w:pageBreakBefore w:val="0"/>
              <w:kinsoku/>
              <w:wordWrap/>
              <w:overflowPunct/>
              <w:topLinePunct w:val="0"/>
              <w:autoSpaceDE/>
              <w:autoSpaceDN/>
              <w:bidi w:val="0"/>
              <w:adjustRightInd w:val="0"/>
              <w:snapToGrid w:val="0"/>
              <w:spacing w:line="240" w:lineRule="auto"/>
              <w:ind w:left="0" w:leftChars="0" w:firstLine="0" w:firstLineChars="0"/>
              <w:jc w:val="center"/>
              <w:rPr>
                <w:rFonts w:hint="eastAsia" w:asciiTheme="minorEastAsia" w:hAnsiTheme="minorEastAsia" w:eastAsiaTheme="minorEastAsia" w:cstheme="minorEastAsia"/>
                <w:b/>
                <w:bCs/>
                <w:color w:val="000000"/>
                <w:kern w:val="0"/>
                <w:sz w:val="21"/>
                <w:szCs w:val="21"/>
                <w:highlight w:val="none"/>
                <w:lang w:bidi="ar"/>
              </w:rPr>
            </w:pPr>
            <w:r>
              <w:rPr>
                <w:rFonts w:hint="eastAsia" w:asciiTheme="minorEastAsia" w:hAnsiTheme="minorEastAsia" w:eastAsiaTheme="minorEastAsia" w:cstheme="minorEastAsia"/>
                <w:b/>
                <w:bCs/>
                <w:color w:val="000000"/>
                <w:kern w:val="0"/>
                <w:sz w:val="21"/>
                <w:szCs w:val="21"/>
                <w:highlight w:val="none"/>
                <w:lang w:bidi="ar"/>
              </w:rPr>
              <w:t>站场最大</w:t>
            </w:r>
          </w:p>
          <w:p w14:paraId="1F5D6950">
            <w:pPr>
              <w:keepNext w:val="0"/>
              <w:keepLines w:val="0"/>
              <w:pageBreakBefore w:val="0"/>
              <w:kinsoku/>
              <w:wordWrap/>
              <w:overflowPunct/>
              <w:topLinePunct w:val="0"/>
              <w:autoSpaceDE/>
              <w:autoSpaceDN/>
              <w:bidi w:val="0"/>
              <w:adjustRightInd w:val="0"/>
              <w:snapToGrid w:val="0"/>
              <w:spacing w:line="240" w:lineRule="auto"/>
              <w:ind w:left="0" w:leftChars="0" w:firstLine="0" w:firstLineChars="0"/>
              <w:jc w:val="center"/>
              <w:rPr>
                <w:rFonts w:hint="eastAsia" w:asciiTheme="minorEastAsia" w:hAnsiTheme="minorEastAsia" w:eastAsiaTheme="minorEastAsia" w:cstheme="minorEastAsia"/>
                <w:b/>
                <w:bCs/>
                <w:color w:val="000000"/>
                <w:sz w:val="21"/>
                <w:szCs w:val="18"/>
              </w:rPr>
            </w:pPr>
            <w:r>
              <w:rPr>
                <w:rFonts w:hint="eastAsia" w:asciiTheme="minorEastAsia" w:hAnsiTheme="minorEastAsia" w:eastAsiaTheme="minorEastAsia" w:cstheme="minorEastAsia"/>
                <w:b/>
                <w:bCs/>
                <w:color w:val="000000"/>
                <w:kern w:val="0"/>
                <w:sz w:val="21"/>
                <w:szCs w:val="21"/>
                <w:highlight w:val="none"/>
                <w:lang w:bidi="ar"/>
              </w:rPr>
              <w:t>分输能力（万方/天）</w:t>
            </w:r>
          </w:p>
        </w:tc>
      </w:tr>
      <w:tr w14:paraId="55A7F82C">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227" w:hRule="atLeast"/>
          <w:jc w:val="center"/>
        </w:trPr>
        <w:tc>
          <w:tcPr>
            <w:tcW w:w="737" w:type="dxa"/>
            <w:vMerge w:val="restart"/>
            <w:noWrap w:val="0"/>
            <w:vAlign w:val="center"/>
          </w:tcPr>
          <w:p w14:paraId="32C10B5F">
            <w:pPr>
              <w:keepNext w:val="0"/>
              <w:keepLines w:val="0"/>
              <w:pageBreakBefore w:val="0"/>
              <w:kinsoku/>
              <w:wordWrap/>
              <w:overflowPunct/>
              <w:topLinePunct w:val="0"/>
              <w:autoSpaceDE/>
              <w:autoSpaceDN/>
              <w:bidi w:val="0"/>
              <w:adjustRightInd w:val="0"/>
              <w:snapToGrid w:val="0"/>
              <w:spacing w:line="240" w:lineRule="auto"/>
              <w:ind w:left="0" w:leftChars="0" w:firstLine="0" w:firstLineChars="0"/>
              <w:jc w:val="center"/>
              <w:rPr>
                <w:rFonts w:hint="eastAsia" w:asciiTheme="minorEastAsia" w:hAnsiTheme="minorEastAsia" w:eastAsiaTheme="minorEastAsia" w:cstheme="minorEastAsia"/>
                <w:color w:val="000000"/>
                <w:sz w:val="21"/>
                <w:szCs w:val="18"/>
              </w:rPr>
            </w:pPr>
            <w:r>
              <w:rPr>
                <w:rFonts w:hint="eastAsia" w:asciiTheme="minorEastAsia" w:hAnsiTheme="minorEastAsia" w:eastAsiaTheme="minorEastAsia" w:cstheme="minorEastAsia"/>
                <w:color w:val="000000"/>
                <w:sz w:val="21"/>
                <w:szCs w:val="18"/>
              </w:rPr>
              <w:t>东莞</w:t>
            </w:r>
          </w:p>
        </w:tc>
        <w:tc>
          <w:tcPr>
            <w:tcW w:w="1106" w:type="dxa"/>
            <w:vMerge w:val="restart"/>
            <w:noWrap/>
            <w:vAlign w:val="center"/>
          </w:tcPr>
          <w:p w14:paraId="08ECBE4E">
            <w:pPr>
              <w:keepNext w:val="0"/>
              <w:keepLines w:val="0"/>
              <w:pageBreakBefore w:val="0"/>
              <w:kinsoku/>
              <w:wordWrap/>
              <w:overflowPunct/>
              <w:topLinePunct w:val="0"/>
              <w:autoSpaceDE/>
              <w:autoSpaceDN/>
              <w:bidi w:val="0"/>
              <w:adjustRightInd w:val="0"/>
              <w:snapToGrid w:val="0"/>
              <w:spacing w:line="240" w:lineRule="auto"/>
              <w:ind w:left="0" w:leftChars="0" w:firstLine="0" w:firstLineChars="0"/>
              <w:jc w:val="center"/>
              <w:rPr>
                <w:rFonts w:hint="eastAsia" w:asciiTheme="minorEastAsia" w:hAnsiTheme="minorEastAsia" w:eastAsiaTheme="minorEastAsia" w:cstheme="minorEastAsia"/>
                <w:color w:val="000000"/>
                <w:sz w:val="21"/>
                <w:szCs w:val="18"/>
              </w:rPr>
            </w:pPr>
            <w:r>
              <w:rPr>
                <w:rFonts w:hint="eastAsia" w:asciiTheme="minorEastAsia" w:hAnsiTheme="minorEastAsia" w:eastAsiaTheme="minorEastAsia" w:cstheme="minorEastAsia"/>
                <w:color w:val="000000"/>
                <w:sz w:val="21"/>
                <w:szCs w:val="18"/>
              </w:rPr>
              <w:t>广深支干线</w:t>
            </w:r>
            <w:r>
              <w:rPr>
                <w:rFonts w:hint="eastAsia" w:asciiTheme="minorEastAsia" w:hAnsiTheme="minorEastAsia" w:eastAsiaTheme="minorEastAsia" w:cstheme="minorEastAsia"/>
                <w:color w:val="000000"/>
                <w:sz w:val="21"/>
                <w:szCs w:val="18"/>
                <w:lang w:eastAsia="zh-CN"/>
              </w:rPr>
              <w:t>、</w:t>
            </w:r>
            <w:r>
              <w:rPr>
                <w:rFonts w:hint="eastAsia" w:asciiTheme="minorEastAsia" w:hAnsiTheme="minorEastAsia" w:eastAsiaTheme="minorEastAsia" w:cstheme="minorEastAsia"/>
                <w:color w:val="000000"/>
                <w:sz w:val="21"/>
                <w:szCs w:val="18"/>
              </w:rPr>
              <w:t>东莞支干线</w:t>
            </w:r>
          </w:p>
        </w:tc>
        <w:tc>
          <w:tcPr>
            <w:tcW w:w="1361" w:type="dxa"/>
            <w:vMerge w:val="restart"/>
            <w:noWrap/>
            <w:vAlign w:val="center"/>
          </w:tcPr>
          <w:p w14:paraId="1DCD676C">
            <w:pPr>
              <w:keepNext w:val="0"/>
              <w:keepLines w:val="0"/>
              <w:pageBreakBefore w:val="0"/>
              <w:kinsoku/>
              <w:wordWrap/>
              <w:overflowPunct/>
              <w:topLinePunct w:val="0"/>
              <w:autoSpaceDE/>
              <w:autoSpaceDN/>
              <w:bidi w:val="0"/>
              <w:adjustRightInd w:val="0"/>
              <w:snapToGrid w:val="0"/>
              <w:spacing w:line="240" w:lineRule="auto"/>
              <w:ind w:left="0" w:leftChars="0" w:firstLine="0" w:firstLineChars="0"/>
              <w:jc w:val="center"/>
              <w:rPr>
                <w:rFonts w:hint="eastAsia" w:asciiTheme="minorEastAsia" w:hAnsiTheme="minorEastAsia" w:eastAsiaTheme="minorEastAsia" w:cstheme="minorEastAsia"/>
                <w:color w:val="000000"/>
                <w:sz w:val="21"/>
                <w:szCs w:val="18"/>
              </w:rPr>
            </w:pPr>
            <w:r>
              <w:rPr>
                <w:rFonts w:hint="eastAsia" w:asciiTheme="minorEastAsia" w:hAnsiTheme="minorEastAsia" w:eastAsiaTheme="minorEastAsia" w:cstheme="minorEastAsia"/>
                <w:color w:val="000000"/>
                <w:sz w:val="21"/>
                <w:szCs w:val="18"/>
              </w:rPr>
              <w:t>2857</w:t>
            </w:r>
          </w:p>
          <w:p w14:paraId="2A6106EC">
            <w:pPr>
              <w:keepNext w:val="0"/>
              <w:keepLines w:val="0"/>
              <w:pageBreakBefore w:val="0"/>
              <w:kinsoku/>
              <w:wordWrap/>
              <w:overflowPunct/>
              <w:topLinePunct w:val="0"/>
              <w:autoSpaceDE/>
              <w:autoSpaceDN/>
              <w:bidi w:val="0"/>
              <w:adjustRightInd w:val="0"/>
              <w:snapToGrid w:val="0"/>
              <w:spacing w:line="240" w:lineRule="auto"/>
              <w:ind w:left="0" w:leftChars="0" w:firstLine="0" w:firstLineChars="0"/>
              <w:jc w:val="center"/>
              <w:rPr>
                <w:rFonts w:hint="eastAsia" w:asciiTheme="minorEastAsia" w:hAnsiTheme="minorEastAsia" w:eastAsiaTheme="minorEastAsia" w:cstheme="minorEastAsia"/>
                <w:color w:val="000000"/>
                <w:sz w:val="21"/>
                <w:szCs w:val="18"/>
              </w:rPr>
            </w:pPr>
            <w:r>
              <w:rPr>
                <w:rFonts w:hint="eastAsia" w:asciiTheme="minorEastAsia" w:hAnsiTheme="minorEastAsia" w:eastAsiaTheme="minorEastAsia" w:cstheme="minorEastAsia"/>
                <w:color w:val="000000"/>
                <w:sz w:val="21"/>
                <w:szCs w:val="18"/>
              </w:rPr>
              <w:t>591.5</w:t>
            </w:r>
          </w:p>
        </w:tc>
        <w:tc>
          <w:tcPr>
            <w:tcW w:w="1083" w:type="dxa"/>
            <w:vMerge w:val="restart"/>
            <w:noWrap w:val="0"/>
            <w:vAlign w:val="center"/>
          </w:tcPr>
          <w:p w14:paraId="04F9D154">
            <w:pPr>
              <w:keepNext w:val="0"/>
              <w:keepLines w:val="0"/>
              <w:pageBreakBefore w:val="0"/>
              <w:widowControl/>
              <w:kinsoku/>
              <w:wordWrap/>
              <w:overflowPunct/>
              <w:topLinePunct w:val="0"/>
              <w:autoSpaceDE/>
              <w:autoSpaceDN/>
              <w:bidi w:val="0"/>
              <w:adjustRightInd w:val="0"/>
              <w:snapToGrid w:val="0"/>
              <w:spacing w:line="240" w:lineRule="auto"/>
              <w:ind w:left="0" w:leftChars="0" w:firstLine="0" w:firstLineChars="0"/>
              <w:jc w:val="center"/>
              <w:textAlignment w:val="center"/>
              <w:rPr>
                <w:rFonts w:hint="eastAsia" w:asciiTheme="minorEastAsia" w:hAnsiTheme="minorEastAsia" w:eastAsiaTheme="minorEastAsia" w:cstheme="minorEastAsia"/>
                <w:color w:val="000000"/>
                <w:kern w:val="0"/>
                <w:sz w:val="21"/>
                <w:szCs w:val="18"/>
                <w:lang w:bidi="ar"/>
              </w:rPr>
            </w:pPr>
            <w:r>
              <w:rPr>
                <w:rFonts w:hint="eastAsia" w:asciiTheme="minorEastAsia" w:hAnsiTheme="minorEastAsia" w:eastAsiaTheme="minorEastAsia" w:cstheme="minorEastAsia"/>
                <w:color w:val="000000"/>
                <w:kern w:val="0"/>
                <w:sz w:val="21"/>
                <w:szCs w:val="18"/>
                <w:lang w:bidi="ar"/>
              </w:rPr>
              <w:t>西二线东莞站</w:t>
            </w:r>
          </w:p>
        </w:tc>
        <w:tc>
          <w:tcPr>
            <w:tcW w:w="1281" w:type="dxa"/>
            <w:noWrap w:val="0"/>
            <w:vAlign w:val="center"/>
          </w:tcPr>
          <w:p w14:paraId="58667AA8">
            <w:pPr>
              <w:keepNext w:val="0"/>
              <w:keepLines w:val="0"/>
              <w:pageBreakBefore w:val="0"/>
              <w:widowControl/>
              <w:kinsoku/>
              <w:wordWrap/>
              <w:overflowPunct/>
              <w:topLinePunct w:val="0"/>
              <w:autoSpaceDE/>
              <w:autoSpaceDN/>
              <w:bidi w:val="0"/>
              <w:adjustRightInd w:val="0"/>
              <w:snapToGrid w:val="0"/>
              <w:spacing w:line="240" w:lineRule="auto"/>
              <w:ind w:left="0" w:leftChars="0" w:firstLine="0" w:firstLineChars="0"/>
              <w:jc w:val="center"/>
              <w:textAlignment w:val="center"/>
              <w:rPr>
                <w:rFonts w:hint="eastAsia" w:asciiTheme="minorEastAsia" w:hAnsiTheme="minorEastAsia" w:eastAsiaTheme="minorEastAsia" w:cstheme="minorEastAsia"/>
                <w:color w:val="000000"/>
                <w:kern w:val="0"/>
                <w:sz w:val="21"/>
                <w:szCs w:val="18"/>
                <w:lang w:bidi="ar"/>
              </w:rPr>
            </w:pPr>
            <w:r>
              <w:rPr>
                <w:rFonts w:hint="eastAsia" w:asciiTheme="minorEastAsia" w:hAnsiTheme="minorEastAsia" w:eastAsiaTheme="minorEastAsia" w:cstheme="minorEastAsia"/>
                <w:color w:val="000000"/>
                <w:kern w:val="0"/>
                <w:sz w:val="21"/>
                <w:szCs w:val="18"/>
                <w:lang w:bidi="ar"/>
              </w:rPr>
              <w:t>东莞新奥</w:t>
            </w:r>
          </w:p>
        </w:tc>
        <w:tc>
          <w:tcPr>
            <w:tcW w:w="1327" w:type="dxa"/>
            <w:vMerge w:val="restart"/>
            <w:noWrap w:val="0"/>
            <w:vAlign w:val="center"/>
          </w:tcPr>
          <w:p w14:paraId="0DFCBF1B">
            <w:pPr>
              <w:keepNext w:val="0"/>
              <w:keepLines w:val="0"/>
              <w:pageBreakBefore w:val="0"/>
              <w:widowControl/>
              <w:kinsoku/>
              <w:wordWrap/>
              <w:overflowPunct/>
              <w:topLinePunct w:val="0"/>
              <w:autoSpaceDE/>
              <w:autoSpaceDN/>
              <w:bidi w:val="0"/>
              <w:adjustRightInd w:val="0"/>
              <w:snapToGrid w:val="0"/>
              <w:spacing w:line="240" w:lineRule="auto"/>
              <w:ind w:left="0" w:leftChars="0" w:firstLine="0" w:firstLineChars="0"/>
              <w:jc w:val="center"/>
              <w:textAlignment w:val="center"/>
              <w:rPr>
                <w:rFonts w:hint="eastAsia" w:asciiTheme="minorEastAsia" w:hAnsiTheme="minorEastAsia" w:eastAsiaTheme="minorEastAsia" w:cstheme="minorEastAsia"/>
                <w:color w:val="000000"/>
                <w:kern w:val="0"/>
                <w:sz w:val="21"/>
                <w:szCs w:val="18"/>
                <w:lang w:val="en-US" w:eastAsia="zh-CN" w:bidi="ar"/>
              </w:rPr>
            </w:pPr>
            <w:r>
              <w:rPr>
                <w:rFonts w:hint="eastAsia" w:asciiTheme="minorEastAsia" w:hAnsiTheme="minorEastAsia" w:eastAsiaTheme="minorEastAsia" w:cstheme="minorEastAsia"/>
                <w:color w:val="000000"/>
                <w:kern w:val="0"/>
                <w:sz w:val="21"/>
                <w:szCs w:val="18"/>
                <w:lang w:bidi="ar"/>
              </w:rPr>
              <w:t>389.</w:t>
            </w:r>
            <w:r>
              <w:rPr>
                <w:rFonts w:hint="eastAsia" w:asciiTheme="minorEastAsia" w:hAnsiTheme="minorEastAsia" w:eastAsiaTheme="minorEastAsia" w:cstheme="minorEastAsia"/>
                <w:color w:val="000000"/>
                <w:kern w:val="0"/>
                <w:sz w:val="21"/>
                <w:szCs w:val="18"/>
                <w:lang w:val="en-US" w:eastAsia="zh-CN" w:bidi="ar"/>
              </w:rPr>
              <w:t>0</w:t>
            </w:r>
          </w:p>
        </w:tc>
        <w:tc>
          <w:tcPr>
            <w:tcW w:w="1281" w:type="dxa"/>
            <w:vMerge w:val="restart"/>
            <w:noWrap w:val="0"/>
            <w:vAlign w:val="center"/>
          </w:tcPr>
          <w:p w14:paraId="4403EB2E">
            <w:pPr>
              <w:keepNext w:val="0"/>
              <w:keepLines w:val="0"/>
              <w:pageBreakBefore w:val="0"/>
              <w:widowControl/>
              <w:kinsoku/>
              <w:wordWrap/>
              <w:overflowPunct/>
              <w:topLinePunct w:val="0"/>
              <w:autoSpaceDE/>
              <w:autoSpaceDN/>
              <w:bidi w:val="0"/>
              <w:adjustRightInd w:val="0"/>
              <w:snapToGrid w:val="0"/>
              <w:spacing w:line="240" w:lineRule="auto"/>
              <w:ind w:left="0" w:leftChars="0" w:firstLine="0" w:firstLineChars="0"/>
              <w:jc w:val="center"/>
              <w:textAlignment w:val="center"/>
              <w:rPr>
                <w:rFonts w:hint="eastAsia" w:asciiTheme="minorEastAsia" w:hAnsiTheme="minorEastAsia" w:eastAsiaTheme="minorEastAsia" w:cstheme="minorEastAsia"/>
                <w:color w:val="000000"/>
                <w:kern w:val="0"/>
                <w:sz w:val="21"/>
                <w:szCs w:val="18"/>
                <w:lang w:bidi="ar"/>
              </w:rPr>
            </w:pPr>
            <w:r>
              <w:rPr>
                <w:rFonts w:hint="eastAsia" w:asciiTheme="minorEastAsia" w:hAnsiTheme="minorEastAsia" w:eastAsiaTheme="minorEastAsia" w:cstheme="minorEastAsia"/>
                <w:color w:val="000000"/>
                <w:kern w:val="0"/>
                <w:sz w:val="21"/>
                <w:szCs w:val="18"/>
                <w:lang w:bidi="ar"/>
              </w:rPr>
              <w:t>571</w:t>
            </w:r>
          </w:p>
        </w:tc>
      </w:tr>
      <w:tr w14:paraId="594EA1F3">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227" w:hRule="atLeast"/>
          <w:jc w:val="center"/>
        </w:trPr>
        <w:tc>
          <w:tcPr>
            <w:tcW w:w="737" w:type="dxa"/>
            <w:vMerge w:val="continue"/>
            <w:noWrap w:val="0"/>
            <w:vAlign w:val="center"/>
          </w:tcPr>
          <w:p w14:paraId="1EECA27A">
            <w:pPr>
              <w:keepNext w:val="0"/>
              <w:keepLines w:val="0"/>
              <w:pageBreakBefore w:val="0"/>
              <w:widowControl/>
              <w:kinsoku/>
              <w:wordWrap/>
              <w:overflowPunct/>
              <w:topLinePunct w:val="0"/>
              <w:autoSpaceDE/>
              <w:autoSpaceDN/>
              <w:bidi w:val="0"/>
              <w:adjustRightInd w:val="0"/>
              <w:snapToGrid w:val="0"/>
              <w:spacing w:line="240" w:lineRule="auto"/>
              <w:jc w:val="center"/>
              <w:textAlignment w:val="center"/>
              <w:rPr>
                <w:rFonts w:hint="eastAsia" w:asciiTheme="minorEastAsia" w:hAnsiTheme="minorEastAsia" w:eastAsiaTheme="minorEastAsia" w:cstheme="minorEastAsia"/>
                <w:sz w:val="21"/>
                <w:szCs w:val="20"/>
              </w:rPr>
            </w:pPr>
          </w:p>
        </w:tc>
        <w:tc>
          <w:tcPr>
            <w:tcW w:w="1106" w:type="dxa"/>
            <w:vMerge w:val="continue"/>
            <w:noWrap/>
            <w:vAlign w:val="center"/>
          </w:tcPr>
          <w:p w14:paraId="5EBBA7F1">
            <w:pPr>
              <w:keepNext w:val="0"/>
              <w:keepLines w:val="0"/>
              <w:pageBreakBefore w:val="0"/>
              <w:widowControl/>
              <w:kinsoku/>
              <w:wordWrap/>
              <w:overflowPunct/>
              <w:topLinePunct w:val="0"/>
              <w:autoSpaceDE/>
              <w:autoSpaceDN/>
              <w:bidi w:val="0"/>
              <w:adjustRightInd w:val="0"/>
              <w:snapToGrid w:val="0"/>
              <w:spacing w:line="240" w:lineRule="auto"/>
              <w:jc w:val="center"/>
              <w:textAlignment w:val="center"/>
              <w:rPr>
                <w:rFonts w:hint="eastAsia" w:asciiTheme="minorEastAsia" w:hAnsiTheme="minorEastAsia" w:eastAsiaTheme="minorEastAsia" w:cstheme="minorEastAsia"/>
                <w:sz w:val="21"/>
                <w:szCs w:val="20"/>
              </w:rPr>
            </w:pPr>
          </w:p>
        </w:tc>
        <w:tc>
          <w:tcPr>
            <w:tcW w:w="1361" w:type="dxa"/>
            <w:vMerge w:val="continue"/>
            <w:noWrap/>
            <w:vAlign w:val="center"/>
          </w:tcPr>
          <w:p w14:paraId="01A11597">
            <w:pPr>
              <w:keepNext w:val="0"/>
              <w:keepLines w:val="0"/>
              <w:pageBreakBefore w:val="0"/>
              <w:widowControl/>
              <w:kinsoku/>
              <w:wordWrap/>
              <w:overflowPunct/>
              <w:topLinePunct w:val="0"/>
              <w:autoSpaceDE/>
              <w:autoSpaceDN/>
              <w:bidi w:val="0"/>
              <w:adjustRightInd w:val="0"/>
              <w:snapToGrid w:val="0"/>
              <w:spacing w:line="240" w:lineRule="auto"/>
              <w:jc w:val="center"/>
              <w:textAlignment w:val="center"/>
              <w:rPr>
                <w:rFonts w:hint="eastAsia" w:asciiTheme="minorEastAsia" w:hAnsiTheme="minorEastAsia" w:eastAsiaTheme="minorEastAsia" w:cstheme="minorEastAsia"/>
                <w:sz w:val="21"/>
                <w:szCs w:val="20"/>
              </w:rPr>
            </w:pPr>
          </w:p>
        </w:tc>
        <w:tc>
          <w:tcPr>
            <w:tcW w:w="1083" w:type="dxa"/>
            <w:vMerge w:val="continue"/>
            <w:noWrap w:val="0"/>
            <w:vAlign w:val="center"/>
          </w:tcPr>
          <w:p w14:paraId="61845499">
            <w:pPr>
              <w:keepNext w:val="0"/>
              <w:keepLines w:val="0"/>
              <w:pageBreakBefore w:val="0"/>
              <w:widowControl/>
              <w:kinsoku/>
              <w:wordWrap/>
              <w:overflowPunct/>
              <w:topLinePunct w:val="0"/>
              <w:autoSpaceDE/>
              <w:autoSpaceDN/>
              <w:bidi w:val="0"/>
              <w:adjustRightInd w:val="0"/>
              <w:snapToGrid w:val="0"/>
              <w:spacing w:line="240" w:lineRule="auto"/>
              <w:jc w:val="center"/>
              <w:textAlignment w:val="center"/>
              <w:rPr>
                <w:rFonts w:hint="eastAsia" w:asciiTheme="minorEastAsia" w:hAnsiTheme="minorEastAsia" w:eastAsiaTheme="minorEastAsia" w:cstheme="minorEastAsia"/>
                <w:sz w:val="21"/>
                <w:szCs w:val="20"/>
              </w:rPr>
            </w:pPr>
          </w:p>
        </w:tc>
        <w:tc>
          <w:tcPr>
            <w:tcW w:w="1281" w:type="dxa"/>
            <w:noWrap w:val="0"/>
            <w:vAlign w:val="center"/>
          </w:tcPr>
          <w:p w14:paraId="13F04452">
            <w:pPr>
              <w:keepNext w:val="0"/>
              <w:keepLines w:val="0"/>
              <w:pageBreakBefore w:val="0"/>
              <w:widowControl/>
              <w:kinsoku/>
              <w:wordWrap/>
              <w:overflowPunct/>
              <w:topLinePunct w:val="0"/>
              <w:autoSpaceDE/>
              <w:autoSpaceDN/>
              <w:bidi w:val="0"/>
              <w:adjustRightInd w:val="0"/>
              <w:snapToGrid w:val="0"/>
              <w:spacing w:line="240" w:lineRule="auto"/>
              <w:ind w:left="0" w:leftChars="0" w:firstLine="0" w:firstLineChars="0"/>
              <w:jc w:val="center"/>
              <w:textAlignment w:val="center"/>
              <w:rPr>
                <w:rFonts w:hint="eastAsia" w:asciiTheme="minorEastAsia" w:hAnsiTheme="minorEastAsia" w:eastAsiaTheme="minorEastAsia" w:cstheme="minorEastAsia"/>
                <w:color w:val="000000"/>
                <w:kern w:val="0"/>
                <w:sz w:val="21"/>
                <w:szCs w:val="18"/>
                <w:lang w:bidi="ar"/>
              </w:rPr>
            </w:pPr>
            <w:r>
              <w:rPr>
                <w:rFonts w:hint="eastAsia" w:asciiTheme="minorEastAsia" w:hAnsiTheme="minorEastAsia" w:eastAsiaTheme="minorEastAsia" w:cstheme="minorEastAsia"/>
                <w:color w:val="000000"/>
                <w:kern w:val="0"/>
                <w:sz w:val="21"/>
                <w:szCs w:val="18"/>
                <w:lang w:bidi="ar"/>
              </w:rPr>
              <w:t>上海绿升翔</w:t>
            </w:r>
          </w:p>
        </w:tc>
        <w:tc>
          <w:tcPr>
            <w:tcW w:w="1327" w:type="dxa"/>
            <w:vMerge w:val="continue"/>
            <w:noWrap w:val="0"/>
            <w:vAlign w:val="center"/>
          </w:tcPr>
          <w:p w14:paraId="62207C88">
            <w:pPr>
              <w:keepNext w:val="0"/>
              <w:keepLines w:val="0"/>
              <w:pageBreakBefore w:val="0"/>
              <w:widowControl/>
              <w:kinsoku/>
              <w:wordWrap/>
              <w:overflowPunct/>
              <w:topLinePunct w:val="0"/>
              <w:autoSpaceDE/>
              <w:autoSpaceDN/>
              <w:bidi w:val="0"/>
              <w:adjustRightInd w:val="0"/>
              <w:snapToGrid w:val="0"/>
              <w:spacing w:line="240" w:lineRule="auto"/>
              <w:jc w:val="center"/>
              <w:textAlignment w:val="center"/>
              <w:rPr>
                <w:rFonts w:hint="eastAsia" w:asciiTheme="minorEastAsia" w:hAnsiTheme="minorEastAsia" w:eastAsiaTheme="minorEastAsia" w:cstheme="minorEastAsia"/>
                <w:color w:val="000000"/>
                <w:kern w:val="0"/>
                <w:sz w:val="21"/>
                <w:szCs w:val="18"/>
                <w:lang w:bidi="ar"/>
              </w:rPr>
            </w:pPr>
          </w:p>
        </w:tc>
        <w:tc>
          <w:tcPr>
            <w:tcW w:w="1281" w:type="dxa"/>
            <w:vMerge w:val="continue"/>
            <w:noWrap w:val="0"/>
            <w:vAlign w:val="center"/>
          </w:tcPr>
          <w:p w14:paraId="1D05D328">
            <w:pPr>
              <w:keepNext w:val="0"/>
              <w:keepLines w:val="0"/>
              <w:pageBreakBefore w:val="0"/>
              <w:widowControl/>
              <w:kinsoku/>
              <w:wordWrap/>
              <w:overflowPunct/>
              <w:topLinePunct w:val="0"/>
              <w:autoSpaceDE/>
              <w:autoSpaceDN/>
              <w:bidi w:val="0"/>
              <w:adjustRightInd w:val="0"/>
              <w:snapToGrid w:val="0"/>
              <w:spacing w:line="240" w:lineRule="auto"/>
              <w:jc w:val="center"/>
              <w:textAlignment w:val="center"/>
              <w:rPr>
                <w:rFonts w:hint="eastAsia" w:asciiTheme="minorEastAsia" w:hAnsiTheme="minorEastAsia" w:eastAsiaTheme="minorEastAsia" w:cstheme="minorEastAsia"/>
                <w:color w:val="000000"/>
                <w:kern w:val="0"/>
                <w:sz w:val="21"/>
                <w:szCs w:val="18"/>
                <w:lang w:bidi="ar"/>
              </w:rPr>
            </w:pPr>
          </w:p>
        </w:tc>
      </w:tr>
      <w:tr w14:paraId="2597CD32">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170" w:hRule="atLeast"/>
          <w:jc w:val="center"/>
        </w:trPr>
        <w:tc>
          <w:tcPr>
            <w:tcW w:w="737" w:type="dxa"/>
            <w:vMerge w:val="continue"/>
            <w:noWrap w:val="0"/>
            <w:vAlign w:val="center"/>
          </w:tcPr>
          <w:p w14:paraId="6A4613BF">
            <w:pPr>
              <w:keepNext w:val="0"/>
              <w:keepLines w:val="0"/>
              <w:pageBreakBefore w:val="0"/>
              <w:widowControl/>
              <w:kinsoku/>
              <w:wordWrap/>
              <w:overflowPunct/>
              <w:topLinePunct w:val="0"/>
              <w:autoSpaceDE/>
              <w:autoSpaceDN/>
              <w:bidi w:val="0"/>
              <w:adjustRightInd w:val="0"/>
              <w:snapToGrid w:val="0"/>
              <w:spacing w:line="240" w:lineRule="auto"/>
              <w:jc w:val="center"/>
              <w:textAlignment w:val="center"/>
              <w:rPr>
                <w:rFonts w:hint="eastAsia" w:asciiTheme="minorEastAsia" w:hAnsiTheme="minorEastAsia" w:eastAsiaTheme="minorEastAsia" w:cstheme="minorEastAsia"/>
                <w:color w:val="000000"/>
                <w:kern w:val="0"/>
                <w:sz w:val="21"/>
                <w:szCs w:val="18"/>
                <w:lang w:bidi="ar"/>
              </w:rPr>
            </w:pPr>
          </w:p>
        </w:tc>
        <w:tc>
          <w:tcPr>
            <w:tcW w:w="1106" w:type="dxa"/>
            <w:vMerge w:val="continue"/>
            <w:noWrap/>
            <w:vAlign w:val="center"/>
          </w:tcPr>
          <w:p w14:paraId="27904416">
            <w:pPr>
              <w:keepNext w:val="0"/>
              <w:keepLines w:val="0"/>
              <w:pageBreakBefore w:val="0"/>
              <w:widowControl/>
              <w:kinsoku/>
              <w:wordWrap/>
              <w:overflowPunct/>
              <w:topLinePunct w:val="0"/>
              <w:autoSpaceDE/>
              <w:autoSpaceDN/>
              <w:bidi w:val="0"/>
              <w:adjustRightInd w:val="0"/>
              <w:snapToGrid w:val="0"/>
              <w:spacing w:line="240" w:lineRule="auto"/>
              <w:jc w:val="center"/>
              <w:textAlignment w:val="center"/>
              <w:rPr>
                <w:rFonts w:hint="eastAsia" w:asciiTheme="minorEastAsia" w:hAnsiTheme="minorEastAsia" w:eastAsiaTheme="minorEastAsia" w:cstheme="minorEastAsia"/>
                <w:color w:val="000000"/>
                <w:kern w:val="0"/>
                <w:sz w:val="21"/>
                <w:szCs w:val="18"/>
                <w:lang w:bidi="ar"/>
              </w:rPr>
            </w:pPr>
          </w:p>
        </w:tc>
        <w:tc>
          <w:tcPr>
            <w:tcW w:w="1361" w:type="dxa"/>
            <w:vMerge w:val="continue"/>
            <w:noWrap/>
            <w:vAlign w:val="center"/>
          </w:tcPr>
          <w:p w14:paraId="25A91F7F">
            <w:pPr>
              <w:keepNext w:val="0"/>
              <w:keepLines w:val="0"/>
              <w:pageBreakBefore w:val="0"/>
              <w:widowControl/>
              <w:kinsoku/>
              <w:wordWrap/>
              <w:overflowPunct/>
              <w:topLinePunct w:val="0"/>
              <w:autoSpaceDE/>
              <w:autoSpaceDN/>
              <w:bidi w:val="0"/>
              <w:adjustRightInd w:val="0"/>
              <w:snapToGrid w:val="0"/>
              <w:spacing w:line="240" w:lineRule="auto"/>
              <w:jc w:val="center"/>
              <w:textAlignment w:val="center"/>
              <w:rPr>
                <w:rFonts w:hint="eastAsia" w:asciiTheme="minorEastAsia" w:hAnsiTheme="minorEastAsia" w:eastAsiaTheme="minorEastAsia" w:cstheme="minorEastAsia"/>
                <w:color w:val="000000"/>
                <w:kern w:val="0"/>
                <w:sz w:val="21"/>
                <w:szCs w:val="18"/>
                <w:lang w:bidi="ar"/>
              </w:rPr>
            </w:pPr>
          </w:p>
        </w:tc>
        <w:tc>
          <w:tcPr>
            <w:tcW w:w="1083" w:type="dxa"/>
            <w:vMerge w:val="continue"/>
            <w:noWrap w:val="0"/>
            <w:vAlign w:val="center"/>
          </w:tcPr>
          <w:p w14:paraId="79F41EC4">
            <w:pPr>
              <w:keepNext w:val="0"/>
              <w:keepLines w:val="0"/>
              <w:pageBreakBefore w:val="0"/>
              <w:widowControl/>
              <w:kinsoku/>
              <w:wordWrap/>
              <w:overflowPunct/>
              <w:topLinePunct w:val="0"/>
              <w:autoSpaceDE/>
              <w:autoSpaceDN/>
              <w:bidi w:val="0"/>
              <w:adjustRightInd w:val="0"/>
              <w:snapToGrid w:val="0"/>
              <w:spacing w:line="240" w:lineRule="auto"/>
              <w:jc w:val="center"/>
              <w:textAlignment w:val="center"/>
              <w:rPr>
                <w:rFonts w:hint="eastAsia" w:asciiTheme="minorEastAsia" w:hAnsiTheme="minorEastAsia" w:eastAsiaTheme="minorEastAsia" w:cstheme="minorEastAsia"/>
                <w:color w:val="000000"/>
                <w:kern w:val="0"/>
                <w:sz w:val="21"/>
                <w:szCs w:val="18"/>
                <w:lang w:bidi="ar"/>
              </w:rPr>
            </w:pPr>
          </w:p>
        </w:tc>
        <w:tc>
          <w:tcPr>
            <w:tcW w:w="1281" w:type="dxa"/>
            <w:noWrap w:val="0"/>
            <w:vAlign w:val="center"/>
          </w:tcPr>
          <w:p w14:paraId="27299136">
            <w:pPr>
              <w:keepNext w:val="0"/>
              <w:keepLines w:val="0"/>
              <w:pageBreakBefore w:val="0"/>
              <w:widowControl/>
              <w:kinsoku/>
              <w:wordWrap/>
              <w:overflowPunct/>
              <w:topLinePunct w:val="0"/>
              <w:autoSpaceDE/>
              <w:autoSpaceDN/>
              <w:bidi w:val="0"/>
              <w:adjustRightInd w:val="0"/>
              <w:snapToGrid w:val="0"/>
              <w:spacing w:line="240" w:lineRule="auto"/>
              <w:ind w:left="0" w:leftChars="0" w:firstLine="0" w:firstLineChars="0"/>
              <w:jc w:val="center"/>
              <w:textAlignment w:val="center"/>
              <w:rPr>
                <w:rFonts w:hint="eastAsia" w:asciiTheme="minorEastAsia" w:hAnsiTheme="minorEastAsia" w:eastAsiaTheme="minorEastAsia" w:cstheme="minorEastAsia"/>
                <w:color w:val="000000"/>
                <w:kern w:val="0"/>
                <w:sz w:val="21"/>
                <w:szCs w:val="18"/>
                <w:lang w:bidi="ar"/>
              </w:rPr>
            </w:pPr>
            <w:r>
              <w:rPr>
                <w:rFonts w:hint="eastAsia" w:asciiTheme="minorEastAsia" w:hAnsiTheme="minorEastAsia" w:eastAsiaTheme="minorEastAsia" w:cstheme="minorEastAsia"/>
                <w:color w:val="000000"/>
                <w:kern w:val="0"/>
                <w:sz w:val="21"/>
                <w:szCs w:val="18"/>
                <w:lang w:bidi="ar"/>
              </w:rPr>
              <w:t>华能谢岗</w:t>
            </w:r>
          </w:p>
        </w:tc>
        <w:tc>
          <w:tcPr>
            <w:tcW w:w="1327" w:type="dxa"/>
            <w:noWrap w:val="0"/>
            <w:vAlign w:val="center"/>
          </w:tcPr>
          <w:p w14:paraId="47EB6BEE">
            <w:pPr>
              <w:keepNext w:val="0"/>
              <w:keepLines w:val="0"/>
              <w:pageBreakBefore w:val="0"/>
              <w:widowControl/>
              <w:kinsoku/>
              <w:wordWrap/>
              <w:overflowPunct/>
              <w:topLinePunct w:val="0"/>
              <w:autoSpaceDE/>
              <w:autoSpaceDN/>
              <w:bidi w:val="0"/>
              <w:adjustRightInd w:val="0"/>
              <w:snapToGrid w:val="0"/>
              <w:spacing w:line="240" w:lineRule="auto"/>
              <w:ind w:left="0" w:leftChars="0" w:firstLine="0" w:firstLineChars="0"/>
              <w:jc w:val="center"/>
              <w:textAlignment w:val="center"/>
              <w:rPr>
                <w:rFonts w:hint="eastAsia" w:asciiTheme="minorEastAsia" w:hAnsiTheme="minorEastAsia" w:eastAsiaTheme="minorEastAsia" w:cstheme="minorEastAsia"/>
                <w:color w:val="000000"/>
                <w:kern w:val="0"/>
                <w:sz w:val="21"/>
                <w:szCs w:val="18"/>
                <w:lang w:eastAsia="zh-CN" w:bidi="ar"/>
              </w:rPr>
            </w:pPr>
            <w:r>
              <w:rPr>
                <w:rFonts w:hint="eastAsia" w:asciiTheme="minorEastAsia" w:hAnsiTheme="minorEastAsia" w:eastAsiaTheme="minorEastAsia" w:cstheme="minorEastAsia"/>
                <w:color w:val="000000"/>
                <w:kern w:val="0"/>
                <w:sz w:val="21"/>
                <w:szCs w:val="18"/>
                <w:lang w:bidi="ar"/>
              </w:rPr>
              <w:t>316.</w:t>
            </w:r>
            <w:r>
              <w:rPr>
                <w:rFonts w:hint="eastAsia" w:asciiTheme="minorEastAsia" w:hAnsiTheme="minorEastAsia" w:eastAsiaTheme="minorEastAsia" w:cstheme="minorEastAsia"/>
                <w:color w:val="000000"/>
                <w:kern w:val="0"/>
                <w:sz w:val="21"/>
                <w:szCs w:val="18"/>
                <w:lang w:val="en-US" w:eastAsia="zh-CN" w:bidi="ar"/>
              </w:rPr>
              <w:t>7</w:t>
            </w:r>
          </w:p>
        </w:tc>
        <w:tc>
          <w:tcPr>
            <w:tcW w:w="1281" w:type="dxa"/>
            <w:noWrap w:val="0"/>
            <w:vAlign w:val="center"/>
          </w:tcPr>
          <w:p w14:paraId="0E8BEBD5">
            <w:pPr>
              <w:keepNext w:val="0"/>
              <w:keepLines w:val="0"/>
              <w:pageBreakBefore w:val="0"/>
              <w:widowControl/>
              <w:kinsoku/>
              <w:wordWrap/>
              <w:overflowPunct/>
              <w:topLinePunct w:val="0"/>
              <w:autoSpaceDE/>
              <w:autoSpaceDN/>
              <w:bidi w:val="0"/>
              <w:adjustRightInd w:val="0"/>
              <w:snapToGrid w:val="0"/>
              <w:spacing w:line="240" w:lineRule="auto"/>
              <w:ind w:left="0" w:leftChars="0" w:firstLine="0" w:firstLineChars="0"/>
              <w:jc w:val="center"/>
              <w:textAlignment w:val="center"/>
              <w:rPr>
                <w:rFonts w:hint="eastAsia" w:asciiTheme="minorEastAsia" w:hAnsiTheme="minorEastAsia" w:eastAsiaTheme="minorEastAsia" w:cstheme="minorEastAsia"/>
                <w:color w:val="000000"/>
                <w:kern w:val="0"/>
                <w:sz w:val="21"/>
                <w:szCs w:val="18"/>
                <w:lang w:bidi="ar"/>
              </w:rPr>
            </w:pPr>
            <w:r>
              <w:rPr>
                <w:rFonts w:hint="eastAsia" w:asciiTheme="minorEastAsia" w:hAnsiTheme="minorEastAsia" w:eastAsiaTheme="minorEastAsia" w:cstheme="minorEastAsia"/>
                <w:color w:val="000000"/>
                <w:kern w:val="0"/>
                <w:sz w:val="21"/>
                <w:szCs w:val="18"/>
                <w:lang w:bidi="ar"/>
              </w:rPr>
              <w:t>384</w:t>
            </w:r>
          </w:p>
        </w:tc>
      </w:tr>
      <w:tr w14:paraId="0FC5C428">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510" w:hRule="atLeast"/>
          <w:jc w:val="center"/>
        </w:trPr>
        <w:tc>
          <w:tcPr>
            <w:tcW w:w="737" w:type="dxa"/>
            <w:vMerge w:val="continue"/>
            <w:noWrap w:val="0"/>
            <w:vAlign w:val="center"/>
          </w:tcPr>
          <w:p w14:paraId="452E4742">
            <w:pPr>
              <w:keepNext w:val="0"/>
              <w:keepLines w:val="0"/>
              <w:pageBreakBefore w:val="0"/>
              <w:kinsoku/>
              <w:wordWrap/>
              <w:overflowPunct/>
              <w:topLinePunct w:val="0"/>
              <w:autoSpaceDE/>
              <w:autoSpaceDN/>
              <w:bidi w:val="0"/>
              <w:adjustRightInd w:val="0"/>
              <w:snapToGrid w:val="0"/>
              <w:spacing w:line="240" w:lineRule="auto"/>
              <w:jc w:val="center"/>
              <w:rPr>
                <w:rFonts w:hint="eastAsia" w:asciiTheme="minorEastAsia" w:hAnsiTheme="minorEastAsia" w:eastAsiaTheme="minorEastAsia" w:cstheme="minorEastAsia"/>
                <w:color w:val="000000"/>
                <w:sz w:val="21"/>
                <w:szCs w:val="18"/>
              </w:rPr>
            </w:pPr>
          </w:p>
        </w:tc>
        <w:tc>
          <w:tcPr>
            <w:tcW w:w="1106" w:type="dxa"/>
            <w:vMerge w:val="continue"/>
            <w:noWrap/>
            <w:vAlign w:val="center"/>
          </w:tcPr>
          <w:p w14:paraId="32C0D388">
            <w:pPr>
              <w:keepNext w:val="0"/>
              <w:keepLines w:val="0"/>
              <w:pageBreakBefore w:val="0"/>
              <w:kinsoku/>
              <w:wordWrap/>
              <w:overflowPunct/>
              <w:topLinePunct w:val="0"/>
              <w:autoSpaceDE/>
              <w:autoSpaceDN/>
              <w:bidi w:val="0"/>
              <w:adjustRightInd w:val="0"/>
              <w:snapToGrid w:val="0"/>
              <w:spacing w:line="240" w:lineRule="auto"/>
              <w:jc w:val="center"/>
              <w:rPr>
                <w:rFonts w:hint="eastAsia" w:asciiTheme="minorEastAsia" w:hAnsiTheme="minorEastAsia" w:eastAsiaTheme="minorEastAsia" w:cstheme="minorEastAsia"/>
                <w:color w:val="000000"/>
                <w:sz w:val="21"/>
                <w:szCs w:val="18"/>
              </w:rPr>
            </w:pPr>
          </w:p>
        </w:tc>
        <w:tc>
          <w:tcPr>
            <w:tcW w:w="1361" w:type="dxa"/>
            <w:vMerge w:val="continue"/>
            <w:noWrap/>
            <w:vAlign w:val="center"/>
          </w:tcPr>
          <w:p w14:paraId="6AD39478">
            <w:pPr>
              <w:keepNext w:val="0"/>
              <w:keepLines w:val="0"/>
              <w:pageBreakBefore w:val="0"/>
              <w:kinsoku/>
              <w:wordWrap/>
              <w:overflowPunct/>
              <w:topLinePunct w:val="0"/>
              <w:autoSpaceDE/>
              <w:autoSpaceDN/>
              <w:bidi w:val="0"/>
              <w:adjustRightInd w:val="0"/>
              <w:snapToGrid w:val="0"/>
              <w:spacing w:line="240" w:lineRule="auto"/>
              <w:jc w:val="center"/>
              <w:rPr>
                <w:rFonts w:hint="eastAsia" w:asciiTheme="minorEastAsia" w:hAnsiTheme="minorEastAsia" w:eastAsiaTheme="minorEastAsia" w:cstheme="minorEastAsia"/>
                <w:color w:val="000000"/>
                <w:sz w:val="21"/>
                <w:szCs w:val="18"/>
              </w:rPr>
            </w:pPr>
          </w:p>
        </w:tc>
        <w:tc>
          <w:tcPr>
            <w:tcW w:w="1083" w:type="dxa"/>
            <w:noWrap w:val="0"/>
            <w:vAlign w:val="center"/>
          </w:tcPr>
          <w:p w14:paraId="26C93BF5">
            <w:pPr>
              <w:keepNext w:val="0"/>
              <w:keepLines w:val="0"/>
              <w:pageBreakBefore w:val="0"/>
              <w:widowControl/>
              <w:kinsoku/>
              <w:wordWrap/>
              <w:overflowPunct/>
              <w:topLinePunct w:val="0"/>
              <w:autoSpaceDE/>
              <w:autoSpaceDN/>
              <w:bidi w:val="0"/>
              <w:adjustRightInd w:val="0"/>
              <w:snapToGrid w:val="0"/>
              <w:spacing w:line="240" w:lineRule="auto"/>
              <w:ind w:left="0" w:leftChars="0" w:firstLine="0" w:firstLineChars="0"/>
              <w:jc w:val="center"/>
              <w:textAlignment w:val="center"/>
              <w:rPr>
                <w:rFonts w:hint="eastAsia" w:asciiTheme="minorEastAsia" w:hAnsiTheme="minorEastAsia" w:eastAsiaTheme="minorEastAsia" w:cstheme="minorEastAsia"/>
                <w:color w:val="000000"/>
                <w:kern w:val="0"/>
                <w:sz w:val="21"/>
                <w:szCs w:val="18"/>
                <w:lang w:bidi="ar"/>
              </w:rPr>
            </w:pPr>
            <w:r>
              <w:rPr>
                <w:rFonts w:hint="eastAsia" w:asciiTheme="minorEastAsia" w:hAnsiTheme="minorEastAsia" w:eastAsiaTheme="minorEastAsia" w:cstheme="minorEastAsia"/>
                <w:color w:val="000000"/>
                <w:kern w:val="0"/>
                <w:sz w:val="21"/>
                <w:szCs w:val="18"/>
                <w:lang w:bidi="ar"/>
              </w:rPr>
              <w:t>樟木头站</w:t>
            </w:r>
          </w:p>
        </w:tc>
        <w:tc>
          <w:tcPr>
            <w:tcW w:w="1281" w:type="dxa"/>
            <w:noWrap w:val="0"/>
            <w:vAlign w:val="center"/>
          </w:tcPr>
          <w:p w14:paraId="102ADCE0">
            <w:pPr>
              <w:keepNext w:val="0"/>
              <w:keepLines w:val="0"/>
              <w:pageBreakBefore w:val="0"/>
              <w:widowControl/>
              <w:kinsoku/>
              <w:wordWrap/>
              <w:overflowPunct/>
              <w:topLinePunct w:val="0"/>
              <w:autoSpaceDE/>
              <w:autoSpaceDN/>
              <w:bidi w:val="0"/>
              <w:adjustRightInd w:val="0"/>
              <w:snapToGrid w:val="0"/>
              <w:spacing w:line="240" w:lineRule="auto"/>
              <w:ind w:left="0" w:leftChars="0" w:firstLine="0" w:firstLineChars="0"/>
              <w:jc w:val="center"/>
              <w:textAlignment w:val="center"/>
              <w:rPr>
                <w:rFonts w:hint="eastAsia" w:asciiTheme="minorEastAsia" w:hAnsiTheme="minorEastAsia" w:eastAsiaTheme="minorEastAsia" w:cstheme="minorEastAsia"/>
                <w:color w:val="000000"/>
                <w:kern w:val="0"/>
                <w:sz w:val="21"/>
                <w:szCs w:val="18"/>
                <w:lang w:bidi="ar"/>
              </w:rPr>
            </w:pPr>
            <w:r>
              <w:rPr>
                <w:rFonts w:hint="eastAsia" w:asciiTheme="minorEastAsia" w:hAnsiTheme="minorEastAsia" w:eastAsiaTheme="minorEastAsia" w:cstheme="minorEastAsia"/>
                <w:color w:val="000000"/>
                <w:kern w:val="0"/>
                <w:sz w:val="21"/>
                <w:szCs w:val="18"/>
                <w:lang w:bidi="ar"/>
              </w:rPr>
              <w:t>东莞樟洋电厂</w:t>
            </w:r>
          </w:p>
        </w:tc>
        <w:tc>
          <w:tcPr>
            <w:tcW w:w="1327" w:type="dxa"/>
            <w:noWrap w:val="0"/>
            <w:vAlign w:val="center"/>
          </w:tcPr>
          <w:p w14:paraId="4F1E0CEF">
            <w:pPr>
              <w:keepNext w:val="0"/>
              <w:keepLines w:val="0"/>
              <w:pageBreakBefore w:val="0"/>
              <w:widowControl/>
              <w:kinsoku/>
              <w:wordWrap/>
              <w:overflowPunct/>
              <w:topLinePunct w:val="0"/>
              <w:autoSpaceDE/>
              <w:autoSpaceDN/>
              <w:bidi w:val="0"/>
              <w:adjustRightInd w:val="0"/>
              <w:snapToGrid w:val="0"/>
              <w:spacing w:line="240" w:lineRule="auto"/>
              <w:ind w:left="0" w:leftChars="0" w:firstLine="0" w:firstLineChars="0"/>
              <w:jc w:val="center"/>
              <w:textAlignment w:val="center"/>
              <w:rPr>
                <w:rFonts w:hint="eastAsia" w:asciiTheme="minorEastAsia" w:hAnsiTheme="minorEastAsia" w:eastAsiaTheme="minorEastAsia" w:cstheme="minorEastAsia"/>
                <w:color w:val="000000"/>
                <w:kern w:val="0"/>
                <w:sz w:val="21"/>
                <w:szCs w:val="18"/>
                <w:lang w:eastAsia="zh-CN" w:bidi="ar"/>
              </w:rPr>
            </w:pPr>
            <w:r>
              <w:rPr>
                <w:rFonts w:hint="eastAsia" w:asciiTheme="minorEastAsia" w:hAnsiTheme="minorEastAsia" w:eastAsiaTheme="minorEastAsia" w:cstheme="minorEastAsia"/>
                <w:color w:val="000000"/>
                <w:kern w:val="0"/>
                <w:sz w:val="21"/>
                <w:szCs w:val="18"/>
                <w:lang w:bidi="ar"/>
              </w:rPr>
              <w:t>338.</w:t>
            </w:r>
            <w:r>
              <w:rPr>
                <w:rFonts w:hint="eastAsia" w:asciiTheme="minorEastAsia" w:hAnsiTheme="minorEastAsia" w:eastAsiaTheme="minorEastAsia" w:cstheme="minorEastAsia"/>
                <w:color w:val="000000"/>
                <w:kern w:val="0"/>
                <w:sz w:val="21"/>
                <w:szCs w:val="18"/>
                <w:lang w:val="en-US" w:eastAsia="zh-CN" w:bidi="ar"/>
              </w:rPr>
              <w:t>6</w:t>
            </w:r>
          </w:p>
        </w:tc>
        <w:tc>
          <w:tcPr>
            <w:tcW w:w="1281" w:type="dxa"/>
            <w:noWrap w:val="0"/>
            <w:vAlign w:val="center"/>
          </w:tcPr>
          <w:p w14:paraId="21BB4E71">
            <w:pPr>
              <w:keepNext w:val="0"/>
              <w:keepLines w:val="0"/>
              <w:pageBreakBefore w:val="0"/>
              <w:widowControl/>
              <w:kinsoku/>
              <w:wordWrap/>
              <w:overflowPunct/>
              <w:topLinePunct w:val="0"/>
              <w:autoSpaceDE/>
              <w:autoSpaceDN/>
              <w:bidi w:val="0"/>
              <w:adjustRightInd w:val="0"/>
              <w:snapToGrid w:val="0"/>
              <w:spacing w:line="240" w:lineRule="auto"/>
              <w:ind w:left="0" w:leftChars="0" w:firstLine="0" w:firstLineChars="0"/>
              <w:jc w:val="center"/>
              <w:textAlignment w:val="center"/>
              <w:rPr>
                <w:rFonts w:hint="eastAsia" w:asciiTheme="minorEastAsia" w:hAnsiTheme="minorEastAsia" w:eastAsiaTheme="minorEastAsia" w:cstheme="minorEastAsia"/>
                <w:color w:val="000000"/>
                <w:kern w:val="0"/>
                <w:sz w:val="21"/>
                <w:szCs w:val="18"/>
                <w:lang w:bidi="ar"/>
              </w:rPr>
            </w:pPr>
            <w:r>
              <w:rPr>
                <w:rFonts w:hint="eastAsia" w:asciiTheme="minorEastAsia" w:hAnsiTheme="minorEastAsia" w:eastAsiaTheme="minorEastAsia" w:cstheme="minorEastAsia"/>
                <w:color w:val="000000"/>
                <w:kern w:val="0"/>
                <w:sz w:val="21"/>
                <w:szCs w:val="18"/>
                <w:lang w:bidi="ar"/>
              </w:rPr>
              <w:t>639</w:t>
            </w:r>
          </w:p>
        </w:tc>
      </w:tr>
      <w:tr w14:paraId="6ECA27BB">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283" w:hRule="atLeast"/>
          <w:jc w:val="center"/>
        </w:trPr>
        <w:tc>
          <w:tcPr>
            <w:tcW w:w="737" w:type="dxa"/>
            <w:vMerge w:val="continue"/>
            <w:noWrap w:val="0"/>
            <w:vAlign w:val="center"/>
          </w:tcPr>
          <w:p w14:paraId="325AD1B2">
            <w:pPr>
              <w:keepNext w:val="0"/>
              <w:keepLines w:val="0"/>
              <w:pageBreakBefore w:val="0"/>
              <w:kinsoku/>
              <w:wordWrap/>
              <w:overflowPunct/>
              <w:topLinePunct w:val="0"/>
              <w:autoSpaceDE/>
              <w:autoSpaceDN/>
              <w:bidi w:val="0"/>
              <w:adjustRightInd w:val="0"/>
              <w:snapToGrid w:val="0"/>
              <w:spacing w:line="240" w:lineRule="auto"/>
              <w:jc w:val="center"/>
              <w:rPr>
                <w:rFonts w:hint="eastAsia" w:asciiTheme="minorEastAsia" w:hAnsiTheme="minorEastAsia" w:eastAsiaTheme="minorEastAsia" w:cstheme="minorEastAsia"/>
                <w:color w:val="000000"/>
                <w:sz w:val="21"/>
                <w:szCs w:val="18"/>
              </w:rPr>
            </w:pPr>
          </w:p>
        </w:tc>
        <w:tc>
          <w:tcPr>
            <w:tcW w:w="1106" w:type="dxa"/>
            <w:vMerge w:val="continue"/>
            <w:noWrap/>
            <w:vAlign w:val="center"/>
          </w:tcPr>
          <w:p w14:paraId="61E01DFF">
            <w:pPr>
              <w:keepNext w:val="0"/>
              <w:keepLines w:val="0"/>
              <w:pageBreakBefore w:val="0"/>
              <w:kinsoku/>
              <w:wordWrap/>
              <w:overflowPunct/>
              <w:topLinePunct w:val="0"/>
              <w:autoSpaceDE/>
              <w:autoSpaceDN/>
              <w:bidi w:val="0"/>
              <w:adjustRightInd w:val="0"/>
              <w:snapToGrid w:val="0"/>
              <w:spacing w:line="240" w:lineRule="auto"/>
              <w:jc w:val="center"/>
              <w:rPr>
                <w:rFonts w:hint="eastAsia" w:asciiTheme="minorEastAsia" w:hAnsiTheme="minorEastAsia" w:eastAsiaTheme="minorEastAsia" w:cstheme="minorEastAsia"/>
                <w:color w:val="000000"/>
                <w:sz w:val="21"/>
                <w:szCs w:val="18"/>
              </w:rPr>
            </w:pPr>
          </w:p>
        </w:tc>
        <w:tc>
          <w:tcPr>
            <w:tcW w:w="1361" w:type="dxa"/>
            <w:vMerge w:val="continue"/>
            <w:noWrap/>
            <w:vAlign w:val="center"/>
          </w:tcPr>
          <w:p w14:paraId="2CE6B35A">
            <w:pPr>
              <w:keepNext w:val="0"/>
              <w:keepLines w:val="0"/>
              <w:pageBreakBefore w:val="0"/>
              <w:kinsoku/>
              <w:wordWrap/>
              <w:overflowPunct/>
              <w:topLinePunct w:val="0"/>
              <w:autoSpaceDE/>
              <w:autoSpaceDN/>
              <w:bidi w:val="0"/>
              <w:adjustRightInd w:val="0"/>
              <w:snapToGrid w:val="0"/>
              <w:spacing w:line="240" w:lineRule="auto"/>
              <w:jc w:val="center"/>
              <w:rPr>
                <w:rFonts w:hint="eastAsia" w:asciiTheme="minorEastAsia" w:hAnsiTheme="minorEastAsia" w:eastAsiaTheme="minorEastAsia" w:cstheme="minorEastAsia"/>
                <w:color w:val="000000"/>
                <w:sz w:val="21"/>
                <w:szCs w:val="18"/>
              </w:rPr>
            </w:pPr>
          </w:p>
        </w:tc>
        <w:tc>
          <w:tcPr>
            <w:tcW w:w="1083" w:type="dxa"/>
            <w:vMerge w:val="restart"/>
            <w:noWrap w:val="0"/>
            <w:vAlign w:val="center"/>
          </w:tcPr>
          <w:p w14:paraId="20006B32">
            <w:pPr>
              <w:keepNext w:val="0"/>
              <w:keepLines w:val="0"/>
              <w:pageBreakBefore w:val="0"/>
              <w:widowControl/>
              <w:kinsoku/>
              <w:wordWrap/>
              <w:overflowPunct/>
              <w:topLinePunct w:val="0"/>
              <w:autoSpaceDE/>
              <w:autoSpaceDN/>
              <w:bidi w:val="0"/>
              <w:adjustRightInd w:val="0"/>
              <w:snapToGrid w:val="0"/>
              <w:spacing w:line="240" w:lineRule="auto"/>
              <w:ind w:left="0" w:leftChars="0" w:firstLine="0" w:firstLineChars="0"/>
              <w:jc w:val="center"/>
              <w:textAlignment w:val="center"/>
              <w:rPr>
                <w:rFonts w:hint="eastAsia" w:asciiTheme="minorEastAsia" w:hAnsiTheme="minorEastAsia" w:eastAsiaTheme="minorEastAsia" w:cstheme="minorEastAsia"/>
                <w:color w:val="000000"/>
                <w:sz w:val="21"/>
                <w:szCs w:val="18"/>
              </w:rPr>
            </w:pPr>
            <w:r>
              <w:rPr>
                <w:rFonts w:hint="eastAsia" w:asciiTheme="minorEastAsia" w:hAnsiTheme="minorEastAsia" w:eastAsiaTheme="minorEastAsia" w:cstheme="minorEastAsia"/>
                <w:color w:val="000000"/>
                <w:kern w:val="0"/>
                <w:sz w:val="21"/>
                <w:szCs w:val="18"/>
                <w:lang w:bidi="ar"/>
              </w:rPr>
              <w:t>广东省网东莞站</w:t>
            </w:r>
          </w:p>
        </w:tc>
        <w:tc>
          <w:tcPr>
            <w:tcW w:w="1281" w:type="dxa"/>
            <w:noWrap w:val="0"/>
            <w:vAlign w:val="center"/>
          </w:tcPr>
          <w:p w14:paraId="150B4720">
            <w:pPr>
              <w:keepNext w:val="0"/>
              <w:keepLines w:val="0"/>
              <w:pageBreakBefore w:val="0"/>
              <w:widowControl/>
              <w:kinsoku/>
              <w:wordWrap/>
              <w:overflowPunct/>
              <w:topLinePunct w:val="0"/>
              <w:autoSpaceDE/>
              <w:autoSpaceDN/>
              <w:bidi w:val="0"/>
              <w:adjustRightInd w:val="0"/>
              <w:snapToGrid w:val="0"/>
              <w:spacing w:line="240" w:lineRule="auto"/>
              <w:ind w:left="0" w:leftChars="0" w:firstLine="0" w:firstLineChars="0"/>
              <w:jc w:val="center"/>
              <w:textAlignment w:val="center"/>
              <w:rPr>
                <w:rFonts w:hint="eastAsia" w:asciiTheme="minorEastAsia" w:hAnsiTheme="minorEastAsia" w:eastAsiaTheme="minorEastAsia" w:cstheme="minorEastAsia"/>
                <w:color w:val="000000"/>
                <w:sz w:val="21"/>
                <w:szCs w:val="18"/>
              </w:rPr>
            </w:pPr>
            <w:r>
              <w:rPr>
                <w:rFonts w:hint="eastAsia" w:asciiTheme="minorEastAsia" w:hAnsiTheme="minorEastAsia" w:eastAsiaTheme="minorEastAsia" w:cstheme="minorEastAsia"/>
                <w:color w:val="000000"/>
                <w:kern w:val="0"/>
                <w:sz w:val="21"/>
                <w:szCs w:val="18"/>
                <w:lang w:bidi="ar"/>
              </w:rPr>
              <w:t>东莞新奥燃气</w:t>
            </w:r>
          </w:p>
        </w:tc>
        <w:tc>
          <w:tcPr>
            <w:tcW w:w="1327" w:type="dxa"/>
            <w:vMerge w:val="restart"/>
            <w:noWrap w:val="0"/>
            <w:vAlign w:val="center"/>
          </w:tcPr>
          <w:p w14:paraId="46C00195">
            <w:pPr>
              <w:keepNext w:val="0"/>
              <w:keepLines w:val="0"/>
              <w:pageBreakBefore w:val="0"/>
              <w:widowControl/>
              <w:kinsoku/>
              <w:wordWrap/>
              <w:overflowPunct/>
              <w:topLinePunct w:val="0"/>
              <w:autoSpaceDE/>
              <w:autoSpaceDN/>
              <w:bidi w:val="0"/>
              <w:adjustRightInd w:val="0"/>
              <w:snapToGrid w:val="0"/>
              <w:spacing w:line="240" w:lineRule="auto"/>
              <w:ind w:left="0" w:leftChars="0" w:firstLine="0" w:firstLineChars="0"/>
              <w:jc w:val="center"/>
              <w:textAlignment w:val="center"/>
              <w:rPr>
                <w:rFonts w:hint="eastAsia" w:asciiTheme="minorEastAsia" w:hAnsiTheme="minorEastAsia" w:eastAsiaTheme="minorEastAsia" w:cstheme="minorEastAsia"/>
                <w:color w:val="000000"/>
                <w:kern w:val="0"/>
                <w:sz w:val="21"/>
                <w:szCs w:val="18"/>
                <w:lang w:eastAsia="zh-CN" w:bidi="ar"/>
              </w:rPr>
            </w:pPr>
            <w:r>
              <w:rPr>
                <w:rFonts w:hint="eastAsia" w:asciiTheme="minorEastAsia" w:hAnsiTheme="minorEastAsia" w:eastAsiaTheme="minorEastAsia" w:cstheme="minorEastAsia"/>
                <w:color w:val="000000"/>
                <w:kern w:val="0"/>
                <w:sz w:val="21"/>
                <w:szCs w:val="18"/>
                <w:lang w:bidi="ar"/>
              </w:rPr>
              <w:t>22.</w:t>
            </w:r>
            <w:r>
              <w:rPr>
                <w:rFonts w:hint="eastAsia" w:asciiTheme="minorEastAsia" w:hAnsiTheme="minorEastAsia" w:eastAsiaTheme="minorEastAsia" w:cstheme="minorEastAsia"/>
                <w:color w:val="000000"/>
                <w:kern w:val="0"/>
                <w:sz w:val="21"/>
                <w:szCs w:val="18"/>
                <w:lang w:val="en-US" w:eastAsia="zh-CN" w:bidi="ar"/>
              </w:rPr>
              <w:t>1</w:t>
            </w:r>
          </w:p>
        </w:tc>
        <w:tc>
          <w:tcPr>
            <w:tcW w:w="1281" w:type="dxa"/>
            <w:vMerge w:val="restart"/>
            <w:noWrap w:val="0"/>
            <w:vAlign w:val="center"/>
          </w:tcPr>
          <w:p w14:paraId="7D265E7B">
            <w:pPr>
              <w:keepNext w:val="0"/>
              <w:keepLines w:val="0"/>
              <w:pageBreakBefore w:val="0"/>
              <w:widowControl/>
              <w:kinsoku/>
              <w:wordWrap/>
              <w:overflowPunct/>
              <w:topLinePunct w:val="0"/>
              <w:autoSpaceDE/>
              <w:autoSpaceDN/>
              <w:bidi w:val="0"/>
              <w:adjustRightInd w:val="0"/>
              <w:snapToGrid w:val="0"/>
              <w:spacing w:line="240" w:lineRule="auto"/>
              <w:ind w:left="0" w:leftChars="0" w:firstLine="0" w:firstLineChars="0"/>
              <w:jc w:val="center"/>
              <w:textAlignment w:val="center"/>
              <w:rPr>
                <w:rFonts w:hint="eastAsia" w:asciiTheme="minorEastAsia" w:hAnsiTheme="minorEastAsia" w:eastAsiaTheme="minorEastAsia" w:cstheme="minorEastAsia"/>
                <w:color w:val="000000"/>
                <w:sz w:val="21"/>
                <w:szCs w:val="18"/>
              </w:rPr>
            </w:pPr>
            <w:r>
              <w:rPr>
                <w:rFonts w:hint="eastAsia" w:asciiTheme="minorEastAsia" w:hAnsiTheme="minorEastAsia" w:eastAsiaTheme="minorEastAsia" w:cstheme="minorEastAsia"/>
                <w:color w:val="000000"/>
                <w:kern w:val="0"/>
                <w:sz w:val="21"/>
                <w:szCs w:val="18"/>
                <w:lang w:bidi="ar"/>
              </w:rPr>
              <w:t>600</w:t>
            </w:r>
          </w:p>
        </w:tc>
      </w:tr>
      <w:tr w14:paraId="2BCD45AD">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170" w:hRule="atLeast"/>
          <w:jc w:val="center"/>
        </w:trPr>
        <w:tc>
          <w:tcPr>
            <w:tcW w:w="737" w:type="dxa"/>
            <w:vMerge w:val="continue"/>
            <w:noWrap w:val="0"/>
            <w:vAlign w:val="center"/>
          </w:tcPr>
          <w:p w14:paraId="12DAE604">
            <w:pPr>
              <w:keepNext w:val="0"/>
              <w:keepLines w:val="0"/>
              <w:pageBreakBefore w:val="0"/>
              <w:kinsoku/>
              <w:wordWrap/>
              <w:overflowPunct/>
              <w:topLinePunct w:val="0"/>
              <w:autoSpaceDE/>
              <w:autoSpaceDN/>
              <w:bidi w:val="0"/>
              <w:adjustRightInd w:val="0"/>
              <w:snapToGrid w:val="0"/>
              <w:spacing w:line="240" w:lineRule="auto"/>
              <w:jc w:val="center"/>
              <w:rPr>
                <w:rFonts w:hint="eastAsia" w:asciiTheme="minorEastAsia" w:hAnsiTheme="minorEastAsia" w:eastAsiaTheme="minorEastAsia" w:cstheme="minorEastAsia"/>
                <w:color w:val="000000"/>
                <w:sz w:val="21"/>
                <w:szCs w:val="18"/>
              </w:rPr>
            </w:pPr>
          </w:p>
        </w:tc>
        <w:tc>
          <w:tcPr>
            <w:tcW w:w="1106" w:type="dxa"/>
            <w:vMerge w:val="continue"/>
            <w:noWrap/>
            <w:vAlign w:val="center"/>
          </w:tcPr>
          <w:p w14:paraId="1F02DCCB">
            <w:pPr>
              <w:keepNext w:val="0"/>
              <w:keepLines w:val="0"/>
              <w:pageBreakBefore w:val="0"/>
              <w:kinsoku/>
              <w:wordWrap/>
              <w:overflowPunct/>
              <w:topLinePunct w:val="0"/>
              <w:autoSpaceDE/>
              <w:autoSpaceDN/>
              <w:bidi w:val="0"/>
              <w:adjustRightInd w:val="0"/>
              <w:snapToGrid w:val="0"/>
              <w:spacing w:line="240" w:lineRule="auto"/>
              <w:jc w:val="center"/>
              <w:rPr>
                <w:rFonts w:hint="eastAsia" w:asciiTheme="minorEastAsia" w:hAnsiTheme="minorEastAsia" w:eastAsiaTheme="minorEastAsia" w:cstheme="minorEastAsia"/>
                <w:color w:val="000000"/>
                <w:sz w:val="21"/>
                <w:szCs w:val="18"/>
              </w:rPr>
            </w:pPr>
          </w:p>
        </w:tc>
        <w:tc>
          <w:tcPr>
            <w:tcW w:w="1361" w:type="dxa"/>
            <w:vMerge w:val="continue"/>
            <w:noWrap/>
            <w:vAlign w:val="center"/>
          </w:tcPr>
          <w:p w14:paraId="244C01C4">
            <w:pPr>
              <w:keepNext w:val="0"/>
              <w:keepLines w:val="0"/>
              <w:pageBreakBefore w:val="0"/>
              <w:kinsoku/>
              <w:wordWrap/>
              <w:overflowPunct/>
              <w:topLinePunct w:val="0"/>
              <w:autoSpaceDE/>
              <w:autoSpaceDN/>
              <w:bidi w:val="0"/>
              <w:adjustRightInd w:val="0"/>
              <w:snapToGrid w:val="0"/>
              <w:spacing w:line="240" w:lineRule="auto"/>
              <w:jc w:val="center"/>
              <w:rPr>
                <w:rFonts w:hint="eastAsia" w:asciiTheme="minorEastAsia" w:hAnsiTheme="minorEastAsia" w:eastAsiaTheme="minorEastAsia" w:cstheme="minorEastAsia"/>
                <w:color w:val="000000"/>
                <w:sz w:val="21"/>
                <w:szCs w:val="18"/>
              </w:rPr>
            </w:pPr>
          </w:p>
        </w:tc>
        <w:tc>
          <w:tcPr>
            <w:tcW w:w="1083" w:type="dxa"/>
            <w:vMerge w:val="continue"/>
            <w:noWrap w:val="0"/>
            <w:vAlign w:val="center"/>
          </w:tcPr>
          <w:p w14:paraId="0FAFD9EC">
            <w:pPr>
              <w:keepNext w:val="0"/>
              <w:keepLines w:val="0"/>
              <w:pageBreakBefore w:val="0"/>
              <w:kinsoku/>
              <w:wordWrap/>
              <w:overflowPunct/>
              <w:topLinePunct w:val="0"/>
              <w:autoSpaceDE/>
              <w:autoSpaceDN/>
              <w:bidi w:val="0"/>
              <w:adjustRightInd w:val="0"/>
              <w:snapToGrid w:val="0"/>
              <w:spacing w:line="240" w:lineRule="auto"/>
              <w:jc w:val="center"/>
              <w:rPr>
                <w:rFonts w:hint="eastAsia" w:asciiTheme="minorEastAsia" w:hAnsiTheme="minorEastAsia" w:eastAsiaTheme="minorEastAsia" w:cstheme="minorEastAsia"/>
                <w:color w:val="000000"/>
                <w:sz w:val="21"/>
                <w:szCs w:val="18"/>
              </w:rPr>
            </w:pPr>
          </w:p>
        </w:tc>
        <w:tc>
          <w:tcPr>
            <w:tcW w:w="1281" w:type="dxa"/>
            <w:noWrap w:val="0"/>
            <w:vAlign w:val="center"/>
          </w:tcPr>
          <w:p w14:paraId="337BBA33">
            <w:pPr>
              <w:keepNext w:val="0"/>
              <w:keepLines w:val="0"/>
              <w:pageBreakBefore w:val="0"/>
              <w:widowControl/>
              <w:kinsoku/>
              <w:wordWrap/>
              <w:overflowPunct/>
              <w:topLinePunct w:val="0"/>
              <w:autoSpaceDE/>
              <w:autoSpaceDN/>
              <w:bidi w:val="0"/>
              <w:adjustRightInd w:val="0"/>
              <w:snapToGrid w:val="0"/>
              <w:spacing w:line="240" w:lineRule="auto"/>
              <w:ind w:left="0" w:leftChars="0" w:firstLine="0" w:firstLineChars="0"/>
              <w:jc w:val="center"/>
              <w:textAlignment w:val="center"/>
              <w:rPr>
                <w:rFonts w:hint="eastAsia" w:asciiTheme="minorEastAsia" w:hAnsiTheme="minorEastAsia" w:eastAsiaTheme="minorEastAsia" w:cstheme="minorEastAsia"/>
                <w:color w:val="000000"/>
                <w:sz w:val="21"/>
                <w:szCs w:val="18"/>
              </w:rPr>
            </w:pPr>
            <w:r>
              <w:rPr>
                <w:rFonts w:hint="eastAsia" w:asciiTheme="minorEastAsia" w:hAnsiTheme="minorEastAsia" w:eastAsiaTheme="minorEastAsia" w:cstheme="minorEastAsia"/>
                <w:color w:val="000000"/>
                <w:kern w:val="0"/>
                <w:sz w:val="21"/>
                <w:szCs w:val="18"/>
                <w:lang w:bidi="ar"/>
              </w:rPr>
              <w:t>东莞中电</w:t>
            </w:r>
          </w:p>
        </w:tc>
        <w:tc>
          <w:tcPr>
            <w:tcW w:w="1327" w:type="dxa"/>
            <w:vMerge w:val="continue"/>
            <w:noWrap w:val="0"/>
            <w:vAlign w:val="center"/>
          </w:tcPr>
          <w:p w14:paraId="359814EF">
            <w:pPr>
              <w:keepNext w:val="0"/>
              <w:keepLines w:val="0"/>
              <w:pageBreakBefore w:val="0"/>
              <w:widowControl/>
              <w:kinsoku/>
              <w:wordWrap/>
              <w:overflowPunct/>
              <w:topLinePunct w:val="0"/>
              <w:autoSpaceDE/>
              <w:autoSpaceDN/>
              <w:bidi w:val="0"/>
              <w:adjustRightInd w:val="0"/>
              <w:snapToGrid w:val="0"/>
              <w:spacing w:line="240" w:lineRule="auto"/>
              <w:jc w:val="center"/>
              <w:textAlignment w:val="center"/>
              <w:rPr>
                <w:rFonts w:hint="eastAsia" w:asciiTheme="minorEastAsia" w:hAnsiTheme="minorEastAsia" w:eastAsiaTheme="minorEastAsia" w:cstheme="minorEastAsia"/>
                <w:color w:val="000000"/>
                <w:kern w:val="0"/>
                <w:sz w:val="21"/>
                <w:szCs w:val="18"/>
                <w:lang w:bidi="ar"/>
              </w:rPr>
            </w:pPr>
          </w:p>
        </w:tc>
        <w:tc>
          <w:tcPr>
            <w:tcW w:w="1281" w:type="dxa"/>
            <w:vMerge w:val="continue"/>
            <w:noWrap w:val="0"/>
            <w:vAlign w:val="center"/>
          </w:tcPr>
          <w:p w14:paraId="4F38B27C">
            <w:pPr>
              <w:keepNext w:val="0"/>
              <w:keepLines w:val="0"/>
              <w:pageBreakBefore w:val="0"/>
              <w:kinsoku/>
              <w:wordWrap/>
              <w:overflowPunct/>
              <w:topLinePunct w:val="0"/>
              <w:autoSpaceDE/>
              <w:autoSpaceDN/>
              <w:bidi w:val="0"/>
              <w:adjustRightInd w:val="0"/>
              <w:snapToGrid w:val="0"/>
              <w:spacing w:line="240" w:lineRule="auto"/>
              <w:jc w:val="center"/>
              <w:rPr>
                <w:rFonts w:hint="eastAsia" w:asciiTheme="minorEastAsia" w:hAnsiTheme="minorEastAsia" w:eastAsiaTheme="minorEastAsia" w:cstheme="minorEastAsia"/>
                <w:color w:val="000000"/>
                <w:sz w:val="21"/>
                <w:szCs w:val="18"/>
              </w:rPr>
            </w:pPr>
          </w:p>
        </w:tc>
      </w:tr>
      <w:tr w14:paraId="70C42EB0">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170" w:hRule="atLeast"/>
          <w:jc w:val="center"/>
        </w:trPr>
        <w:tc>
          <w:tcPr>
            <w:tcW w:w="737" w:type="dxa"/>
            <w:vMerge w:val="continue"/>
            <w:noWrap w:val="0"/>
            <w:vAlign w:val="center"/>
          </w:tcPr>
          <w:p w14:paraId="7CF4A3BB">
            <w:pPr>
              <w:keepNext w:val="0"/>
              <w:keepLines w:val="0"/>
              <w:pageBreakBefore w:val="0"/>
              <w:kinsoku/>
              <w:wordWrap/>
              <w:overflowPunct/>
              <w:topLinePunct w:val="0"/>
              <w:autoSpaceDE/>
              <w:autoSpaceDN/>
              <w:bidi w:val="0"/>
              <w:adjustRightInd w:val="0"/>
              <w:snapToGrid w:val="0"/>
              <w:spacing w:line="240" w:lineRule="auto"/>
              <w:jc w:val="center"/>
              <w:rPr>
                <w:rFonts w:hint="eastAsia" w:asciiTheme="minorEastAsia" w:hAnsiTheme="minorEastAsia" w:eastAsiaTheme="minorEastAsia" w:cstheme="minorEastAsia"/>
                <w:color w:val="000000"/>
                <w:sz w:val="21"/>
                <w:szCs w:val="18"/>
              </w:rPr>
            </w:pPr>
          </w:p>
        </w:tc>
        <w:tc>
          <w:tcPr>
            <w:tcW w:w="1106" w:type="dxa"/>
            <w:vMerge w:val="continue"/>
            <w:noWrap/>
            <w:vAlign w:val="center"/>
          </w:tcPr>
          <w:p w14:paraId="1BE3E630">
            <w:pPr>
              <w:keepNext w:val="0"/>
              <w:keepLines w:val="0"/>
              <w:pageBreakBefore w:val="0"/>
              <w:kinsoku/>
              <w:wordWrap/>
              <w:overflowPunct/>
              <w:topLinePunct w:val="0"/>
              <w:autoSpaceDE/>
              <w:autoSpaceDN/>
              <w:bidi w:val="0"/>
              <w:adjustRightInd w:val="0"/>
              <w:snapToGrid w:val="0"/>
              <w:spacing w:line="240" w:lineRule="auto"/>
              <w:jc w:val="center"/>
              <w:rPr>
                <w:rFonts w:hint="eastAsia" w:asciiTheme="minorEastAsia" w:hAnsiTheme="minorEastAsia" w:eastAsiaTheme="minorEastAsia" w:cstheme="minorEastAsia"/>
                <w:color w:val="000000"/>
                <w:sz w:val="21"/>
                <w:szCs w:val="18"/>
              </w:rPr>
            </w:pPr>
          </w:p>
        </w:tc>
        <w:tc>
          <w:tcPr>
            <w:tcW w:w="1361" w:type="dxa"/>
            <w:vMerge w:val="continue"/>
            <w:noWrap/>
            <w:vAlign w:val="center"/>
          </w:tcPr>
          <w:p w14:paraId="4904453F">
            <w:pPr>
              <w:keepNext w:val="0"/>
              <w:keepLines w:val="0"/>
              <w:pageBreakBefore w:val="0"/>
              <w:kinsoku/>
              <w:wordWrap/>
              <w:overflowPunct/>
              <w:topLinePunct w:val="0"/>
              <w:autoSpaceDE/>
              <w:autoSpaceDN/>
              <w:bidi w:val="0"/>
              <w:adjustRightInd w:val="0"/>
              <w:snapToGrid w:val="0"/>
              <w:spacing w:line="240" w:lineRule="auto"/>
              <w:jc w:val="center"/>
              <w:rPr>
                <w:rFonts w:hint="eastAsia" w:asciiTheme="minorEastAsia" w:hAnsiTheme="minorEastAsia" w:eastAsiaTheme="minorEastAsia" w:cstheme="minorEastAsia"/>
                <w:color w:val="000000"/>
                <w:sz w:val="21"/>
                <w:szCs w:val="18"/>
              </w:rPr>
            </w:pPr>
          </w:p>
        </w:tc>
        <w:tc>
          <w:tcPr>
            <w:tcW w:w="1083" w:type="dxa"/>
            <w:vMerge w:val="continue"/>
            <w:noWrap w:val="0"/>
            <w:vAlign w:val="center"/>
          </w:tcPr>
          <w:p w14:paraId="51F8D192">
            <w:pPr>
              <w:keepNext w:val="0"/>
              <w:keepLines w:val="0"/>
              <w:pageBreakBefore w:val="0"/>
              <w:kinsoku/>
              <w:wordWrap/>
              <w:overflowPunct/>
              <w:topLinePunct w:val="0"/>
              <w:autoSpaceDE/>
              <w:autoSpaceDN/>
              <w:bidi w:val="0"/>
              <w:adjustRightInd w:val="0"/>
              <w:snapToGrid w:val="0"/>
              <w:spacing w:line="240" w:lineRule="auto"/>
              <w:jc w:val="center"/>
              <w:rPr>
                <w:rFonts w:hint="eastAsia" w:asciiTheme="minorEastAsia" w:hAnsiTheme="minorEastAsia" w:eastAsiaTheme="minorEastAsia" w:cstheme="minorEastAsia"/>
                <w:color w:val="000000"/>
                <w:sz w:val="21"/>
                <w:szCs w:val="18"/>
              </w:rPr>
            </w:pPr>
          </w:p>
        </w:tc>
        <w:tc>
          <w:tcPr>
            <w:tcW w:w="1281" w:type="dxa"/>
            <w:noWrap w:val="0"/>
            <w:vAlign w:val="center"/>
          </w:tcPr>
          <w:p w14:paraId="6CF58F2E">
            <w:pPr>
              <w:keepNext w:val="0"/>
              <w:keepLines w:val="0"/>
              <w:pageBreakBefore w:val="0"/>
              <w:widowControl/>
              <w:kinsoku/>
              <w:wordWrap/>
              <w:overflowPunct/>
              <w:topLinePunct w:val="0"/>
              <w:autoSpaceDE/>
              <w:autoSpaceDN/>
              <w:bidi w:val="0"/>
              <w:adjustRightInd w:val="0"/>
              <w:snapToGrid w:val="0"/>
              <w:spacing w:line="240" w:lineRule="auto"/>
              <w:ind w:left="0" w:leftChars="0" w:firstLine="0" w:firstLineChars="0"/>
              <w:jc w:val="center"/>
              <w:textAlignment w:val="center"/>
              <w:rPr>
                <w:rFonts w:hint="eastAsia" w:asciiTheme="minorEastAsia" w:hAnsiTheme="minorEastAsia" w:eastAsiaTheme="minorEastAsia" w:cstheme="minorEastAsia"/>
                <w:color w:val="000000"/>
                <w:sz w:val="21"/>
                <w:szCs w:val="18"/>
              </w:rPr>
            </w:pPr>
            <w:r>
              <w:rPr>
                <w:rFonts w:hint="eastAsia" w:asciiTheme="minorEastAsia" w:hAnsiTheme="minorEastAsia" w:eastAsiaTheme="minorEastAsia" w:cstheme="minorEastAsia"/>
                <w:color w:val="000000"/>
                <w:kern w:val="0"/>
                <w:sz w:val="21"/>
                <w:szCs w:val="18"/>
                <w:lang w:bidi="ar"/>
              </w:rPr>
              <w:t>虎门电厂</w:t>
            </w:r>
          </w:p>
        </w:tc>
        <w:tc>
          <w:tcPr>
            <w:tcW w:w="1327" w:type="dxa"/>
            <w:vMerge w:val="continue"/>
            <w:noWrap w:val="0"/>
            <w:vAlign w:val="center"/>
          </w:tcPr>
          <w:p w14:paraId="2FCCCDB0">
            <w:pPr>
              <w:keepNext w:val="0"/>
              <w:keepLines w:val="0"/>
              <w:pageBreakBefore w:val="0"/>
              <w:widowControl/>
              <w:kinsoku/>
              <w:wordWrap/>
              <w:overflowPunct/>
              <w:topLinePunct w:val="0"/>
              <w:autoSpaceDE/>
              <w:autoSpaceDN/>
              <w:bidi w:val="0"/>
              <w:adjustRightInd w:val="0"/>
              <w:snapToGrid w:val="0"/>
              <w:spacing w:line="240" w:lineRule="auto"/>
              <w:jc w:val="center"/>
              <w:textAlignment w:val="center"/>
              <w:rPr>
                <w:rFonts w:hint="eastAsia" w:asciiTheme="minorEastAsia" w:hAnsiTheme="minorEastAsia" w:eastAsiaTheme="minorEastAsia" w:cstheme="minorEastAsia"/>
                <w:color w:val="000000"/>
                <w:kern w:val="0"/>
                <w:sz w:val="21"/>
                <w:szCs w:val="18"/>
                <w:lang w:bidi="ar"/>
              </w:rPr>
            </w:pPr>
          </w:p>
        </w:tc>
        <w:tc>
          <w:tcPr>
            <w:tcW w:w="1281" w:type="dxa"/>
            <w:vMerge w:val="continue"/>
            <w:noWrap w:val="0"/>
            <w:vAlign w:val="center"/>
          </w:tcPr>
          <w:p w14:paraId="41CCEB8D">
            <w:pPr>
              <w:keepNext w:val="0"/>
              <w:keepLines w:val="0"/>
              <w:pageBreakBefore w:val="0"/>
              <w:kinsoku/>
              <w:wordWrap/>
              <w:overflowPunct/>
              <w:topLinePunct w:val="0"/>
              <w:autoSpaceDE/>
              <w:autoSpaceDN/>
              <w:bidi w:val="0"/>
              <w:adjustRightInd w:val="0"/>
              <w:snapToGrid w:val="0"/>
              <w:spacing w:line="240" w:lineRule="auto"/>
              <w:jc w:val="center"/>
              <w:rPr>
                <w:rFonts w:hint="eastAsia" w:asciiTheme="minorEastAsia" w:hAnsiTheme="minorEastAsia" w:eastAsiaTheme="minorEastAsia" w:cstheme="minorEastAsia"/>
                <w:color w:val="000000"/>
                <w:sz w:val="21"/>
                <w:szCs w:val="18"/>
              </w:rPr>
            </w:pPr>
          </w:p>
        </w:tc>
      </w:tr>
      <w:tr w14:paraId="07B18B36">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113" w:hRule="atLeast"/>
          <w:jc w:val="center"/>
        </w:trPr>
        <w:tc>
          <w:tcPr>
            <w:tcW w:w="737" w:type="dxa"/>
            <w:noWrap w:val="0"/>
            <w:vAlign w:val="center"/>
          </w:tcPr>
          <w:p w14:paraId="4ED5820B">
            <w:pPr>
              <w:keepNext w:val="0"/>
              <w:keepLines w:val="0"/>
              <w:pageBreakBefore w:val="0"/>
              <w:widowControl/>
              <w:kinsoku/>
              <w:wordWrap/>
              <w:overflowPunct/>
              <w:topLinePunct w:val="0"/>
              <w:autoSpaceDE/>
              <w:autoSpaceDN/>
              <w:bidi w:val="0"/>
              <w:adjustRightInd w:val="0"/>
              <w:snapToGrid w:val="0"/>
              <w:spacing w:line="240" w:lineRule="auto"/>
              <w:ind w:left="0" w:leftChars="0" w:firstLine="0" w:firstLineChars="0"/>
              <w:jc w:val="center"/>
              <w:textAlignment w:val="center"/>
              <w:rPr>
                <w:rFonts w:hint="eastAsia" w:asciiTheme="minorEastAsia" w:hAnsiTheme="minorEastAsia" w:eastAsiaTheme="minorEastAsia" w:cstheme="minorEastAsia"/>
                <w:b/>
                <w:bCs/>
                <w:color w:val="000000"/>
                <w:sz w:val="21"/>
                <w:szCs w:val="18"/>
              </w:rPr>
            </w:pPr>
            <w:r>
              <w:rPr>
                <w:rFonts w:hint="eastAsia" w:asciiTheme="minorEastAsia" w:hAnsiTheme="minorEastAsia" w:eastAsiaTheme="minorEastAsia" w:cstheme="minorEastAsia"/>
                <w:b/>
                <w:bCs/>
                <w:color w:val="000000"/>
                <w:kern w:val="0"/>
                <w:sz w:val="21"/>
                <w:szCs w:val="18"/>
                <w:lang w:bidi="ar"/>
              </w:rPr>
              <w:t>合计</w:t>
            </w:r>
          </w:p>
        </w:tc>
        <w:tc>
          <w:tcPr>
            <w:tcW w:w="1106" w:type="dxa"/>
            <w:noWrap w:val="0"/>
            <w:vAlign w:val="center"/>
          </w:tcPr>
          <w:p w14:paraId="77750620">
            <w:pPr>
              <w:keepNext w:val="0"/>
              <w:keepLines w:val="0"/>
              <w:pageBreakBefore w:val="0"/>
              <w:widowControl/>
              <w:kinsoku/>
              <w:wordWrap/>
              <w:overflowPunct/>
              <w:topLinePunct w:val="0"/>
              <w:autoSpaceDE/>
              <w:autoSpaceDN/>
              <w:bidi w:val="0"/>
              <w:adjustRightInd w:val="0"/>
              <w:snapToGrid w:val="0"/>
              <w:spacing w:line="240" w:lineRule="auto"/>
              <w:ind w:left="0" w:leftChars="0" w:firstLine="0" w:firstLineChars="0"/>
              <w:jc w:val="center"/>
              <w:textAlignment w:val="center"/>
              <w:rPr>
                <w:rFonts w:hint="eastAsia" w:asciiTheme="minorEastAsia" w:hAnsiTheme="minorEastAsia" w:eastAsiaTheme="minorEastAsia" w:cstheme="minorEastAsia"/>
                <w:b/>
                <w:bCs/>
                <w:color w:val="000000"/>
                <w:sz w:val="21"/>
                <w:szCs w:val="18"/>
              </w:rPr>
            </w:pPr>
            <w:r>
              <w:rPr>
                <w:rFonts w:hint="eastAsia" w:asciiTheme="minorEastAsia" w:hAnsiTheme="minorEastAsia" w:eastAsiaTheme="minorEastAsia" w:cstheme="minorEastAsia"/>
                <w:b/>
                <w:bCs/>
                <w:color w:val="000000"/>
                <w:kern w:val="0"/>
                <w:sz w:val="21"/>
                <w:szCs w:val="18"/>
                <w:lang w:bidi="ar"/>
              </w:rPr>
              <w:t>--</w:t>
            </w:r>
          </w:p>
        </w:tc>
        <w:tc>
          <w:tcPr>
            <w:tcW w:w="1361" w:type="dxa"/>
            <w:noWrap w:val="0"/>
            <w:vAlign w:val="center"/>
          </w:tcPr>
          <w:p w14:paraId="29078961">
            <w:pPr>
              <w:keepNext w:val="0"/>
              <w:keepLines w:val="0"/>
              <w:pageBreakBefore w:val="0"/>
              <w:kinsoku/>
              <w:wordWrap/>
              <w:overflowPunct/>
              <w:topLinePunct w:val="0"/>
              <w:autoSpaceDE/>
              <w:autoSpaceDN/>
              <w:bidi w:val="0"/>
              <w:adjustRightInd w:val="0"/>
              <w:snapToGrid w:val="0"/>
              <w:spacing w:line="240" w:lineRule="auto"/>
              <w:ind w:left="0" w:leftChars="0" w:firstLine="0" w:firstLineChars="0"/>
              <w:jc w:val="center"/>
              <w:rPr>
                <w:rFonts w:hint="eastAsia" w:asciiTheme="minorEastAsia" w:hAnsiTheme="minorEastAsia" w:eastAsiaTheme="minorEastAsia" w:cstheme="minorEastAsia"/>
                <w:b/>
                <w:bCs/>
                <w:color w:val="000000"/>
                <w:sz w:val="21"/>
                <w:szCs w:val="18"/>
              </w:rPr>
            </w:pPr>
            <w:r>
              <w:rPr>
                <w:rFonts w:hint="eastAsia" w:asciiTheme="minorEastAsia" w:hAnsiTheme="minorEastAsia" w:eastAsiaTheme="minorEastAsia" w:cstheme="minorEastAsia"/>
                <w:b/>
                <w:bCs/>
                <w:color w:val="000000"/>
                <w:sz w:val="21"/>
                <w:szCs w:val="18"/>
              </w:rPr>
              <w:t>3448.5</w:t>
            </w:r>
          </w:p>
        </w:tc>
        <w:tc>
          <w:tcPr>
            <w:tcW w:w="1083" w:type="dxa"/>
            <w:noWrap w:val="0"/>
            <w:vAlign w:val="center"/>
          </w:tcPr>
          <w:p w14:paraId="582DE6C3">
            <w:pPr>
              <w:keepNext w:val="0"/>
              <w:keepLines w:val="0"/>
              <w:pageBreakBefore w:val="0"/>
              <w:widowControl/>
              <w:kinsoku/>
              <w:wordWrap/>
              <w:overflowPunct/>
              <w:topLinePunct w:val="0"/>
              <w:autoSpaceDE/>
              <w:autoSpaceDN/>
              <w:bidi w:val="0"/>
              <w:adjustRightInd w:val="0"/>
              <w:snapToGrid w:val="0"/>
              <w:spacing w:line="240" w:lineRule="auto"/>
              <w:ind w:left="0" w:leftChars="0" w:firstLine="0" w:firstLineChars="0"/>
              <w:jc w:val="center"/>
              <w:textAlignment w:val="center"/>
              <w:rPr>
                <w:rFonts w:hint="eastAsia" w:asciiTheme="minorEastAsia" w:hAnsiTheme="minorEastAsia" w:eastAsiaTheme="minorEastAsia" w:cstheme="minorEastAsia"/>
                <w:b/>
                <w:bCs/>
                <w:color w:val="000000"/>
                <w:sz w:val="21"/>
                <w:szCs w:val="18"/>
              </w:rPr>
            </w:pPr>
            <w:r>
              <w:rPr>
                <w:rFonts w:hint="eastAsia" w:asciiTheme="minorEastAsia" w:hAnsiTheme="minorEastAsia" w:eastAsiaTheme="minorEastAsia" w:cstheme="minorEastAsia"/>
                <w:b/>
                <w:bCs/>
                <w:color w:val="000000"/>
                <w:kern w:val="0"/>
                <w:sz w:val="21"/>
                <w:szCs w:val="18"/>
                <w:lang w:bidi="ar"/>
              </w:rPr>
              <w:t>--</w:t>
            </w:r>
          </w:p>
        </w:tc>
        <w:tc>
          <w:tcPr>
            <w:tcW w:w="1281" w:type="dxa"/>
            <w:noWrap w:val="0"/>
            <w:vAlign w:val="center"/>
          </w:tcPr>
          <w:p w14:paraId="1DA2F7BC">
            <w:pPr>
              <w:keepNext w:val="0"/>
              <w:keepLines w:val="0"/>
              <w:pageBreakBefore w:val="0"/>
              <w:widowControl/>
              <w:kinsoku/>
              <w:wordWrap/>
              <w:overflowPunct/>
              <w:topLinePunct w:val="0"/>
              <w:autoSpaceDE/>
              <w:autoSpaceDN/>
              <w:bidi w:val="0"/>
              <w:adjustRightInd w:val="0"/>
              <w:snapToGrid w:val="0"/>
              <w:spacing w:line="240" w:lineRule="auto"/>
              <w:ind w:left="0" w:leftChars="0" w:firstLine="0" w:firstLineChars="0"/>
              <w:jc w:val="center"/>
              <w:textAlignment w:val="center"/>
              <w:rPr>
                <w:rFonts w:hint="eastAsia" w:asciiTheme="minorEastAsia" w:hAnsiTheme="minorEastAsia" w:eastAsiaTheme="minorEastAsia" w:cstheme="minorEastAsia"/>
                <w:b/>
                <w:bCs/>
                <w:color w:val="000000"/>
                <w:sz w:val="21"/>
                <w:szCs w:val="18"/>
              </w:rPr>
            </w:pPr>
            <w:r>
              <w:rPr>
                <w:rFonts w:hint="eastAsia" w:asciiTheme="minorEastAsia" w:hAnsiTheme="minorEastAsia" w:eastAsiaTheme="minorEastAsia" w:cstheme="minorEastAsia"/>
                <w:b/>
                <w:bCs/>
                <w:color w:val="000000"/>
                <w:kern w:val="0"/>
                <w:sz w:val="21"/>
                <w:szCs w:val="18"/>
                <w:lang w:bidi="ar"/>
              </w:rPr>
              <w:t>--</w:t>
            </w:r>
          </w:p>
        </w:tc>
        <w:tc>
          <w:tcPr>
            <w:tcW w:w="1327" w:type="dxa"/>
            <w:noWrap w:val="0"/>
            <w:vAlign w:val="center"/>
          </w:tcPr>
          <w:p w14:paraId="05AA155B">
            <w:pPr>
              <w:keepNext w:val="0"/>
              <w:keepLines w:val="0"/>
              <w:pageBreakBefore w:val="0"/>
              <w:widowControl/>
              <w:kinsoku/>
              <w:wordWrap/>
              <w:overflowPunct/>
              <w:topLinePunct w:val="0"/>
              <w:autoSpaceDE/>
              <w:autoSpaceDN/>
              <w:bidi w:val="0"/>
              <w:adjustRightInd w:val="0"/>
              <w:snapToGrid w:val="0"/>
              <w:spacing w:line="240" w:lineRule="auto"/>
              <w:ind w:left="0" w:leftChars="0" w:firstLine="0" w:firstLineChars="0"/>
              <w:jc w:val="center"/>
              <w:textAlignment w:val="center"/>
              <w:rPr>
                <w:rFonts w:hint="eastAsia" w:asciiTheme="minorEastAsia" w:hAnsiTheme="minorEastAsia" w:eastAsiaTheme="minorEastAsia" w:cstheme="minorEastAsia"/>
                <w:b/>
                <w:bCs/>
                <w:color w:val="000000"/>
                <w:kern w:val="0"/>
                <w:sz w:val="21"/>
                <w:szCs w:val="18"/>
                <w:lang w:val="en-US" w:eastAsia="zh-CN" w:bidi="ar"/>
              </w:rPr>
            </w:pPr>
            <w:r>
              <w:rPr>
                <w:rFonts w:hint="eastAsia" w:asciiTheme="minorEastAsia" w:hAnsiTheme="minorEastAsia" w:eastAsiaTheme="minorEastAsia" w:cstheme="minorEastAsia"/>
                <w:b/>
                <w:bCs/>
                <w:color w:val="000000"/>
                <w:kern w:val="0"/>
                <w:sz w:val="21"/>
                <w:szCs w:val="18"/>
                <w:lang w:bidi="ar"/>
              </w:rPr>
              <w:t>1066.</w:t>
            </w:r>
            <w:r>
              <w:rPr>
                <w:rFonts w:hint="eastAsia" w:asciiTheme="minorEastAsia" w:hAnsiTheme="minorEastAsia" w:eastAsiaTheme="minorEastAsia" w:cstheme="minorEastAsia"/>
                <w:b/>
                <w:bCs/>
                <w:color w:val="000000"/>
                <w:kern w:val="0"/>
                <w:sz w:val="21"/>
                <w:szCs w:val="18"/>
                <w:lang w:val="en-US" w:eastAsia="zh-CN" w:bidi="ar"/>
              </w:rPr>
              <w:t>4</w:t>
            </w:r>
          </w:p>
        </w:tc>
        <w:tc>
          <w:tcPr>
            <w:tcW w:w="1281" w:type="dxa"/>
            <w:noWrap w:val="0"/>
            <w:vAlign w:val="center"/>
          </w:tcPr>
          <w:p w14:paraId="3F82E77F">
            <w:pPr>
              <w:keepNext w:val="0"/>
              <w:keepLines w:val="0"/>
              <w:pageBreakBefore w:val="0"/>
              <w:widowControl/>
              <w:kinsoku/>
              <w:wordWrap/>
              <w:overflowPunct/>
              <w:topLinePunct w:val="0"/>
              <w:autoSpaceDE/>
              <w:autoSpaceDN/>
              <w:bidi w:val="0"/>
              <w:adjustRightInd w:val="0"/>
              <w:snapToGrid w:val="0"/>
              <w:spacing w:line="240" w:lineRule="auto"/>
              <w:ind w:left="0" w:leftChars="0" w:firstLine="0" w:firstLineChars="0"/>
              <w:jc w:val="center"/>
              <w:textAlignment w:val="center"/>
              <w:rPr>
                <w:rFonts w:hint="eastAsia" w:asciiTheme="minorEastAsia" w:hAnsiTheme="minorEastAsia" w:eastAsiaTheme="minorEastAsia" w:cstheme="minorEastAsia"/>
                <w:b/>
                <w:bCs/>
                <w:color w:val="000000"/>
                <w:sz w:val="21"/>
                <w:szCs w:val="18"/>
              </w:rPr>
            </w:pPr>
            <w:r>
              <w:rPr>
                <w:rFonts w:hint="eastAsia" w:asciiTheme="minorEastAsia" w:hAnsiTheme="minorEastAsia" w:eastAsiaTheme="minorEastAsia" w:cstheme="minorEastAsia"/>
                <w:b/>
                <w:bCs/>
                <w:color w:val="000000"/>
                <w:kern w:val="0"/>
                <w:sz w:val="21"/>
                <w:szCs w:val="18"/>
                <w:lang w:bidi="ar"/>
              </w:rPr>
              <w:t>2194</w:t>
            </w:r>
          </w:p>
        </w:tc>
      </w:tr>
    </w:tbl>
    <w:p w14:paraId="7DC0CC35">
      <w:pPr>
        <w:pStyle w:val="3"/>
        <w:numPr>
          <w:ilvl w:val="1"/>
          <w:numId w:val="0"/>
        </w:numPr>
        <w:adjustRightInd/>
        <w:snapToGrid/>
        <w:spacing w:before="120" w:after="120" w:line="560" w:lineRule="exact"/>
        <w:ind w:leftChars="0" w:firstLine="0" w:firstLineChars="0"/>
        <w:jc w:val="both"/>
        <w:rPr>
          <w:rFonts w:hint="eastAsia" w:ascii="方正黑体简体" w:hAnsi="方正黑体简体" w:eastAsia="方正黑体简体" w:cs="方正黑体简体"/>
          <w:b w:val="0"/>
          <w:bCs/>
          <w:sz w:val="28"/>
          <w:szCs w:val="28"/>
          <w:highlight w:val="none"/>
          <w:lang w:val="en-US" w:eastAsia="zh-CN"/>
        </w:rPr>
      </w:pPr>
      <w:bookmarkStart w:id="36" w:name="_Toc27065"/>
      <w:r>
        <w:rPr>
          <w:rFonts w:hint="eastAsia" w:ascii="方正黑体简体" w:hAnsi="方正黑体简体" w:eastAsia="方正黑体简体" w:cs="方正黑体简体"/>
          <w:b w:val="0"/>
          <w:bCs/>
          <w:sz w:val="28"/>
          <w:szCs w:val="28"/>
          <w:highlight w:val="none"/>
          <w:lang w:val="en-US" w:eastAsia="zh-CN"/>
        </w:rPr>
        <w:t>6.5 佛山</w:t>
      </w:r>
      <w:bookmarkEnd w:id="36"/>
    </w:p>
    <w:p w14:paraId="1D044A00">
      <w:pPr>
        <w:spacing w:before="120" w:beforeLines="50" w:after="120" w:afterLines="50"/>
        <w:ind w:left="0" w:leftChars="0" w:firstLine="0" w:firstLineChars="0"/>
        <w:jc w:val="center"/>
        <w:rPr>
          <w:rFonts w:hint="eastAsia" w:ascii="黑体" w:hAnsi="黑体" w:eastAsia="黑体" w:cs="Times New Roman"/>
          <w:szCs w:val="21"/>
          <w:highlight w:val="none"/>
          <w:lang w:val="en-US" w:eastAsia="zh-CN"/>
        </w:rPr>
      </w:pPr>
      <w:r>
        <w:rPr>
          <w:rFonts w:hint="eastAsia" w:ascii="黑体" w:hAnsi="黑体" w:eastAsia="黑体" w:cs="Times New Roman"/>
          <w:szCs w:val="21"/>
          <w:highlight w:val="none"/>
          <w:lang w:val="en-US" w:eastAsia="zh-CN"/>
        </w:rPr>
        <w:t>表8 佛山市供气情况简表</w:t>
      </w:r>
    </w:p>
    <w:tbl>
      <w:tblPr>
        <w:tblStyle w:val="13"/>
        <w:tblW w:w="8176" w:type="dxa"/>
        <w:jc w:val="center"/>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autofit"/>
        <w:tblCellMar>
          <w:top w:w="0" w:type="dxa"/>
          <w:left w:w="108" w:type="dxa"/>
          <w:bottom w:w="0" w:type="dxa"/>
          <w:right w:w="108" w:type="dxa"/>
        </w:tblCellMar>
      </w:tblPr>
      <w:tblGrid>
        <w:gridCol w:w="737"/>
        <w:gridCol w:w="1106"/>
        <w:gridCol w:w="1361"/>
        <w:gridCol w:w="1083"/>
        <w:gridCol w:w="1281"/>
        <w:gridCol w:w="1327"/>
        <w:gridCol w:w="1281"/>
      </w:tblGrid>
      <w:tr w14:paraId="58DE053E">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737" w:hRule="atLeast"/>
          <w:jc w:val="center"/>
        </w:trPr>
        <w:tc>
          <w:tcPr>
            <w:tcW w:w="737" w:type="dxa"/>
            <w:noWrap w:val="0"/>
            <w:vAlign w:val="center"/>
          </w:tcPr>
          <w:p w14:paraId="146CD306">
            <w:pPr>
              <w:widowControl/>
              <w:spacing w:line="240" w:lineRule="auto"/>
              <w:ind w:left="0" w:leftChars="0" w:firstLine="0" w:firstLineChars="0"/>
              <w:jc w:val="center"/>
              <w:textAlignment w:val="center"/>
              <w:rPr>
                <w:rFonts w:hint="eastAsia" w:asciiTheme="minorEastAsia" w:hAnsiTheme="minorEastAsia" w:eastAsiaTheme="minorEastAsia" w:cstheme="minorEastAsia"/>
                <w:b/>
                <w:bCs/>
                <w:color w:val="000000"/>
                <w:sz w:val="21"/>
                <w:szCs w:val="21"/>
              </w:rPr>
            </w:pPr>
            <w:r>
              <w:rPr>
                <w:rFonts w:hint="eastAsia" w:asciiTheme="minorEastAsia" w:hAnsiTheme="minorEastAsia" w:eastAsiaTheme="minorEastAsia" w:cstheme="minorEastAsia"/>
                <w:b/>
                <w:bCs/>
                <w:sz w:val="21"/>
                <w:szCs w:val="21"/>
                <w:highlight w:val="none"/>
              </w:rPr>
              <w:t>城市</w:t>
            </w:r>
          </w:p>
        </w:tc>
        <w:tc>
          <w:tcPr>
            <w:tcW w:w="1106" w:type="dxa"/>
            <w:noWrap w:val="0"/>
            <w:vAlign w:val="center"/>
          </w:tcPr>
          <w:p w14:paraId="40E04D08">
            <w:pPr>
              <w:widowControl/>
              <w:spacing w:line="240" w:lineRule="auto"/>
              <w:ind w:left="0" w:leftChars="0" w:firstLine="0" w:firstLineChars="0"/>
              <w:jc w:val="center"/>
              <w:textAlignment w:val="center"/>
              <w:rPr>
                <w:rFonts w:hint="eastAsia" w:asciiTheme="minorEastAsia" w:hAnsiTheme="minorEastAsia" w:eastAsiaTheme="minorEastAsia" w:cstheme="minorEastAsia"/>
                <w:b/>
                <w:bCs/>
                <w:color w:val="000000"/>
                <w:sz w:val="21"/>
                <w:szCs w:val="21"/>
              </w:rPr>
            </w:pPr>
            <w:r>
              <w:rPr>
                <w:rFonts w:hint="eastAsia" w:asciiTheme="minorEastAsia" w:hAnsiTheme="minorEastAsia" w:eastAsiaTheme="minorEastAsia" w:cstheme="minorEastAsia"/>
                <w:b/>
                <w:bCs/>
                <w:sz w:val="21"/>
                <w:szCs w:val="21"/>
                <w:highlight w:val="none"/>
              </w:rPr>
              <w:t>供气通道</w:t>
            </w:r>
          </w:p>
        </w:tc>
        <w:tc>
          <w:tcPr>
            <w:tcW w:w="1361" w:type="dxa"/>
            <w:noWrap w:val="0"/>
            <w:vAlign w:val="center"/>
          </w:tcPr>
          <w:p w14:paraId="2FD6612D">
            <w:pPr>
              <w:widowControl/>
              <w:spacing w:line="240" w:lineRule="auto"/>
              <w:ind w:left="0" w:leftChars="0" w:firstLine="0" w:firstLineChars="0"/>
              <w:jc w:val="center"/>
              <w:textAlignment w:val="center"/>
              <w:rPr>
                <w:rFonts w:hint="eastAsia" w:asciiTheme="minorEastAsia" w:hAnsiTheme="minorEastAsia" w:eastAsiaTheme="minorEastAsia" w:cstheme="minorEastAsia"/>
                <w:b/>
                <w:bCs/>
                <w:color w:val="000000"/>
                <w:kern w:val="0"/>
                <w:sz w:val="21"/>
                <w:szCs w:val="21"/>
                <w:highlight w:val="none"/>
                <w:lang w:bidi="ar"/>
              </w:rPr>
            </w:pPr>
            <w:r>
              <w:rPr>
                <w:rFonts w:hint="eastAsia" w:asciiTheme="minorEastAsia" w:hAnsiTheme="minorEastAsia" w:eastAsiaTheme="minorEastAsia" w:cstheme="minorEastAsia"/>
                <w:b/>
                <w:bCs/>
                <w:color w:val="000000"/>
                <w:kern w:val="0"/>
                <w:sz w:val="21"/>
                <w:szCs w:val="21"/>
                <w:highlight w:val="none"/>
                <w:lang w:bidi="ar"/>
              </w:rPr>
              <w:t>途经管道</w:t>
            </w:r>
          </w:p>
          <w:p w14:paraId="4AB3B292">
            <w:pPr>
              <w:widowControl/>
              <w:spacing w:line="240" w:lineRule="auto"/>
              <w:ind w:left="0" w:leftChars="0" w:firstLine="0" w:firstLineChars="0"/>
              <w:jc w:val="center"/>
              <w:textAlignment w:val="center"/>
              <w:rPr>
                <w:rFonts w:hint="eastAsia" w:asciiTheme="minorEastAsia" w:hAnsiTheme="minorEastAsia" w:eastAsiaTheme="minorEastAsia" w:cstheme="minorEastAsia"/>
                <w:b/>
                <w:bCs/>
                <w:color w:val="000000"/>
                <w:kern w:val="0"/>
                <w:sz w:val="21"/>
                <w:szCs w:val="21"/>
                <w:highlight w:val="none"/>
                <w:lang w:bidi="ar"/>
              </w:rPr>
            </w:pPr>
            <w:r>
              <w:rPr>
                <w:rFonts w:hint="eastAsia" w:asciiTheme="minorEastAsia" w:hAnsiTheme="minorEastAsia" w:eastAsiaTheme="minorEastAsia" w:cstheme="minorEastAsia"/>
                <w:b/>
                <w:bCs/>
                <w:color w:val="000000"/>
                <w:kern w:val="0"/>
                <w:sz w:val="21"/>
                <w:szCs w:val="21"/>
                <w:highlight w:val="none"/>
                <w:lang w:bidi="ar"/>
              </w:rPr>
              <w:t>供气能力</w:t>
            </w:r>
          </w:p>
          <w:p w14:paraId="26136BAE">
            <w:pPr>
              <w:widowControl/>
              <w:spacing w:line="240" w:lineRule="auto"/>
              <w:ind w:left="0" w:leftChars="0" w:firstLine="0" w:firstLineChars="0"/>
              <w:jc w:val="center"/>
              <w:textAlignment w:val="center"/>
              <w:rPr>
                <w:rFonts w:hint="eastAsia" w:asciiTheme="minorEastAsia" w:hAnsiTheme="minorEastAsia" w:eastAsiaTheme="minorEastAsia" w:cstheme="minorEastAsia"/>
                <w:b/>
                <w:bCs/>
                <w:color w:val="000000"/>
                <w:sz w:val="21"/>
                <w:szCs w:val="21"/>
              </w:rPr>
            </w:pPr>
            <w:r>
              <w:rPr>
                <w:rFonts w:hint="eastAsia" w:asciiTheme="minorEastAsia" w:hAnsiTheme="minorEastAsia" w:eastAsiaTheme="minorEastAsia" w:cstheme="minorEastAsia"/>
                <w:b/>
                <w:bCs/>
                <w:color w:val="000000"/>
                <w:kern w:val="0"/>
                <w:sz w:val="21"/>
                <w:szCs w:val="21"/>
                <w:highlight w:val="none"/>
                <w:lang w:bidi="ar"/>
              </w:rPr>
              <w:t>（万方/天）</w:t>
            </w:r>
          </w:p>
        </w:tc>
        <w:tc>
          <w:tcPr>
            <w:tcW w:w="1083" w:type="dxa"/>
            <w:noWrap w:val="0"/>
            <w:vAlign w:val="center"/>
          </w:tcPr>
          <w:p w14:paraId="40DF4781">
            <w:pPr>
              <w:widowControl/>
              <w:spacing w:line="240" w:lineRule="auto"/>
              <w:ind w:left="0" w:leftChars="0" w:firstLine="0" w:firstLineChars="0"/>
              <w:jc w:val="center"/>
              <w:textAlignment w:val="center"/>
              <w:rPr>
                <w:rFonts w:hint="eastAsia" w:asciiTheme="minorEastAsia" w:hAnsiTheme="minorEastAsia" w:eastAsiaTheme="minorEastAsia" w:cstheme="minorEastAsia"/>
                <w:b/>
                <w:bCs/>
                <w:color w:val="000000"/>
                <w:sz w:val="21"/>
                <w:szCs w:val="21"/>
              </w:rPr>
            </w:pPr>
            <w:r>
              <w:rPr>
                <w:rFonts w:hint="eastAsia" w:asciiTheme="minorEastAsia" w:hAnsiTheme="minorEastAsia" w:eastAsiaTheme="minorEastAsia" w:cstheme="minorEastAsia"/>
                <w:b/>
                <w:bCs/>
                <w:sz w:val="21"/>
                <w:szCs w:val="21"/>
                <w:highlight w:val="none"/>
              </w:rPr>
              <w:t>供气点</w:t>
            </w:r>
          </w:p>
        </w:tc>
        <w:tc>
          <w:tcPr>
            <w:tcW w:w="1281" w:type="dxa"/>
            <w:noWrap w:val="0"/>
            <w:vAlign w:val="center"/>
          </w:tcPr>
          <w:p w14:paraId="6372A9D0">
            <w:pPr>
              <w:widowControl/>
              <w:spacing w:line="240" w:lineRule="auto"/>
              <w:ind w:left="0" w:leftChars="0" w:firstLine="0" w:firstLineChars="0"/>
              <w:jc w:val="center"/>
              <w:textAlignment w:val="center"/>
              <w:rPr>
                <w:rFonts w:hint="eastAsia" w:asciiTheme="minorEastAsia" w:hAnsiTheme="minorEastAsia" w:eastAsiaTheme="minorEastAsia" w:cstheme="minorEastAsia"/>
                <w:b/>
                <w:bCs/>
                <w:color w:val="000000"/>
                <w:sz w:val="21"/>
                <w:szCs w:val="21"/>
              </w:rPr>
            </w:pPr>
            <w:r>
              <w:rPr>
                <w:rFonts w:hint="eastAsia" w:asciiTheme="minorEastAsia" w:hAnsiTheme="minorEastAsia" w:eastAsiaTheme="minorEastAsia" w:cstheme="minorEastAsia"/>
                <w:b/>
                <w:bCs/>
                <w:sz w:val="21"/>
                <w:szCs w:val="21"/>
                <w:highlight w:val="none"/>
              </w:rPr>
              <w:t>分输用户</w:t>
            </w:r>
          </w:p>
        </w:tc>
        <w:tc>
          <w:tcPr>
            <w:tcW w:w="1327" w:type="dxa"/>
            <w:noWrap w:val="0"/>
            <w:vAlign w:val="center"/>
          </w:tcPr>
          <w:p w14:paraId="60319DC2">
            <w:pPr>
              <w:spacing w:line="240" w:lineRule="auto"/>
              <w:ind w:left="0" w:leftChars="0" w:firstLine="0" w:firstLineChars="0"/>
              <w:jc w:val="center"/>
              <w:rPr>
                <w:rFonts w:hint="eastAsia" w:asciiTheme="minorEastAsia" w:hAnsiTheme="minorEastAsia" w:eastAsiaTheme="minorEastAsia" w:cstheme="minorEastAsia"/>
                <w:b/>
                <w:bCs/>
                <w:color w:val="000000"/>
                <w:kern w:val="0"/>
                <w:sz w:val="21"/>
                <w:szCs w:val="21"/>
                <w:highlight w:val="none"/>
                <w:lang w:bidi="ar"/>
              </w:rPr>
            </w:pPr>
            <w:r>
              <w:rPr>
                <w:rFonts w:hint="eastAsia" w:asciiTheme="minorEastAsia" w:hAnsiTheme="minorEastAsia" w:eastAsiaTheme="minorEastAsia" w:cstheme="minorEastAsia"/>
                <w:b/>
                <w:bCs/>
                <w:color w:val="000000"/>
                <w:kern w:val="0"/>
                <w:sz w:val="21"/>
                <w:szCs w:val="21"/>
                <w:highlight w:val="none"/>
                <w:lang w:bidi="ar"/>
              </w:rPr>
              <w:t>历史最大</w:t>
            </w:r>
          </w:p>
          <w:p w14:paraId="2D596C11">
            <w:pPr>
              <w:spacing w:line="240" w:lineRule="auto"/>
              <w:ind w:left="0" w:leftChars="0" w:firstLine="0" w:firstLineChars="0"/>
              <w:jc w:val="center"/>
              <w:rPr>
                <w:rFonts w:hint="eastAsia" w:asciiTheme="minorEastAsia" w:hAnsiTheme="minorEastAsia" w:eastAsiaTheme="minorEastAsia" w:cstheme="minorEastAsia"/>
                <w:b/>
                <w:bCs/>
                <w:color w:val="000000"/>
                <w:kern w:val="0"/>
                <w:sz w:val="21"/>
                <w:szCs w:val="21"/>
                <w:highlight w:val="none"/>
                <w:lang w:bidi="ar"/>
              </w:rPr>
            </w:pPr>
            <w:r>
              <w:rPr>
                <w:rFonts w:hint="eastAsia" w:asciiTheme="minorEastAsia" w:hAnsiTheme="minorEastAsia" w:eastAsiaTheme="minorEastAsia" w:cstheme="minorEastAsia"/>
                <w:b/>
                <w:bCs/>
                <w:color w:val="000000"/>
                <w:kern w:val="0"/>
                <w:sz w:val="21"/>
                <w:szCs w:val="21"/>
                <w:highlight w:val="none"/>
                <w:lang w:bidi="ar"/>
              </w:rPr>
              <w:t>用气量</w:t>
            </w:r>
          </w:p>
          <w:p w14:paraId="5FC09FD3">
            <w:pPr>
              <w:spacing w:line="240" w:lineRule="auto"/>
              <w:ind w:left="0" w:leftChars="0" w:firstLine="0" w:firstLineChars="0"/>
              <w:jc w:val="center"/>
              <w:rPr>
                <w:rFonts w:hint="eastAsia" w:asciiTheme="minorEastAsia" w:hAnsiTheme="minorEastAsia" w:eastAsiaTheme="minorEastAsia" w:cstheme="minorEastAsia"/>
                <w:b/>
                <w:bCs/>
                <w:color w:val="000000"/>
                <w:sz w:val="21"/>
                <w:szCs w:val="21"/>
              </w:rPr>
            </w:pPr>
            <w:r>
              <w:rPr>
                <w:rFonts w:hint="eastAsia" w:asciiTheme="minorEastAsia" w:hAnsiTheme="minorEastAsia" w:eastAsiaTheme="minorEastAsia" w:cstheme="minorEastAsia"/>
                <w:b/>
                <w:bCs/>
                <w:color w:val="000000"/>
                <w:kern w:val="0"/>
                <w:sz w:val="21"/>
                <w:szCs w:val="21"/>
                <w:highlight w:val="none"/>
                <w:lang w:bidi="ar"/>
              </w:rPr>
              <w:t>（万方/天）</w:t>
            </w:r>
          </w:p>
        </w:tc>
        <w:tc>
          <w:tcPr>
            <w:tcW w:w="1281" w:type="dxa"/>
            <w:noWrap w:val="0"/>
            <w:vAlign w:val="center"/>
          </w:tcPr>
          <w:p w14:paraId="5EBC067B">
            <w:pPr>
              <w:spacing w:line="240" w:lineRule="auto"/>
              <w:ind w:left="0" w:leftChars="0" w:firstLine="0" w:firstLineChars="0"/>
              <w:jc w:val="center"/>
              <w:rPr>
                <w:rFonts w:hint="eastAsia" w:asciiTheme="minorEastAsia" w:hAnsiTheme="minorEastAsia" w:eastAsiaTheme="minorEastAsia" w:cstheme="minorEastAsia"/>
                <w:b/>
                <w:bCs/>
                <w:color w:val="000000"/>
                <w:kern w:val="0"/>
                <w:sz w:val="21"/>
                <w:szCs w:val="21"/>
                <w:highlight w:val="none"/>
                <w:lang w:bidi="ar"/>
              </w:rPr>
            </w:pPr>
            <w:r>
              <w:rPr>
                <w:rFonts w:hint="eastAsia" w:asciiTheme="minorEastAsia" w:hAnsiTheme="minorEastAsia" w:eastAsiaTheme="minorEastAsia" w:cstheme="minorEastAsia"/>
                <w:b/>
                <w:bCs/>
                <w:color w:val="000000"/>
                <w:kern w:val="0"/>
                <w:sz w:val="21"/>
                <w:szCs w:val="21"/>
                <w:highlight w:val="none"/>
                <w:lang w:bidi="ar"/>
              </w:rPr>
              <w:t>站场最大</w:t>
            </w:r>
          </w:p>
          <w:p w14:paraId="715ED792">
            <w:pPr>
              <w:spacing w:line="240" w:lineRule="auto"/>
              <w:ind w:left="0" w:leftChars="0" w:firstLine="0" w:firstLineChars="0"/>
              <w:jc w:val="center"/>
              <w:rPr>
                <w:rFonts w:hint="eastAsia" w:asciiTheme="minorEastAsia" w:hAnsiTheme="minorEastAsia" w:eastAsiaTheme="minorEastAsia" w:cstheme="minorEastAsia"/>
                <w:b/>
                <w:bCs/>
                <w:color w:val="000000"/>
                <w:sz w:val="21"/>
                <w:szCs w:val="21"/>
              </w:rPr>
            </w:pPr>
            <w:r>
              <w:rPr>
                <w:rFonts w:hint="eastAsia" w:asciiTheme="minorEastAsia" w:hAnsiTheme="minorEastAsia" w:eastAsiaTheme="minorEastAsia" w:cstheme="minorEastAsia"/>
                <w:b/>
                <w:bCs/>
                <w:color w:val="000000"/>
                <w:kern w:val="0"/>
                <w:sz w:val="21"/>
                <w:szCs w:val="21"/>
                <w:highlight w:val="none"/>
                <w:lang w:bidi="ar"/>
              </w:rPr>
              <w:t>分输能力（万方/天）</w:t>
            </w:r>
          </w:p>
        </w:tc>
      </w:tr>
      <w:tr w14:paraId="029C816A">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454" w:hRule="atLeast"/>
          <w:jc w:val="center"/>
        </w:trPr>
        <w:tc>
          <w:tcPr>
            <w:tcW w:w="737" w:type="dxa"/>
            <w:vMerge w:val="restart"/>
            <w:noWrap w:val="0"/>
            <w:vAlign w:val="center"/>
          </w:tcPr>
          <w:p w14:paraId="79462074">
            <w:pPr>
              <w:keepNext w:val="0"/>
              <w:keepLines w:val="0"/>
              <w:pageBreakBefore w:val="0"/>
              <w:widowControl/>
              <w:kinsoku/>
              <w:wordWrap/>
              <w:overflowPunct/>
              <w:topLinePunct w:val="0"/>
              <w:autoSpaceDE/>
              <w:autoSpaceDN/>
              <w:bidi w:val="0"/>
              <w:adjustRightInd w:val="0"/>
              <w:snapToGrid w:val="0"/>
              <w:spacing w:line="240" w:lineRule="auto"/>
              <w:ind w:left="0" w:leftChars="0" w:firstLine="0" w:firstLineChars="0"/>
              <w:jc w:val="center"/>
              <w:textAlignment w:val="center"/>
              <w:rPr>
                <w:rFonts w:hint="eastAsia" w:asciiTheme="minorEastAsia" w:hAnsiTheme="minorEastAsia" w:eastAsiaTheme="minorEastAsia" w:cstheme="minorEastAsia"/>
                <w:color w:val="000000"/>
                <w:kern w:val="0"/>
                <w:sz w:val="21"/>
                <w:szCs w:val="21"/>
                <w:lang w:bidi="ar"/>
              </w:rPr>
            </w:pPr>
            <w:r>
              <w:rPr>
                <w:rFonts w:hint="eastAsia" w:asciiTheme="minorEastAsia" w:hAnsiTheme="minorEastAsia" w:eastAsiaTheme="minorEastAsia" w:cstheme="minorEastAsia"/>
                <w:color w:val="000000"/>
                <w:kern w:val="0"/>
                <w:sz w:val="21"/>
                <w:szCs w:val="21"/>
                <w:lang w:bidi="ar"/>
              </w:rPr>
              <w:t>佛山</w:t>
            </w:r>
          </w:p>
        </w:tc>
        <w:tc>
          <w:tcPr>
            <w:tcW w:w="1106" w:type="dxa"/>
            <w:noWrap w:val="0"/>
            <w:vAlign w:val="center"/>
          </w:tcPr>
          <w:p w14:paraId="4C607670">
            <w:pPr>
              <w:keepNext w:val="0"/>
              <w:keepLines w:val="0"/>
              <w:pageBreakBefore w:val="0"/>
              <w:widowControl/>
              <w:kinsoku/>
              <w:wordWrap/>
              <w:overflowPunct/>
              <w:topLinePunct w:val="0"/>
              <w:autoSpaceDE/>
              <w:autoSpaceDN/>
              <w:bidi w:val="0"/>
              <w:adjustRightInd w:val="0"/>
              <w:snapToGrid w:val="0"/>
              <w:spacing w:line="240" w:lineRule="auto"/>
              <w:ind w:left="0" w:leftChars="0" w:firstLine="0" w:firstLineChars="0"/>
              <w:jc w:val="center"/>
              <w:textAlignment w:val="center"/>
              <w:rPr>
                <w:rFonts w:hint="eastAsia" w:asciiTheme="minorEastAsia" w:hAnsiTheme="minorEastAsia" w:eastAsiaTheme="minorEastAsia" w:cstheme="minorEastAsia"/>
                <w:color w:val="000000"/>
                <w:kern w:val="0"/>
                <w:sz w:val="21"/>
                <w:szCs w:val="21"/>
                <w:lang w:bidi="ar"/>
              </w:rPr>
            </w:pPr>
            <w:r>
              <w:rPr>
                <w:rFonts w:hint="eastAsia" w:asciiTheme="minorEastAsia" w:hAnsiTheme="minorEastAsia" w:eastAsiaTheme="minorEastAsia" w:cstheme="minorEastAsia"/>
                <w:color w:val="000000"/>
                <w:kern w:val="0"/>
                <w:sz w:val="21"/>
                <w:szCs w:val="21"/>
                <w:lang w:bidi="ar"/>
              </w:rPr>
              <w:t>广南支干线</w:t>
            </w:r>
          </w:p>
        </w:tc>
        <w:tc>
          <w:tcPr>
            <w:tcW w:w="1361" w:type="dxa"/>
            <w:noWrap w:val="0"/>
            <w:vAlign w:val="center"/>
          </w:tcPr>
          <w:p w14:paraId="73BD81AC">
            <w:pPr>
              <w:keepNext w:val="0"/>
              <w:keepLines w:val="0"/>
              <w:pageBreakBefore w:val="0"/>
              <w:widowControl/>
              <w:kinsoku/>
              <w:wordWrap/>
              <w:overflowPunct/>
              <w:topLinePunct w:val="0"/>
              <w:autoSpaceDE/>
              <w:autoSpaceDN/>
              <w:bidi w:val="0"/>
              <w:adjustRightInd w:val="0"/>
              <w:snapToGrid w:val="0"/>
              <w:spacing w:line="240" w:lineRule="auto"/>
              <w:ind w:left="0" w:leftChars="0" w:firstLine="0" w:firstLineChars="0"/>
              <w:jc w:val="center"/>
              <w:textAlignment w:val="center"/>
              <w:rPr>
                <w:rFonts w:hint="eastAsia" w:asciiTheme="minorEastAsia" w:hAnsiTheme="minorEastAsia" w:eastAsiaTheme="minorEastAsia" w:cstheme="minorEastAsia"/>
                <w:color w:val="000000"/>
                <w:kern w:val="0"/>
                <w:sz w:val="21"/>
                <w:szCs w:val="21"/>
                <w:lang w:bidi="ar"/>
              </w:rPr>
            </w:pPr>
            <w:r>
              <w:rPr>
                <w:rFonts w:hint="eastAsia" w:asciiTheme="minorEastAsia" w:hAnsiTheme="minorEastAsia" w:eastAsiaTheme="minorEastAsia" w:cstheme="minorEastAsia"/>
                <w:color w:val="000000"/>
                <w:kern w:val="0"/>
                <w:sz w:val="21"/>
                <w:szCs w:val="21"/>
                <w:lang w:bidi="ar"/>
              </w:rPr>
              <w:t>2571</w:t>
            </w:r>
          </w:p>
        </w:tc>
        <w:tc>
          <w:tcPr>
            <w:tcW w:w="1083" w:type="dxa"/>
            <w:noWrap w:val="0"/>
            <w:vAlign w:val="center"/>
          </w:tcPr>
          <w:p w14:paraId="6410CA40">
            <w:pPr>
              <w:keepNext w:val="0"/>
              <w:keepLines w:val="0"/>
              <w:pageBreakBefore w:val="0"/>
              <w:widowControl/>
              <w:kinsoku/>
              <w:wordWrap/>
              <w:overflowPunct/>
              <w:topLinePunct w:val="0"/>
              <w:autoSpaceDE/>
              <w:autoSpaceDN/>
              <w:bidi w:val="0"/>
              <w:adjustRightInd w:val="0"/>
              <w:snapToGrid w:val="0"/>
              <w:spacing w:line="240" w:lineRule="auto"/>
              <w:ind w:left="0" w:leftChars="0" w:firstLine="0" w:firstLineChars="0"/>
              <w:jc w:val="center"/>
              <w:textAlignment w:val="center"/>
              <w:rPr>
                <w:rFonts w:hint="eastAsia" w:asciiTheme="minorEastAsia" w:hAnsiTheme="minorEastAsia" w:eastAsiaTheme="minorEastAsia" w:cstheme="minorEastAsia"/>
                <w:color w:val="000000"/>
                <w:kern w:val="0"/>
                <w:sz w:val="21"/>
                <w:szCs w:val="21"/>
                <w:lang w:bidi="ar"/>
              </w:rPr>
            </w:pPr>
            <w:r>
              <w:rPr>
                <w:rFonts w:hint="eastAsia" w:asciiTheme="minorEastAsia" w:hAnsiTheme="minorEastAsia" w:eastAsiaTheme="minorEastAsia" w:cstheme="minorEastAsia"/>
                <w:color w:val="000000"/>
                <w:kern w:val="0"/>
                <w:sz w:val="21"/>
                <w:szCs w:val="21"/>
                <w:lang w:bidi="ar"/>
              </w:rPr>
              <w:t>佛山分输站</w:t>
            </w:r>
          </w:p>
        </w:tc>
        <w:tc>
          <w:tcPr>
            <w:tcW w:w="1281" w:type="dxa"/>
            <w:noWrap w:val="0"/>
            <w:vAlign w:val="center"/>
          </w:tcPr>
          <w:p w14:paraId="755D4468">
            <w:pPr>
              <w:keepNext w:val="0"/>
              <w:keepLines w:val="0"/>
              <w:pageBreakBefore w:val="0"/>
              <w:widowControl/>
              <w:kinsoku/>
              <w:wordWrap/>
              <w:overflowPunct/>
              <w:topLinePunct w:val="0"/>
              <w:autoSpaceDE/>
              <w:autoSpaceDN/>
              <w:bidi w:val="0"/>
              <w:adjustRightInd w:val="0"/>
              <w:snapToGrid w:val="0"/>
              <w:spacing w:line="240" w:lineRule="auto"/>
              <w:ind w:left="0" w:leftChars="0" w:firstLine="0" w:firstLineChars="0"/>
              <w:jc w:val="center"/>
              <w:textAlignment w:val="center"/>
              <w:rPr>
                <w:rFonts w:hint="eastAsia" w:asciiTheme="minorEastAsia" w:hAnsiTheme="minorEastAsia" w:eastAsiaTheme="minorEastAsia" w:cstheme="minorEastAsia"/>
                <w:color w:val="000000"/>
                <w:kern w:val="0"/>
                <w:sz w:val="21"/>
                <w:szCs w:val="21"/>
                <w:lang w:bidi="ar"/>
              </w:rPr>
            </w:pPr>
            <w:r>
              <w:rPr>
                <w:rFonts w:hint="eastAsia" w:asciiTheme="minorEastAsia" w:hAnsiTheme="minorEastAsia" w:eastAsiaTheme="minorEastAsia" w:cstheme="minorEastAsia"/>
                <w:color w:val="000000"/>
                <w:kern w:val="0"/>
                <w:sz w:val="21"/>
                <w:szCs w:val="21"/>
                <w:lang w:bidi="ar"/>
              </w:rPr>
              <w:t>佛山燃气</w:t>
            </w:r>
          </w:p>
        </w:tc>
        <w:tc>
          <w:tcPr>
            <w:tcW w:w="1327" w:type="dxa"/>
            <w:noWrap w:val="0"/>
            <w:vAlign w:val="center"/>
          </w:tcPr>
          <w:p w14:paraId="15C1A456">
            <w:pPr>
              <w:keepNext w:val="0"/>
              <w:keepLines w:val="0"/>
              <w:pageBreakBefore w:val="0"/>
              <w:widowControl/>
              <w:kinsoku/>
              <w:wordWrap/>
              <w:overflowPunct/>
              <w:topLinePunct w:val="0"/>
              <w:autoSpaceDE/>
              <w:autoSpaceDN/>
              <w:bidi w:val="0"/>
              <w:adjustRightInd w:val="0"/>
              <w:snapToGrid w:val="0"/>
              <w:spacing w:line="240" w:lineRule="auto"/>
              <w:ind w:left="0" w:leftChars="0" w:firstLine="0" w:firstLineChars="0"/>
              <w:jc w:val="center"/>
              <w:textAlignment w:val="center"/>
              <w:rPr>
                <w:rFonts w:hint="eastAsia" w:asciiTheme="minorEastAsia" w:hAnsiTheme="minorEastAsia" w:eastAsiaTheme="minorEastAsia" w:cstheme="minorEastAsia"/>
                <w:color w:val="000000"/>
                <w:kern w:val="0"/>
                <w:sz w:val="21"/>
                <w:szCs w:val="21"/>
                <w:lang w:eastAsia="zh-CN" w:bidi="ar"/>
              </w:rPr>
            </w:pPr>
            <w:r>
              <w:rPr>
                <w:rFonts w:hint="eastAsia" w:asciiTheme="minorEastAsia" w:hAnsiTheme="minorEastAsia" w:eastAsiaTheme="minorEastAsia" w:cstheme="minorEastAsia"/>
                <w:color w:val="000000"/>
                <w:kern w:val="0"/>
                <w:sz w:val="21"/>
                <w:szCs w:val="21"/>
                <w:lang w:bidi="ar"/>
              </w:rPr>
              <w:t>220.</w:t>
            </w:r>
            <w:r>
              <w:rPr>
                <w:rFonts w:hint="eastAsia" w:asciiTheme="minorEastAsia" w:hAnsiTheme="minorEastAsia" w:eastAsiaTheme="minorEastAsia" w:cstheme="minorEastAsia"/>
                <w:color w:val="000000"/>
                <w:kern w:val="0"/>
                <w:sz w:val="21"/>
                <w:szCs w:val="21"/>
                <w:lang w:val="en-US" w:eastAsia="zh-CN" w:bidi="ar"/>
              </w:rPr>
              <w:t>2</w:t>
            </w:r>
          </w:p>
        </w:tc>
        <w:tc>
          <w:tcPr>
            <w:tcW w:w="1281" w:type="dxa"/>
            <w:noWrap w:val="0"/>
            <w:vAlign w:val="center"/>
          </w:tcPr>
          <w:p w14:paraId="3AEA6891">
            <w:pPr>
              <w:keepNext w:val="0"/>
              <w:keepLines w:val="0"/>
              <w:pageBreakBefore w:val="0"/>
              <w:widowControl/>
              <w:kinsoku/>
              <w:wordWrap/>
              <w:overflowPunct/>
              <w:topLinePunct w:val="0"/>
              <w:autoSpaceDE/>
              <w:autoSpaceDN/>
              <w:bidi w:val="0"/>
              <w:adjustRightInd w:val="0"/>
              <w:snapToGrid w:val="0"/>
              <w:spacing w:line="240" w:lineRule="auto"/>
              <w:ind w:left="0" w:leftChars="0" w:firstLine="0" w:firstLineChars="0"/>
              <w:jc w:val="center"/>
              <w:textAlignment w:val="center"/>
              <w:rPr>
                <w:rFonts w:hint="eastAsia" w:asciiTheme="minorEastAsia" w:hAnsiTheme="minorEastAsia" w:eastAsiaTheme="minorEastAsia" w:cstheme="minorEastAsia"/>
                <w:color w:val="000000"/>
                <w:kern w:val="0"/>
                <w:sz w:val="21"/>
                <w:szCs w:val="21"/>
                <w:lang w:bidi="ar"/>
              </w:rPr>
            </w:pPr>
            <w:r>
              <w:rPr>
                <w:rFonts w:hint="eastAsia" w:asciiTheme="minorEastAsia" w:hAnsiTheme="minorEastAsia" w:eastAsiaTheme="minorEastAsia" w:cstheme="minorEastAsia"/>
                <w:color w:val="000000"/>
                <w:kern w:val="0"/>
                <w:sz w:val="21"/>
                <w:szCs w:val="21"/>
                <w:lang w:bidi="ar"/>
              </w:rPr>
              <w:t>936</w:t>
            </w:r>
          </w:p>
        </w:tc>
      </w:tr>
      <w:tr w14:paraId="69BD486B">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397" w:hRule="atLeast"/>
          <w:jc w:val="center"/>
        </w:trPr>
        <w:tc>
          <w:tcPr>
            <w:tcW w:w="737" w:type="dxa"/>
            <w:vMerge w:val="continue"/>
            <w:noWrap w:val="0"/>
            <w:vAlign w:val="center"/>
          </w:tcPr>
          <w:p w14:paraId="17F42355">
            <w:pPr>
              <w:keepNext w:val="0"/>
              <w:keepLines w:val="0"/>
              <w:pageBreakBefore w:val="0"/>
              <w:widowControl/>
              <w:kinsoku/>
              <w:wordWrap/>
              <w:overflowPunct/>
              <w:topLinePunct w:val="0"/>
              <w:autoSpaceDE/>
              <w:autoSpaceDN/>
              <w:bidi w:val="0"/>
              <w:adjustRightInd w:val="0"/>
              <w:snapToGrid w:val="0"/>
              <w:spacing w:line="240" w:lineRule="auto"/>
              <w:jc w:val="center"/>
              <w:textAlignment w:val="center"/>
              <w:rPr>
                <w:rFonts w:hint="eastAsia" w:asciiTheme="minorEastAsia" w:hAnsiTheme="minorEastAsia" w:eastAsiaTheme="minorEastAsia" w:cstheme="minorEastAsia"/>
                <w:color w:val="000000"/>
                <w:kern w:val="0"/>
                <w:sz w:val="21"/>
                <w:szCs w:val="21"/>
                <w:lang w:bidi="ar"/>
              </w:rPr>
            </w:pPr>
          </w:p>
        </w:tc>
        <w:tc>
          <w:tcPr>
            <w:tcW w:w="1106" w:type="dxa"/>
            <w:noWrap w:val="0"/>
            <w:vAlign w:val="center"/>
          </w:tcPr>
          <w:p w14:paraId="45DA5CAD">
            <w:pPr>
              <w:keepNext w:val="0"/>
              <w:keepLines w:val="0"/>
              <w:pageBreakBefore w:val="0"/>
              <w:widowControl/>
              <w:kinsoku/>
              <w:wordWrap/>
              <w:overflowPunct/>
              <w:topLinePunct w:val="0"/>
              <w:autoSpaceDE/>
              <w:autoSpaceDN/>
              <w:bidi w:val="0"/>
              <w:adjustRightInd w:val="0"/>
              <w:snapToGrid w:val="0"/>
              <w:spacing w:line="240" w:lineRule="auto"/>
              <w:ind w:left="0" w:leftChars="0" w:firstLine="0" w:firstLineChars="0"/>
              <w:jc w:val="center"/>
              <w:textAlignment w:val="center"/>
              <w:rPr>
                <w:rFonts w:hint="eastAsia" w:asciiTheme="minorEastAsia" w:hAnsiTheme="minorEastAsia" w:eastAsiaTheme="minorEastAsia" w:cstheme="minorEastAsia"/>
                <w:color w:val="000000"/>
                <w:kern w:val="0"/>
                <w:sz w:val="21"/>
                <w:szCs w:val="21"/>
                <w:lang w:bidi="ar"/>
              </w:rPr>
            </w:pPr>
            <w:r>
              <w:rPr>
                <w:rFonts w:hint="eastAsia" w:asciiTheme="minorEastAsia" w:hAnsiTheme="minorEastAsia" w:eastAsiaTheme="minorEastAsia" w:cstheme="minorEastAsia"/>
                <w:color w:val="000000"/>
                <w:kern w:val="0"/>
                <w:sz w:val="21"/>
                <w:szCs w:val="21"/>
                <w:lang w:bidi="ar"/>
              </w:rPr>
              <w:t>广肇干线</w:t>
            </w:r>
          </w:p>
        </w:tc>
        <w:tc>
          <w:tcPr>
            <w:tcW w:w="1361" w:type="dxa"/>
            <w:noWrap w:val="0"/>
            <w:vAlign w:val="center"/>
          </w:tcPr>
          <w:p w14:paraId="180BD41F">
            <w:pPr>
              <w:keepNext w:val="0"/>
              <w:keepLines w:val="0"/>
              <w:pageBreakBefore w:val="0"/>
              <w:widowControl/>
              <w:kinsoku/>
              <w:wordWrap/>
              <w:overflowPunct/>
              <w:topLinePunct w:val="0"/>
              <w:autoSpaceDE/>
              <w:autoSpaceDN/>
              <w:bidi w:val="0"/>
              <w:adjustRightInd w:val="0"/>
              <w:snapToGrid w:val="0"/>
              <w:spacing w:line="240" w:lineRule="auto"/>
              <w:ind w:left="0" w:leftChars="0" w:firstLine="0" w:firstLineChars="0"/>
              <w:jc w:val="center"/>
              <w:textAlignment w:val="center"/>
              <w:rPr>
                <w:rFonts w:hint="eastAsia" w:asciiTheme="minorEastAsia" w:hAnsiTheme="minorEastAsia" w:eastAsiaTheme="minorEastAsia" w:cstheme="minorEastAsia"/>
                <w:color w:val="000000"/>
                <w:kern w:val="0"/>
                <w:sz w:val="21"/>
                <w:szCs w:val="21"/>
                <w:lang w:bidi="ar"/>
              </w:rPr>
            </w:pPr>
            <w:r>
              <w:rPr>
                <w:rFonts w:hint="eastAsia" w:asciiTheme="minorEastAsia" w:hAnsiTheme="minorEastAsia" w:eastAsiaTheme="minorEastAsia" w:cstheme="minorEastAsia"/>
                <w:color w:val="000000"/>
                <w:kern w:val="0"/>
                <w:sz w:val="21"/>
                <w:szCs w:val="21"/>
                <w:lang w:bidi="ar"/>
              </w:rPr>
              <w:t>1553</w:t>
            </w:r>
          </w:p>
        </w:tc>
        <w:tc>
          <w:tcPr>
            <w:tcW w:w="1083" w:type="dxa"/>
            <w:noWrap w:val="0"/>
            <w:vAlign w:val="center"/>
          </w:tcPr>
          <w:p w14:paraId="0394BE28">
            <w:pPr>
              <w:keepNext w:val="0"/>
              <w:keepLines w:val="0"/>
              <w:pageBreakBefore w:val="0"/>
              <w:widowControl/>
              <w:kinsoku/>
              <w:wordWrap/>
              <w:overflowPunct/>
              <w:topLinePunct w:val="0"/>
              <w:autoSpaceDE/>
              <w:autoSpaceDN/>
              <w:bidi w:val="0"/>
              <w:adjustRightInd w:val="0"/>
              <w:snapToGrid w:val="0"/>
              <w:spacing w:line="240" w:lineRule="auto"/>
              <w:ind w:left="0" w:leftChars="0" w:firstLine="0" w:firstLineChars="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kern w:val="0"/>
                <w:sz w:val="21"/>
                <w:szCs w:val="21"/>
                <w:lang w:bidi="ar"/>
              </w:rPr>
              <w:t>三水分输站</w:t>
            </w:r>
          </w:p>
        </w:tc>
        <w:tc>
          <w:tcPr>
            <w:tcW w:w="1281" w:type="dxa"/>
            <w:noWrap w:val="0"/>
            <w:vAlign w:val="center"/>
          </w:tcPr>
          <w:p w14:paraId="06304BE6">
            <w:pPr>
              <w:keepNext w:val="0"/>
              <w:keepLines w:val="0"/>
              <w:pageBreakBefore w:val="0"/>
              <w:widowControl/>
              <w:kinsoku/>
              <w:wordWrap/>
              <w:overflowPunct/>
              <w:topLinePunct w:val="0"/>
              <w:autoSpaceDE/>
              <w:autoSpaceDN/>
              <w:bidi w:val="0"/>
              <w:adjustRightInd w:val="0"/>
              <w:snapToGrid w:val="0"/>
              <w:spacing w:line="240" w:lineRule="auto"/>
              <w:ind w:left="0" w:leftChars="0" w:firstLine="0" w:firstLineChars="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kern w:val="0"/>
                <w:sz w:val="21"/>
                <w:szCs w:val="21"/>
                <w:lang w:bidi="ar"/>
              </w:rPr>
              <w:t>佛山燃气</w:t>
            </w:r>
          </w:p>
        </w:tc>
        <w:tc>
          <w:tcPr>
            <w:tcW w:w="1327" w:type="dxa"/>
            <w:noWrap w:val="0"/>
            <w:vAlign w:val="center"/>
          </w:tcPr>
          <w:p w14:paraId="78AFDCE4">
            <w:pPr>
              <w:keepNext w:val="0"/>
              <w:keepLines w:val="0"/>
              <w:pageBreakBefore w:val="0"/>
              <w:widowControl/>
              <w:kinsoku/>
              <w:wordWrap/>
              <w:overflowPunct/>
              <w:topLinePunct w:val="0"/>
              <w:autoSpaceDE/>
              <w:autoSpaceDN/>
              <w:bidi w:val="0"/>
              <w:adjustRightInd w:val="0"/>
              <w:snapToGrid w:val="0"/>
              <w:spacing w:line="240" w:lineRule="auto"/>
              <w:ind w:left="0" w:leftChars="0" w:firstLine="0" w:firstLineChars="0"/>
              <w:jc w:val="center"/>
              <w:textAlignment w:val="center"/>
              <w:rPr>
                <w:rFonts w:hint="eastAsia" w:asciiTheme="minorEastAsia" w:hAnsiTheme="minorEastAsia" w:eastAsiaTheme="minorEastAsia" w:cstheme="minorEastAsia"/>
                <w:color w:val="000000"/>
                <w:kern w:val="0"/>
                <w:sz w:val="21"/>
                <w:szCs w:val="21"/>
                <w:lang w:eastAsia="zh-CN" w:bidi="ar"/>
              </w:rPr>
            </w:pPr>
            <w:r>
              <w:rPr>
                <w:rFonts w:hint="eastAsia" w:asciiTheme="minorEastAsia" w:hAnsiTheme="minorEastAsia" w:eastAsiaTheme="minorEastAsia" w:cstheme="minorEastAsia"/>
                <w:color w:val="000000"/>
                <w:kern w:val="0"/>
                <w:sz w:val="21"/>
                <w:szCs w:val="21"/>
                <w:lang w:bidi="ar"/>
              </w:rPr>
              <w:t>421.</w:t>
            </w:r>
            <w:r>
              <w:rPr>
                <w:rFonts w:hint="eastAsia" w:asciiTheme="minorEastAsia" w:hAnsiTheme="minorEastAsia" w:eastAsiaTheme="minorEastAsia" w:cstheme="minorEastAsia"/>
                <w:color w:val="000000"/>
                <w:kern w:val="0"/>
                <w:sz w:val="21"/>
                <w:szCs w:val="21"/>
                <w:lang w:val="en-US" w:eastAsia="zh-CN" w:bidi="ar"/>
              </w:rPr>
              <w:t>4</w:t>
            </w:r>
          </w:p>
        </w:tc>
        <w:tc>
          <w:tcPr>
            <w:tcW w:w="1281" w:type="dxa"/>
            <w:noWrap w:val="0"/>
            <w:vAlign w:val="center"/>
          </w:tcPr>
          <w:p w14:paraId="1A78B0D7">
            <w:pPr>
              <w:keepNext w:val="0"/>
              <w:keepLines w:val="0"/>
              <w:pageBreakBefore w:val="0"/>
              <w:widowControl/>
              <w:kinsoku/>
              <w:wordWrap/>
              <w:overflowPunct/>
              <w:topLinePunct w:val="0"/>
              <w:autoSpaceDE/>
              <w:autoSpaceDN/>
              <w:bidi w:val="0"/>
              <w:adjustRightInd w:val="0"/>
              <w:snapToGrid w:val="0"/>
              <w:spacing w:line="240" w:lineRule="auto"/>
              <w:ind w:left="0" w:leftChars="0" w:firstLine="0" w:firstLineChars="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kern w:val="0"/>
                <w:sz w:val="21"/>
                <w:szCs w:val="21"/>
                <w:lang w:bidi="ar"/>
              </w:rPr>
              <w:t>480</w:t>
            </w:r>
          </w:p>
        </w:tc>
      </w:tr>
      <w:tr w14:paraId="5243B69E">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313" w:hRule="atLeast"/>
          <w:jc w:val="center"/>
        </w:trPr>
        <w:tc>
          <w:tcPr>
            <w:tcW w:w="737" w:type="dxa"/>
            <w:vMerge w:val="continue"/>
            <w:noWrap w:val="0"/>
            <w:vAlign w:val="center"/>
          </w:tcPr>
          <w:p w14:paraId="0E11752F">
            <w:pPr>
              <w:keepNext w:val="0"/>
              <w:keepLines w:val="0"/>
              <w:pageBreakBefore w:val="0"/>
              <w:widowControl/>
              <w:kinsoku/>
              <w:wordWrap/>
              <w:overflowPunct/>
              <w:topLinePunct w:val="0"/>
              <w:autoSpaceDE/>
              <w:autoSpaceDN/>
              <w:bidi w:val="0"/>
              <w:adjustRightInd w:val="0"/>
              <w:snapToGrid w:val="0"/>
              <w:spacing w:line="240" w:lineRule="auto"/>
              <w:jc w:val="center"/>
              <w:textAlignment w:val="center"/>
              <w:rPr>
                <w:rFonts w:hint="eastAsia" w:asciiTheme="minorEastAsia" w:hAnsiTheme="minorEastAsia" w:eastAsiaTheme="minorEastAsia" w:cstheme="minorEastAsia"/>
                <w:color w:val="000000"/>
                <w:kern w:val="0"/>
                <w:sz w:val="21"/>
                <w:szCs w:val="21"/>
                <w:lang w:bidi="ar"/>
              </w:rPr>
            </w:pPr>
          </w:p>
        </w:tc>
        <w:tc>
          <w:tcPr>
            <w:tcW w:w="1106" w:type="dxa"/>
            <w:vMerge w:val="restart"/>
            <w:noWrap/>
            <w:vAlign w:val="center"/>
          </w:tcPr>
          <w:p w14:paraId="12E4DF25">
            <w:pPr>
              <w:keepNext w:val="0"/>
              <w:keepLines w:val="0"/>
              <w:pageBreakBefore w:val="0"/>
              <w:widowControl/>
              <w:kinsoku/>
              <w:wordWrap/>
              <w:overflowPunct/>
              <w:topLinePunct w:val="0"/>
              <w:autoSpaceDE/>
              <w:autoSpaceDN/>
              <w:bidi w:val="0"/>
              <w:adjustRightInd w:val="0"/>
              <w:snapToGrid w:val="0"/>
              <w:spacing w:line="240" w:lineRule="auto"/>
              <w:ind w:left="0" w:leftChars="0" w:firstLine="0" w:firstLineChars="0"/>
              <w:jc w:val="center"/>
              <w:textAlignment w:val="center"/>
              <w:rPr>
                <w:rFonts w:hint="eastAsia" w:asciiTheme="minorEastAsia" w:hAnsiTheme="minorEastAsia" w:eastAsiaTheme="minorEastAsia" w:cstheme="minorEastAsia"/>
                <w:color w:val="000000"/>
                <w:kern w:val="0"/>
                <w:sz w:val="21"/>
                <w:szCs w:val="21"/>
                <w:lang w:bidi="ar"/>
              </w:rPr>
            </w:pPr>
            <w:r>
              <w:rPr>
                <w:rFonts w:hint="eastAsia" w:asciiTheme="minorEastAsia" w:hAnsiTheme="minorEastAsia" w:eastAsiaTheme="minorEastAsia" w:cstheme="minorEastAsia"/>
                <w:color w:val="000000"/>
                <w:kern w:val="0"/>
                <w:sz w:val="21"/>
                <w:szCs w:val="21"/>
                <w:lang w:bidi="ar"/>
              </w:rPr>
              <w:t>珠海LNG西干线</w:t>
            </w:r>
          </w:p>
        </w:tc>
        <w:tc>
          <w:tcPr>
            <w:tcW w:w="1361" w:type="dxa"/>
            <w:vMerge w:val="restart"/>
            <w:noWrap/>
            <w:vAlign w:val="center"/>
          </w:tcPr>
          <w:p w14:paraId="6B185BEF">
            <w:pPr>
              <w:keepNext w:val="0"/>
              <w:keepLines w:val="0"/>
              <w:pageBreakBefore w:val="0"/>
              <w:widowControl/>
              <w:kinsoku/>
              <w:wordWrap/>
              <w:overflowPunct/>
              <w:topLinePunct w:val="0"/>
              <w:autoSpaceDE/>
              <w:autoSpaceDN/>
              <w:bidi w:val="0"/>
              <w:adjustRightInd w:val="0"/>
              <w:snapToGrid w:val="0"/>
              <w:spacing w:line="240" w:lineRule="auto"/>
              <w:ind w:left="0" w:leftChars="0" w:firstLine="0" w:firstLineChars="0"/>
              <w:jc w:val="center"/>
              <w:textAlignment w:val="center"/>
              <w:rPr>
                <w:rFonts w:hint="eastAsia" w:asciiTheme="minorEastAsia" w:hAnsiTheme="minorEastAsia" w:eastAsiaTheme="minorEastAsia" w:cstheme="minorEastAsia"/>
                <w:color w:val="000000"/>
                <w:kern w:val="0"/>
                <w:sz w:val="21"/>
                <w:szCs w:val="21"/>
                <w:lang w:bidi="ar"/>
              </w:rPr>
            </w:pPr>
            <w:r>
              <w:rPr>
                <w:rFonts w:hint="eastAsia" w:asciiTheme="minorEastAsia" w:hAnsiTheme="minorEastAsia" w:eastAsiaTheme="minorEastAsia" w:cstheme="minorEastAsia"/>
                <w:color w:val="000000"/>
                <w:kern w:val="0"/>
                <w:sz w:val="21"/>
                <w:szCs w:val="21"/>
                <w:lang w:bidi="ar"/>
              </w:rPr>
              <w:t>3425</w:t>
            </w:r>
          </w:p>
        </w:tc>
        <w:tc>
          <w:tcPr>
            <w:tcW w:w="1083" w:type="dxa"/>
            <w:vMerge w:val="restart"/>
            <w:noWrap w:val="0"/>
            <w:vAlign w:val="center"/>
          </w:tcPr>
          <w:p w14:paraId="4E7F59C9">
            <w:pPr>
              <w:keepNext w:val="0"/>
              <w:keepLines w:val="0"/>
              <w:pageBreakBefore w:val="0"/>
              <w:widowControl/>
              <w:kinsoku/>
              <w:wordWrap/>
              <w:overflowPunct/>
              <w:topLinePunct w:val="0"/>
              <w:autoSpaceDE/>
              <w:autoSpaceDN/>
              <w:bidi w:val="0"/>
              <w:adjustRightInd w:val="0"/>
              <w:snapToGrid w:val="0"/>
              <w:spacing w:line="240" w:lineRule="auto"/>
              <w:ind w:left="0" w:leftChars="0" w:firstLine="0" w:firstLineChars="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kern w:val="0"/>
                <w:sz w:val="21"/>
                <w:szCs w:val="21"/>
                <w:lang w:bidi="ar"/>
              </w:rPr>
              <w:t>高明分输站</w:t>
            </w:r>
          </w:p>
        </w:tc>
        <w:tc>
          <w:tcPr>
            <w:tcW w:w="1281" w:type="dxa"/>
            <w:noWrap w:val="0"/>
            <w:vAlign w:val="center"/>
          </w:tcPr>
          <w:p w14:paraId="758433AF">
            <w:pPr>
              <w:keepNext w:val="0"/>
              <w:keepLines w:val="0"/>
              <w:pageBreakBefore w:val="0"/>
              <w:widowControl/>
              <w:kinsoku/>
              <w:wordWrap/>
              <w:overflowPunct/>
              <w:topLinePunct w:val="0"/>
              <w:autoSpaceDE/>
              <w:autoSpaceDN/>
              <w:bidi w:val="0"/>
              <w:adjustRightInd w:val="0"/>
              <w:snapToGrid w:val="0"/>
              <w:spacing w:line="240" w:lineRule="auto"/>
              <w:ind w:left="0" w:leftChars="0" w:firstLine="0" w:firstLineChars="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kern w:val="0"/>
                <w:sz w:val="21"/>
                <w:szCs w:val="21"/>
                <w:lang w:bidi="ar"/>
              </w:rPr>
              <w:t>佛山燃气</w:t>
            </w:r>
          </w:p>
        </w:tc>
        <w:tc>
          <w:tcPr>
            <w:tcW w:w="1327" w:type="dxa"/>
            <w:vMerge w:val="restart"/>
            <w:noWrap w:val="0"/>
            <w:vAlign w:val="center"/>
          </w:tcPr>
          <w:p w14:paraId="512B5F1E">
            <w:pPr>
              <w:keepNext w:val="0"/>
              <w:keepLines w:val="0"/>
              <w:pageBreakBefore w:val="0"/>
              <w:widowControl/>
              <w:kinsoku/>
              <w:wordWrap/>
              <w:overflowPunct/>
              <w:topLinePunct w:val="0"/>
              <w:autoSpaceDE/>
              <w:autoSpaceDN/>
              <w:bidi w:val="0"/>
              <w:adjustRightInd w:val="0"/>
              <w:snapToGrid w:val="0"/>
              <w:spacing w:line="240" w:lineRule="auto"/>
              <w:ind w:left="0" w:leftChars="0" w:firstLine="0" w:firstLineChars="0"/>
              <w:jc w:val="center"/>
              <w:textAlignment w:val="center"/>
              <w:rPr>
                <w:rFonts w:hint="eastAsia" w:asciiTheme="minorEastAsia" w:hAnsiTheme="minorEastAsia" w:eastAsiaTheme="minorEastAsia" w:cstheme="minorEastAsia"/>
                <w:color w:val="000000"/>
                <w:kern w:val="0"/>
                <w:sz w:val="21"/>
                <w:szCs w:val="21"/>
                <w:lang w:bidi="ar"/>
              </w:rPr>
            </w:pPr>
            <w:r>
              <w:rPr>
                <w:rFonts w:hint="eastAsia" w:asciiTheme="minorEastAsia" w:hAnsiTheme="minorEastAsia" w:eastAsiaTheme="minorEastAsia" w:cstheme="minorEastAsia"/>
                <w:color w:val="000000"/>
                <w:kern w:val="0"/>
                <w:sz w:val="21"/>
                <w:szCs w:val="21"/>
                <w:lang w:bidi="ar"/>
              </w:rPr>
              <w:t>556.2</w:t>
            </w:r>
          </w:p>
        </w:tc>
        <w:tc>
          <w:tcPr>
            <w:tcW w:w="1281" w:type="dxa"/>
            <w:vMerge w:val="restart"/>
            <w:noWrap w:val="0"/>
            <w:vAlign w:val="center"/>
          </w:tcPr>
          <w:p w14:paraId="3BDD2BCB">
            <w:pPr>
              <w:keepNext w:val="0"/>
              <w:keepLines w:val="0"/>
              <w:pageBreakBefore w:val="0"/>
              <w:widowControl/>
              <w:kinsoku/>
              <w:wordWrap/>
              <w:overflowPunct/>
              <w:topLinePunct w:val="0"/>
              <w:autoSpaceDE/>
              <w:autoSpaceDN/>
              <w:bidi w:val="0"/>
              <w:adjustRightInd w:val="0"/>
              <w:snapToGrid w:val="0"/>
              <w:spacing w:line="240" w:lineRule="auto"/>
              <w:ind w:left="0" w:leftChars="0" w:firstLine="0" w:firstLineChars="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kern w:val="0"/>
                <w:sz w:val="21"/>
                <w:szCs w:val="21"/>
                <w:lang w:bidi="ar"/>
              </w:rPr>
              <w:t>550</w:t>
            </w:r>
          </w:p>
        </w:tc>
      </w:tr>
      <w:tr w14:paraId="1BEBB76B">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397" w:hRule="atLeast"/>
          <w:jc w:val="center"/>
        </w:trPr>
        <w:tc>
          <w:tcPr>
            <w:tcW w:w="737" w:type="dxa"/>
            <w:vMerge w:val="continue"/>
            <w:noWrap w:val="0"/>
            <w:vAlign w:val="center"/>
          </w:tcPr>
          <w:p w14:paraId="453804F7">
            <w:pPr>
              <w:keepNext w:val="0"/>
              <w:keepLines w:val="0"/>
              <w:pageBreakBefore w:val="0"/>
              <w:kinsoku/>
              <w:wordWrap/>
              <w:overflowPunct/>
              <w:topLinePunct w:val="0"/>
              <w:autoSpaceDE/>
              <w:autoSpaceDN/>
              <w:bidi w:val="0"/>
              <w:adjustRightInd w:val="0"/>
              <w:snapToGrid w:val="0"/>
              <w:spacing w:line="240" w:lineRule="auto"/>
              <w:jc w:val="center"/>
              <w:rPr>
                <w:rFonts w:hint="eastAsia" w:asciiTheme="minorEastAsia" w:hAnsiTheme="minorEastAsia" w:eastAsiaTheme="minorEastAsia" w:cstheme="minorEastAsia"/>
                <w:color w:val="000000"/>
                <w:sz w:val="21"/>
                <w:szCs w:val="21"/>
              </w:rPr>
            </w:pPr>
          </w:p>
        </w:tc>
        <w:tc>
          <w:tcPr>
            <w:tcW w:w="1106" w:type="dxa"/>
            <w:vMerge w:val="continue"/>
            <w:noWrap/>
            <w:vAlign w:val="center"/>
          </w:tcPr>
          <w:p w14:paraId="4ECA18BC">
            <w:pPr>
              <w:keepNext w:val="0"/>
              <w:keepLines w:val="0"/>
              <w:pageBreakBefore w:val="0"/>
              <w:kinsoku/>
              <w:wordWrap/>
              <w:overflowPunct/>
              <w:topLinePunct w:val="0"/>
              <w:autoSpaceDE/>
              <w:autoSpaceDN/>
              <w:bidi w:val="0"/>
              <w:adjustRightInd w:val="0"/>
              <w:snapToGrid w:val="0"/>
              <w:spacing w:line="240" w:lineRule="auto"/>
              <w:jc w:val="center"/>
              <w:rPr>
                <w:rFonts w:hint="eastAsia" w:asciiTheme="minorEastAsia" w:hAnsiTheme="minorEastAsia" w:eastAsiaTheme="minorEastAsia" w:cstheme="minorEastAsia"/>
                <w:color w:val="000000"/>
                <w:sz w:val="21"/>
                <w:szCs w:val="21"/>
              </w:rPr>
            </w:pPr>
          </w:p>
        </w:tc>
        <w:tc>
          <w:tcPr>
            <w:tcW w:w="1361" w:type="dxa"/>
            <w:vMerge w:val="continue"/>
            <w:noWrap/>
            <w:vAlign w:val="center"/>
          </w:tcPr>
          <w:p w14:paraId="6251BF4E">
            <w:pPr>
              <w:keepNext w:val="0"/>
              <w:keepLines w:val="0"/>
              <w:pageBreakBefore w:val="0"/>
              <w:widowControl/>
              <w:kinsoku/>
              <w:wordWrap/>
              <w:overflowPunct/>
              <w:topLinePunct w:val="0"/>
              <w:autoSpaceDE/>
              <w:autoSpaceDN/>
              <w:bidi w:val="0"/>
              <w:adjustRightInd w:val="0"/>
              <w:snapToGrid w:val="0"/>
              <w:spacing w:line="240" w:lineRule="auto"/>
              <w:jc w:val="center"/>
              <w:textAlignment w:val="center"/>
              <w:rPr>
                <w:rFonts w:hint="eastAsia" w:asciiTheme="minorEastAsia" w:hAnsiTheme="minorEastAsia" w:eastAsiaTheme="minorEastAsia" w:cstheme="minorEastAsia"/>
                <w:color w:val="000000"/>
                <w:kern w:val="0"/>
                <w:sz w:val="21"/>
                <w:szCs w:val="21"/>
                <w:lang w:bidi="ar"/>
              </w:rPr>
            </w:pPr>
          </w:p>
        </w:tc>
        <w:tc>
          <w:tcPr>
            <w:tcW w:w="1083" w:type="dxa"/>
            <w:vMerge w:val="continue"/>
            <w:noWrap w:val="0"/>
            <w:vAlign w:val="center"/>
          </w:tcPr>
          <w:p w14:paraId="7B965366">
            <w:pPr>
              <w:keepNext w:val="0"/>
              <w:keepLines w:val="0"/>
              <w:pageBreakBefore w:val="0"/>
              <w:kinsoku/>
              <w:wordWrap/>
              <w:overflowPunct/>
              <w:topLinePunct w:val="0"/>
              <w:autoSpaceDE/>
              <w:autoSpaceDN/>
              <w:bidi w:val="0"/>
              <w:adjustRightInd w:val="0"/>
              <w:snapToGrid w:val="0"/>
              <w:spacing w:line="240" w:lineRule="auto"/>
              <w:jc w:val="center"/>
              <w:rPr>
                <w:rFonts w:hint="eastAsia" w:asciiTheme="minorEastAsia" w:hAnsiTheme="minorEastAsia" w:eastAsiaTheme="minorEastAsia" w:cstheme="minorEastAsia"/>
                <w:color w:val="000000"/>
                <w:sz w:val="21"/>
                <w:szCs w:val="21"/>
              </w:rPr>
            </w:pPr>
          </w:p>
        </w:tc>
        <w:tc>
          <w:tcPr>
            <w:tcW w:w="1281" w:type="dxa"/>
            <w:noWrap w:val="0"/>
            <w:vAlign w:val="center"/>
          </w:tcPr>
          <w:p w14:paraId="1EBD22BD">
            <w:pPr>
              <w:keepNext w:val="0"/>
              <w:keepLines w:val="0"/>
              <w:pageBreakBefore w:val="0"/>
              <w:widowControl/>
              <w:kinsoku/>
              <w:wordWrap/>
              <w:overflowPunct/>
              <w:topLinePunct w:val="0"/>
              <w:autoSpaceDE/>
              <w:autoSpaceDN/>
              <w:bidi w:val="0"/>
              <w:adjustRightInd w:val="0"/>
              <w:snapToGrid w:val="0"/>
              <w:spacing w:line="240" w:lineRule="auto"/>
              <w:ind w:left="0" w:leftChars="0" w:firstLine="0" w:firstLineChars="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kern w:val="0"/>
                <w:sz w:val="21"/>
                <w:szCs w:val="21"/>
                <w:lang w:bidi="ar"/>
              </w:rPr>
              <w:t>佛山福能电厂</w:t>
            </w:r>
          </w:p>
        </w:tc>
        <w:tc>
          <w:tcPr>
            <w:tcW w:w="1327" w:type="dxa"/>
            <w:vMerge w:val="continue"/>
            <w:noWrap w:val="0"/>
            <w:vAlign w:val="center"/>
          </w:tcPr>
          <w:p w14:paraId="2A7B3F1A">
            <w:pPr>
              <w:keepNext w:val="0"/>
              <w:keepLines w:val="0"/>
              <w:pageBreakBefore w:val="0"/>
              <w:widowControl/>
              <w:kinsoku/>
              <w:wordWrap/>
              <w:overflowPunct/>
              <w:topLinePunct w:val="0"/>
              <w:autoSpaceDE/>
              <w:autoSpaceDN/>
              <w:bidi w:val="0"/>
              <w:adjustRightInd w:val="0"/>
              <w:snapToGrid w:val="0"/>
              <w:spacing w:line="240" w:lineRule="auto"/>
              <w:jc w:val="center"/>
              <w:textAlignment w:val="center"/>
              <w:rPr>
                <w:rFonts w:hint="eastAsia" w:asciiTheme="minorEastAsia" w:hAnsiTheme="minorEastAsia" w:eastAsiaTheme="minorEastAsia" w:cstheme="minorEastAsia"/>
                <w:color w:val="000000"/>
                <w:kern w:val="0"/>
                <w:sz w:val="21"/>
                <w:szCs w:val="21"/>
                <w:lang w:bidi="ar"/>
              </w:rPr>
            </w:pPr>
          </w:p>
        </w:tc>
        <w:tc>
          <w:tcPr>
            <w:tcW w:w="1281" w:type="dxa"/>
            <w:vMerge w:val="continue"/>
            <w:noWrap w:val="0"/>
            <w:vAlign w:val="center"/>
          </w:tcPr>
          <w:p w14:paraId="31B126D9">
            <w:pPr>
              <w:keepNext w:val="0"/>
              <w:keepLines w:val="0"/>
              <w:pageBreakBefore w:val="0"/>
              <w:kinsoku/>
              <w:wordWrap/>
              <w:overflowPunct/>
              <w:topLinePunct w:val="0"/>
              <w:autoSpaceDE/>
              <w:autoSpaceDN/>
              <w:bidi w:val="0"/>
              <w:adjustRightInd w:val="0"/>
              <w:snapToGrid w:val="0"/>
              <w:spacing w:line="240" w:lineRule="auto"/>
              <w:jc w:val="center"/>
              <w:rPr>
                <w:rFonts w:hint="eastAsia" w:asciiTheme="minorEastAsia" w:hAnsiTheme="minorEastAsia" w:eastAsiaTheme="minorEastAsia" w:cstheme="minorEastAsia"/>
                <w:color w:val="000000"/>
                <w:sz w:val="21"/>
                <w:szCs w:val="21"/>
              </w:rPr>
            </w:pPr>
          </w:p>
        </w:tc>
      </w:tr>
      <w:tr w14:paraId="67D84FA4">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113" w:hRule="atLeast"/>
          <w:jc w:val="center"/>
        </w:trPr>
        <w:tc>
          <w:tcPr>
            <w:tcW w:w="737" w:type="dxa"/>
            <w:vMerge w:val="continue"/>
            <w:noWrap w:val="0"/>
            <w:vAlign w:val="center"/>
          </w:tcPr>
          <w:p w14:paraId="381CF33D">
            <w:pPr>
              <w:keepNext w:val="0"/>
              <w:keepLines w:val="0"/>
              <w:pageBreakBefore w:val="0"/>
              <w:kinsoku/>
              <w:wordWrap/>
              <w:overflowPunct/>
              <w:topLinePunct w:val="0"/>
              <w:autoSpaceDE/>
              <w:autoSpaceDN/>
              <w:bidi w:val="0"/>
              <w:adjustRightInd w:val="0"/>
              <w:snapToGrid w:val="0"/>
              <w:spacing w:line="240" w:lineRule="auto"/>
              <w:jc w:val="center"/>
              <w:rPr>
                <w:rFonts w:hint="eastAsia" w:asciiTheme="minorEastAsia" w:hAnsiTheme="minorEastAsia" w:eastAsiaTheme="minorEastAsia" w:cstheme="minorEastAsia"/>
                <w:color w:val="000000"/>
                <w:sz w:val="21"/>
                <w:szCs w:val="21"/>
              </w:rPr>
            </w:pPr>
          </w:p>
        </w:tc>
        <w:tc>
          <w:tcPr>
            <w:tcW w:w="1106" w:type="dxa"/>
            <w:vMerge w:val="continue"/>
            <w:noWrap/>
            <w:vAlign w:val="center"/>
          </w:tcPr>
          <w:p w14:paraId="37E620AC">
            <w:pPr>
              <w:keepNext w:val="0"/>
              <w:keepLines w:val="0"/>
              <w:pageBreakBefore w:val="0"/>
              <w:kinsoku/>
              <w:wordWrap/>
              <w:overflowPunct/>
              <w:topLinePunct w:val="0"/>
              <w:autoSpaceDE/>
              <w:autoSpaceDN/>
              <w:bidi w:val="0"/>
              <w:adjustRightInd w:val="0"/>
              <w:snapToGrid w:val="0"/>
              <w:spacing w:line="240" w:lineRule="auto"/>
              <w:jc w:val="center"/>
              <w:rPr>
                <w:rFonts w:hint="eastAsia" w:asciiTheme="minorEastAsia" w:hAnsiTheme="minorEastAsia" w:eastAsiaTheme="minorEastAsia" w:cstheme="minorEastAsia"/>
                <w:color w:val="000000"/>
                <w:sz w:val="21"/>
                <w:szCs w:val="21"/>
              </w:rPr>
            </w:pPr>
          </w:p>
        </w:tc>
        <w:tc>
          <w:tcPr>
            <w:tcW w:w="1361" w:type="dxa"/>
            <w:vMerge w:val="continue"/>
            <w:noWrap/>
            <w:vAlign w:val="center"/>
          </w:tcPr>
          <w:p w14:paraId="6342F3BF">
            <w:pPr>
              <w:keepNext w:val="0"/>
              <w:keepLines w:val="0"/>
              <w:pageBreakBefore w:val="0"/>
              <w:widowControl/>
              <w:kinsoku/>
              <w:wordWrap/>
              <w:overflowPunct/>
              <w:topLinePunct w:val="0"/>
              <w:autoSpaceDE/>
              <w:autoSpaceDN/>
              <w:bidi w:val="0"/>
              <w:adjustRightInd w:val="0"/>
              <w:snapToGrid w:val="0"/>
              <w:spacing w:line="240" w:lineRule="auto"/>
              <w:jc w:val="center"/>
              <w:textAlignment w:val="center"/>
              <w:rPr>
                <w:rFonts w:hint="eastAsia" w:asciiTheme="minorEastAsia" w:hAnsiTheme="minorEastAsia" w:eastAsiaTheme="minorEastAsia" w:cstheme="minorEastAsia"/>
                <w:color w:val="000000"/>
                <w:kern w:val="0"/>
                <w:sz w:val="21"/>
                <w:szCs w:val="21"/>
                <w:lang w:bidi="ar"/>
              </w:rPr>
            </w:pPr>
          </w:p>
        </w:tc>
        <w:tc>
          <w:tcPr>
            <w:tcW w:w="1083" w:type="dxa"/>
            <w:vMerge w:val="continue"/>
            <w:noWrap w:val="0"/>
            <w:vAlign w:val="center"/>
          </w:tcPr>
          <w:p w14:paraId="2B068EEF">
            <w:pPr>
              <w:keepNext w:val="0"/>
              <w:keepLines w:val="0"/>
              <w:pageBreakBefore w:val="0"/>
              <w:kinsoku/>
              <w:wordWrap/>
              <w:overflowPunct/>
              <w:topLinePunct w:val="0"/>
              <w:autoSpaceDE/>
              <w:autoSpaceDN/>
              <w:bidi w:val="0"/>
              <w:adjustRightInd w:val="0"/>
              <w:snapToGrid w:val="0"/>
              <w:spacing w:line="240" w:lineRule="auto"/>
              <w:jc w:val="center"/>
              <w:rPr>
                <w:rFonts w:hint="eastAsia" w:asciiTheme="minorEastAsia" w:hAnsiTheme="minorEastAsia" w:eastAsiaTheme="minorEastAsia" w:cstheme="minorEastAsia"/>
                <w:color w:val="000000"/>
                <w:sz w:val="21"/>
                <w:szCs w:val="21"/>
              </w:rPr>
            </w:pPr>
          </w:p>
        </w:tc>
        <w:tc>
          <w:tcPr>
            <w:tcW w:w="1281" w:type="dxa"/>
            <w:noWrap w:val="0"/>
            <w:vAlign w:val="center"/>
          </w:tcPr>
          <w:p w14:paraId="7614B1C3">
            <w:pPr>
              <w:keepNext w:val="0"/>
              <w:keepLines w:val="0"/>
              <w:pageBreakBefore w:val="0"/>
              <w:widowControl/>
              <w:kinsoku/>
              <w:wordWrap/>
              <w:overflowPunct/>
              <w:topLinePunct w:val="0"/>
              <w:autoSpaceDE/>
              <w:autoSpaceDN/>
              <w:bidi w:val="0"/>
              <w:adjustRightInd w:val="0"/>
              <w:snapToGrid w:val="0"/>
              <w:spacing w:line="240" w:lineRule="auto"/>
              <w:ind w:left="0" w:leftChars="0" w:firstLine="0" w:firstLineChars="0"/>
              <w:jc w:val="center"/>
              <w:textAlignment w:val="center"/>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000000"/>
                <w:kern w:val="0"/>
                <w:sz w:val="21"/>
                <w:szCs w:val="21"/>
                <w:lang w:bidi="ar"/>
              </w:rPr>
              <w:t>大唐佛山</w:t>
            </w:r>
          </w:p>
        </w:tc>
        <w:tc>
          <w:tcPr>
            <w:tcW w:w="1327" w:type="dxa"/>
            <w:vMerge w:val="continue"/>
            <w:noWrap w:val="0"/>
            <w:vAlign w:val="center"/>
          </w:tcPr>
          <w:p w14:paraId="77BC8762">
            <w:pPr>
              <w:keepNext w:val="0"/>
              <w:keepLines w:val="0"/>
              <w:pageBreakBefore w:val="0"/>
              <w:widowControl/>
              <w:kinsoku/>
              <w:wordWrap/>
              <w:overflowPunct/>
              <w:topLinePunct w:val="0"/>
              <w:autoSpaceDE/>
              <w:autoSpaceDN/>
              <w:bidi w:val="0"/>
              <w:adjustRightInd w:val="0"/>
              <w:snapToGrid w:val="0"/>
              <w:spacing w:line="240" w:lineRule="auto"/>
              <w:jc w:val="center"/>
              <w:textAlignment w:val="center"/>
              <w:rPr>
                <w:rFonts w:hint="eastAsia" w:asciiTheme="minorEastAsia" w:hAnsiTheme="minorEastAsia" w:eastAsiaTheme="minorEastAsia" w:cstheme="minorEastAsia"/>
                <w:color w:val="000000"/>
                <w:kern w:val="0"/>
                <w:sz w:val="21"/>
                <w:szCs w:val="21"/>
                <w:lang w:bidi="ar"/>
              </w:rPr>
            </w:pPr>
          </w:p>
        </w:tc>
        <w:tc>
          <w:tcPr>
            <w:tcW w:w="1281" w:type="dxa"/>
            <w:vMerge w:val="continue"/>
            <w:noWrap w:val="0"/>
            <w:vAlign w:val="center"/>
          </w:tcPr>
          <w:p w14:paraId="2DB5C68D">
            <w:pPr>
              <w:keepNext w:val="0"/>
              <w:keepLines w:val="0"/>
              <w:pageBreakBefore w:val="0"/>
              <w:kinsoku/>
              <w:wordWrap/>
              <w:overflowPunct/>
              <w:topLinePunct w:val="0"/>
              <w:autoSpaceDE/>
              <w:autoSpaceDN/>
              <w:bidi w:val="0"/>
              <w:adjustRightInd w:val="0"/>
              <w:snapToGrid w:val="0"/>
              <w:spacing w:line="240" w:lineRule="auto"/>
              <w:jc w:val="center"/>
              <w:rPr>
                <w:rFonts w:hint="eastAsia" w:asciiTheme="minorEastAsia" w:hAnsiTheme="minorEastAsia" w:eastAsiaTheme="minorEastAsia" w:cstheme="minorEastAsia"/>
                <w:color w:val="000000"/>
                <w:sz w:val="21"/>
                <w:szCs w:val="21"/>
              </w:rPr>
            </w:pPr>
          </w:p>
        </w:tc>
      </w:tr>
      <w:tr w14:paraId="7A2BFA54">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170" w:hRule="atLeast"/>
          <w:jc w:val="center"/>
        </w:trPr>
        <w:tc>
          <w:tcPr>
            <w:tcW w:w="737" w:type="dxa"/>
            <w:noWrap w:val="0"/>
            <w:vAlign w:val="center"/>
          </w:tcPr>
          <w:p w14:paraId="761D3F37">
            <w:pPr>
              <w:keepNext w:val="0"/>
              <w:keepLines w:val="0"/>
              <w:pageBreakBefore w:val="0"/>
              <w:widowControl/>
              <w:kinsoku/>
              <w:wordWrap/>
              <w:overflowPunct/>
              <w:topLinePunct w:val="0"/>
              <w:autoSpaceDE/>
              <w:autoSpaceDN/>
              <w:bidi w:val="0"/>
              <w:adjustRightInd w:val="0"/>
              <w:snapToGrid w:val="0"/>
              <w:spacing w:line="240" w:lineRule="auto"/>
              <w:ind w:left="0" w:leftChars="0" w:firstLine="0" w:firstLineChars="0"/>
              <w:jc w:val="center"/>
              <w:textAlignment w:val="center"/>
              <w:rPr>
                <w:rFonts w:hint="eastAsia" w:asciiTheme="minorEastAsia" w:hAnsiTheme="minorEastAsia" w:eastAsiaTheme="minorEastAsia" w:cstheme="minorEastAsia"/>
                <w:b/>
                <w:bCs/>
                <w:color w:val="000000"/>
                <w:sz w:val="21"/>
                <w:szCs w:val="21"/>
              </w:rPr>
            </w:pPr>
            <w:r>
              <w:rPr>
                <w:rFonts w:hint="eastAsia" w:asciiTheme="minorEastAsia" w:hAnsiTheme="minorEastAsia" w:eastAsiaTheme="minorEastAsia" w:cstheme="minorEastAsia"/>
                <w:b/>
                <w:bCs/>
                <w:color w:val="000000"/>
                <w:kern w:val="0"/>
                <w:sz w:val="21"/>
                <w:szCs w:val="21"/>
                <w:lang w:bidi="ar"/>
              </w:rPr>
              <w:t>合计</w:t>
            </w:r>
          </w:p>
        </w:tc>
        <w:tc>
          <w:tcPr>
            <w:tcW w:w="1106" w:type="dxa"/>
            <w:noWrap w:val="0"/>
            <w:vAlign w:val="center"/>
          </w:tcPr>
          <w:p w14:paraId="3A530CBE">
            <w:pPr>
              <w:keepNext w:val="0"/>
              <w:keepLines w:val="0"/>
              <w:pageBreakBefore w:val="0"/>
              <w:widowControl/>
              <w:kinsoku/>
              <w:wordWrap/>
              <w:overflowPunct/>
              <w:topLinePunct w:val="0"/>
              <w:autoSpaceDE/>
              <w:autoSpaceDN/>
              <w:bidi w:val="0"/>
              <w:adjustRightInd w:val="0"/>
              <w:snapToGrid w:val="0"/>
              <w:spacing w:line="240" w:lineRule="auto"/>
              <w:ind w:left="0" w:leftChars="0" w:firstLine="0" w:firstLineChars="0"/>
              <w:jc w:val="center"/>
              <w:textAlignment w:val="center"/>
              <w:rPr>
                <w:rFonts w:hint="eastAsia" w:asciiTheme="minorEastAsia" w:hAnsiTheme="minorEastAsia" w:eastAsiaTheme="minorEastAsia" w:cstheme="minorEastAsia"/>
                <w:b/>
                <w:bCs/>
                <w:color w:val="000000"/>
                <w:sz w:val="21"/>
                <w:szCs w:val="21"/>
              </w:rPr>
            </w:pPr>
            <w:r>
              <w:rPr>
                <w:rFonts w:hint="eastAsia" w:asciiTheme="minorEastAsia" w:hAnsiTheme="minorEastAsia" w:eastAsiaTheme="minorEastAsia" w:cstheme="minorEastAsia"/>
                <w:b/>
                <w:bCs/>
                <w:color w:val="000000"/>
                <w:kern w:val="0"/>
                <w:sz w:val="21"/>
                <w:szCs w:val="21"/>
                <w:lang w:bidi="ar"/>
              </w:rPr>
              <w:t>--</w:t>
            </w:r>
          </w:p>
        </w:tc>
        <w:tc>
          <w:tcPr>
            <w:tcW w:w="1361" w:type="dxa"/>
            <w:noWrap w:val="0"/>
            <w:vAlign w:val="center"/>
          </w:tcPr>
          <w:p w14:paraId="4B537AFE">
            <w:pPr>
              <w:keepNext w:val="0"/>
              <w:keepLines w:val="0"/>
              <w:pageBreakBefore w:val="0"/>
              <w:widowControl/>
              <w:kinsoku/>
              <w:wordWrap/>
              <w:overflowPunct/>
              <w:topLinePunct w:val="0"/>
              <w:autoSpaceDE/>
              <w:autoSpaceDN/>
              <w:bidi w:val="0"/>
              <w:adjustRightInd w:val="0"/>
              <w:snapToGrid w:val="0"/>
              <w:spacing w:line="240" w:lineRule="auto"/>
              <w:ind w:left="0" w:leftChars="0" w:firstLine="0" w:firstLineChars="0"/>
              <w:jc w:val="center"/>
              <w:textAlignment w:val="center"/>
              <w:rPr>
                <w:rFonts w:hint="eastAsia" w:asciiTheme="minorEastAsia" w:hAnsiTheme="minorEastAsia" w:eastAsiaTheme="minorEastAsia" w:cstheme="minorEastAsia"/>
                <w:b/>
                <w:bCs/>
                <w:color w:val="000000"/>
                <w:kern w:val="0"/>
                <w:sz w:val="21"/>
                <w:szCs w:val="21"/>
                <w:lang w:bidi="ar"/>
              </w:rPr>
            </w:pPr>
            <w:r>
              <w:rPr>
                <w:rFonts w:hint="eastAsia" w:asciiTheme="minorEastAsia" w:hAnsiTheme="minorEastAsia" w:eastAsiaTheme="minorEastAsia" w:cstheme="minorEastAsia"/>
                <w:b/>
                <w:bCs/>
                <w:color w:val="000000"/>
                <w:kern w:val="0"/>
                <w:sz w:val="21"/>
                <w:szCs w:val="21"/>
                <w:lang w:bidi="ar"/>
              </w:rPr>
              <w:t>7549</w:t>
            </w:r>
          </w:p>
        </w:tc>
        <w:tc>
          <w:tcPr>
            <w:tcW w:w="1083" w:type="dxa"/>
            <w:noWrap w:val="0"/>
            <w:vAlign w:val="center"/>
          </w:tcPr>
          <w:p w14:paraId="5CF3E6CC">
            <w:pPr>
              <w:keepNext w:val="0"/>
              <w:keepLines w:val="0"/>
              <w:pageBreakBefore w:val="0"/>
              <w:widowControl/>
              <w:kinsoku/>
              <w:wordWrap/>
              <w:overflowPunct/>
              <w:topLinePunct w:val="0"/>
              <w:autoSpaceDE/>
              <w:autoSpaceDN/>
              <w:bidi w:val="0"/>
              <w:adjustRightInd w:val="0"/>
              <w:snapToGrid w:val="0"/>
              <w:spacing w:line="240" w:lineRule="auto"/>
              <w:ind w:left="0" w:leftChars="0" w:firstLine="0" w:firstLineChars="0"/>
              <w:jc w:val="center"/>
              <w:textAlignment w:val="center"/>
              <w:rPr>
                <w:rFonts w:hint="eastAsia" w:asciiTheme="minorEastAsia" w:hAnsiTheme="minorEastAsia" w:eastAsiaTheme="minorEastAsia" w:cstheme="minorEastAsia"/>
                <w:b/>
                <w:bCs/>
                <w:color w:val="000000"/>
                <w:sz w:val="21"/>
                <w:szCs w:val="21"/>
              </w:rPr>
            </w:pPr>
            <w:r>
              <w:rPr>
                <w:rFonts w:hint="eastAsia" w:asciiTheme="minorEastAsia" w:hAnsiTheme="minorEastAsia" w:eastAsiaTheme="minorEastAsia" w:cstheme="minorEastAsia"/>
                <w:b/>
                <w:bCs/>
                <w:color w:val="000000"/>
                <w:kern w:val="0"/>
                <w:sz w:val="21"/>
                <w:szCs w:val="21"/>
                <w:lang w:bidi="ar"/>
              </w:rPr>
              <w:t>--</w:t>
            </w:r>
          </w:p>
        </w:tc>
        <w:tc>
          <w:tcPr>
            <w:tcW w:w="1281" w:type="dxa"/>
            <w:noWrap w:val="0"/>
            <w:vAlign w:val="center"/>
          </w:tcPr>
          <w:p w14:paraId="6FCA8C51">
            <w:pPr>
              <w:keepNext w:val="0"/>
              <w:keepLines w:val="0"/>
              <w:pageBreakBefore w:val="0"/>
              <w:widowControl/>
              <w:kinsoku/>
              <w:wordWrap/>
              <w:overflowPunct/>
              <w:topLinePunct w:val="0"/>
              <w:autoSpaceDE/>
              <w:autoSpaceDN/>
              <w:bidi w:val="0"/>
              <w:adjustRightInd w:val="0"/>
              <w:snapToGrid w:val="0"/>
              <w:spacing w:line="240" w:lineRule="auto"/>
              <w:ind w:left="0" w:leftChars="0" w:firstLine="0" w:firstLineChars="0"/>
              <w:jc w:val="center"/>
              <w:textAlignment w:val="center"/>
              <w:rPr>
                <w:rFonts w:hint="eastAsia" w:asciiTheme="minorEastAsia" w:hAnsiTheme="minorEastAsia" w:eastAsiaTheme="minorEastAsia" w:cstheme="minorEastAsia"/>
                <w:b/>
                <w:bCs/>
                <w:color w:val="000000"/>
                <w:sz w:val="21"/>
                <w:szCs w:val="21"/>
              </w:rPr>
            </w:pPr>
            <w:r>
              <w:rPr>
                <w:rFonts w:hint="eastAsia" w:asciiTheme="minorEastAsia" w:hAnsiTheme="minorEastAsia" w:eastAsiaTheme="minorEastAsia" w:cstheme="minorEastAsia"/>
                <w:b/>
                <w:bCs/>
                <w:color w:val="000000"/>
                <w:kern w:val="0"/>
                <w:sz w:val="21"/>
                <w:szCs w:val="21"/>
                <w:lang w:bidi="ar"/>
              </w:rPr>
              <w:t>--</w:t>
            </w:r>
          </w:p>
        </w:tc>
        <w:tc>
          <w:tcPr>
            <w:tcW w:w="1327" w:type="dxa"/>
            <w:noWrap w:val="0"/>
            <w:vAlign w:val="center"/>
          </w:tcPr>
          <w:p w14:paraId="3BC364C6">
            <w:pPr>
              <w:keepNext w:val="0"/>
              <w:keepLines w:val="0"/>
              <w:pageBreakBefore w:val="0"/>
              <w:widowControl/>
              <w:kinsoku/>
              <w:wordWrap/>
              <w:overflowPunct/>
              <w:topLinePunct w:val="0"/>
              <w:autoSpaceDE/>
              <w:autoSpaceDN/>
              <w:bidi w:val="0"/>
              <w:adjustRightInd w:val="0"/>
              <w:snapToGrid w:val="0"/>
              <w:spacing w:line="240" w:lineRule="auto"/>
              <w:ind w:left="0" w:leftChars="0" w:firstLine="0" w:firstLineChars="0"/>
              <w:jc w:val="center"/>
              <w:textAlignment w:val="center"/>
              <w:rPr>
                <w:rFonts w:hint="eastAsia" w:asciiTheme="minorEastAsia" w:hAnsiTheme="minorEastAsia" w:eastAsiaTheme="minorEastAsia" w:cstheme="minorEastAsia"/>
                <w:b/>
                <w:bCs/>
                <w:color w:val="000000"/>
                <w:kern w:val="0"/>
                <w:sz w:val="21"/>
                <w:szCs w:val="21"/>
                <w:lang w:bidi="ar"/>
              </w:rPr>
            </w:pPr>
            <w:r>
              <w:rPr>
                <w:rFonts w:hint="eastAsia" w:asciiTheme="minorEastAsia" w:hAnsiTheme="minorEastAsia" w:eastAsiaTheme="minorEastAsia" w:cstheme="minorEastAsia"/>
                <w:b/>
                <w:bCs/>
                <w:color w:val="000000"/>
                <w:kern w:val="0"/>
                <w:sz w:val="21"/>
                <w:szCs w:val="21"/>
                <w:lang w:bidi="ar"/>
              </w:rPr>
              <w:t>1197.7908</w:t>
            </w:r>
          </w:p>
        </w:tc>
        <w:tc>
          <w:tcPr>
            <w:tcW w:w="1281" w:type="dxa"/>
            <w:noWrap w:val="0"/>
            <w:vAlign w:val="center"/>
          </w:tcPr>
          <w:p w14:paraId="074380E2">
            <w:pPr>
              <w:keepNext w:val="0"/>
              <w:keepLines w:val="0"/>
              <w:pageBreakBefore w:val="0"/>
              <w:widowControl/>
              <w:kinsoku/>
              <w:wordWrap/>
              <w:overflowPunct/>
              <w:topLinePunct w:val="0"/>
              <w:autoSpaceDE/>
              <w:autoSpaceDN/>
              <w:bidi w:val="0"/>
              <w:adjustRightInd w:val="0"/>
              <w:snapToGrid w:val="0"/>
              <w:spacing w:line="240" w:lineRule="auto"/>
              <w:ind w:left="0" w:leftChars="0" w:firstLine="0" w:firstLineChars="0"/>
              <w:jc w:val="center"/>
              <w:textAlignment w:val="center"/>
              <w:rPr>
                <w:rFonts w:hint="eastAsia" w:asciiTheme="minorEastAsia" w:hAnsiTheme="minorEastAsia" w:eastAsiaTheme="minorEastAsia" w:cstheme="minorEastAsia"/>
                <w:b/>
                <w:bCs/>
                <w:color w:val="000000"/>
                <w:sz w:val="21"/>
                <w:szCs w:val="21"/>
              </w:rPr>
            </w:pPr>
            <w:r>
              <w:rPr>
                <w:rFonts w:hint="eastAsia" w:asciiTheme="minorEastAsia" w:hAnsiTheme="minorEastAsia" w:eastAsiaTheme="minorEastAsia" w:cstheme="minorEastAsia"/>
                <w:b/>
                <w:bCs/>
                <w:color w:val="000000"/>
                <w:kern w:val="0"/>
                <w:sz w:val="21"/>
                <w:szCs w:val="21"/>
                <w:lang w:bidi="ar"/>
              </w:rPr>
              <w:t>1030</w:t>
            </w:r>
          </w:p>
        </w:tc>
      </w:tr>
    </w:tbl>
    <w:p w14:paraId="1C33E905">
      <w:pPr>
        <w:pStyle w:val="3"/>
        <w:numPr>
          <w:ilvl w:val="1"/>
          <w:numId w:val="0"/>
        </w:numPr>
        <w:adjustRightInd/>
        <w:snapToGrid/>
        <w:spacing w:before="120" w:after="120" w:line="560" w:lineRule="exact"/>
        <w:ind w:leftChars="0" w:firstLine="0" w:firstLineChars="0"/>
        <w:jc w:val="both"/>
        <w:rPr>
          <w:rFonts w:hint="eastAsia" w:ascii="方正黑体简体" w:hAnsi="方正黑体简体" w:eastAsia="方正黑体简体" w:cs="方正黑体简体"/>
          <w:b w:val="0"/>
          <w:bCs/>
          <w:sz w:val="28"/>
          <w:szCs w:val="28"/>
          <w:highlight w:val="none"/>
          <w:lang w:val="en-US" w:eastAsia="zh-CN"/>
        </w:rPr>
      </w:pPr>
      <w:bookmarkStart w:id="37" w:name="_Toc9587"/>
      <w:r>
        <w:rPr>
          <w:rFonts w:hint="eastAsia" w:ascii="方正黑体简体" w:hAnsi="方正黑体简体" w:eastAsia="方正黑体简体" w:cs="方正黑体简体"/>
          <w:b w:val="0"/>
          <w:bCs/>
          <w:sz w:val="28"/>
          <w:szCs w:val="28"/>
          <w:highlight w:val="none"/>
          <w:lang w:val="en-US" w:eastAsia="zh-CN"/>
        </w:rPr>
        <w:t>6.6 福州</w:t>
      </w:r>
      <w:bookmarkEnd w:id="37"/>
    </w:p>
    <w:p w14:paraId="100BC354">
      <w:pPr>
        <w:spacing w:before="120" w:beforeLines="50" w:after="120" w:afterLines="50"/>
        <w:ind w:left="0" w:leftChars="0" w:firstLine="0" w:firstLineChars="0"/>
        <w:jc w:val="center"/>
        <w:rPr>
          <w:rFonts w:hint="eastAsia" w:ascii="黑体" w:hAnsi="黑体" w:eastAsia="黑体" w:cs="Times New Roman"/>
          <w:szCs w:val="21"/>
          <w:highlight w:val="none"/>
          <w:lang w:val="en-US" w:eastAsia="zh-CN"/>
        </w:rPr>
      </w:pPr>
      <w:r>
        <w:rPr>
          <w:rFonts w:hint="eastAsia" w:ascii="黑体" w:hAnsi="黑体" w:eastAsia="黑体" w:cs="Times New Roman"/>
          <w:szCs w:val="21"/>
          <w:highlight w:val="none"/>
          <w:lang w:val="en-US" w:eastAsia="zh-CN"/>
        </w:rPr>
        <w:t>表9 福州市供气情况简表</w:t>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37"/>
        <w:gridCol w:w="1106"/>
        <w:gridCol w:w="1361"/>
        <w:gridCol w:w="1083"/>
        <w:gridCol w:w="1281"/>
        <w:gridCol w:w="1329"/>
        <w:gridCol w:w="1279"/>
      </w:tblGrid>
      <w:tr w14:paraId="62EBBB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jc w:val="center"/>
        </w:trPr>
        <w:tc>
          <w:tcPr>
            <w:tcW w:w="737" w:type="dxa"/>
            <w:tcBorders>
              <w:tl2br w:val="nil"/>
              <w:tr2bl w:val="nil"/>
            </w:tcBorders>
            <w:noWrap w:val="0"/>
            <w:vAlign w:val="center"/>
          </w:tcPr>
          <w:p w14:paraId="46AF3BA2">
            <w:pPr>
              <w:widowControl/>
              <w:spacing w:line="240" w:lineRule="auto"/>
              <w:ind w:left="0" w:leftChars="0" w:firstLine="0" w:firstLineChars="0"/>
              <w:jc w:val="center"/>
              <w:textAlignment w:val="center"/>
              <w:rPr>
                <w:rFonts w:hint="eastAsia" w:asciiTheme="minorEastAsia" w:hAnsiTheme="minorEastAsia" w:eastAsiaTheme="minorEastAsia" w:cstheme="minorEastAsia"/>
                <w:b/>
                <w:bCs/>
                <w:color w:val="000000"/>
                <w:sz w:val="21"/>
                <w:szCs w:val="18"/>
                <w:highlight w:val="none"/>
              </w:rPr>
            </w:pPr>
            <w:r>
              <w:rPr>
                <w:rFonts w:hint="eastAsia" w:asciiTheme="minorEastAsia" w:hAnsiTheme="minorEastAsia" w:eastAsiaTheme="minorEastAsia" w:cstheme="minorEastAsia"/>
                <w:b/>
                <w:bCs/>
                <w:sz w:val="21"/>
                <w:szCs w:val="21"/>
                <w:highlight w:val="none"/>
              </w:rPr>
              <w:t>城市</w:t>
            </w:r>
          </w:p>
        </w:tc>
        <w:tc>
          <w:tcPr>
            <w:tcW w:w="1106" w:type="dxa"/>
            <w:tcBorders>
              <w:tl2br w:val="nil"/>
              <w:tr2bl w:val="nil"/>
            </w:tcBorders>
            <w:noWrap w:val="0"/>
            <w:vAlign w:val="center"/>
          </w:tcPr>
          <w:p w14:paraId="46B3D0B5">
            <w:pPr>
              <w:widowControl/>
              <w:spacing w:line="240" w:lineRule="auto"/>
              <w:ind w:left="0" w:leftChars="0" w:firstLine="0" w:firstLineChars="0"/>
              <w:jc w:val="center"/>
              <w:textAlignment w:val="center"/>
              <w:rPr>
                <w:rFonts w:hint="eastAsia" w:asciiTheme="minorEastAsia" w:hAnsiTheme="minorEastAsia" w:eastAsiaTheme="minorEastAsia" w:cstheme="minorEastAsia"/>
                <w:b/>
                <w:bCs/>
                <w:color w:val="000000"/>
                <w:sz w:val="21"/>
                <w:szCs w:val="18"/>
                <w:highlight w:val="none"/>
              </w:rPr>
            </w:pPr>
            <w:r>
              <w:rPr>
                <w:rFonts w:hint="eastAsia" w:asciiTheme="minorEastAsia" w:hAnsiTheme="minorEastAsia" w:eastAsiaTheme="minorEastAsia" w:cstheme="minorEastAsia"/>
                <w:b/>
                <w:bCs/>
                <w:sz w:val="21"/>
                <w:szCs w:val="21"/>
                <w:highlight w:val="none"/>
              </w:rPr>
              <w:t>供气通道</w:t>
            </w:r>
          </w:p>
        </w:tc>
        <w:tc>
          <w:tcPr>
            <w:tcW w:w="1361" w:type="dxa"/>
            <w:tcBorders>
              <w:tl2br w:val="nil"/>
              <w:tr2bl w:val="nil"/>
            </w:tcBorders>
            <w:noWrap w:val="0"/>
            <w:vAlign w:val="center"/>
          </w:tcPr>
          <w:p w14:paraId="06EEA0C3">
            <w:pPr>
              <w:widowControl/>
              <w:spacing w:line="240" w:lineRule="auto"/>
              <w:ind w:left="0" w:leftChars="0" w:firstLine="0" w:firstLineChars="0"/>
              <w:jc w:val="center"/>
              <w:textAlignment w:val="center"/>
              <w:rPr>
                <w:rFonts w:hint="eastAsia" w:asciiTheme="minorEastAsia" w:hAnsiTheme="minorEastAsia" w:eastAsiaTheme="minorEastAsia" w:cstheme="minorEastAsia"/>
                <w:b/>
                <w:bCs/>
                <w:color w:val="000000"/>
                <w:kern w:val="0"/>
                <w:sz w:val="21"/>
                <w:szCs w:val="21"/>
                <w:highlight w:val="none"/>
                <w:lang w:bidi="ar"/>
              </w:rPr>
            </w:pPr>
            <w:r>
              <w:rPr>
                <w:rFonts w:hint="eastAsia" w:asciiTheme="minorEastAsia" w:hAnsiTheme="minorEastAsia" w:eastAsiaTheme="minorEastAsia" w:cstheme="minorEastAsia"/>
                <w:b/>
                <w:bCs/>
                <w:color w:val="000000"/>
                <w:kern w:val="0"/>
                <w:sz w:val="21"/>
                <w:szCs w:val="21"/>
                <w:highlight w:val="none"/>
                <w:lang w:bidi="ar"/>
              </w:rPr>
              <w:t>途经管道</w:t>
            </w:r>
          </w:p>
          <w:p w14:paraId="20F0DD7E">
            <w:pPr>
              <w:widowControl/>
              <w:spacing w:line="240" w:lineRule="auto"/>
              <w:ind w:left="0" w:leftChars="0" w:firstLine="0" w:firstLineChars="0"/>
              <w:jc w:val="center"/>
              <w:textAlignment w:val="center"/>
              <w:rPr>
                <w:rFonts w:hint="eastAsia" w:asciiTheme="minorEastAsia" w:hAnsiTheme="minorEastAsia" w:eastAsiaTheme="minorEastAsia" w:cstheme="minorEastAsia"/>
                <w:b/>
                <w:bCs/>
                <w:color w:val="000000"/>
                <w:kern w:val="0"/>
                <w:sz w:val="21"/>
                <w:szCs w:val="21"/>
                <w:highlight w:val="none"/>
                <w:lang w:bidi="ar"/>
              </w:rPr>
            </w:pPr>
            <w:r>
              <w:rPr>
                <w:rFonts w:hint="eastAsia" w:asciiTheme="minorEastAsia" w:hAnsiTheme="minorEastAsia" w:eastAsiaTheme="minorEastAsia" w:cstheme="minorEastAsia"/>
                <w:b/>
                <w:bCs/>
                <w:color w:val="000000"/>
                <w:kern w:val="0"/>
                <w:sz w:val="21"/>
                <w:szCs w:val="21"/>
                <w:highlight w:val="none"/>
                <w:lang w:bidi="ar"/>
              </w:rPr>
              <w:t>供气能力</w:t>
            </w:r>
          </w:p>
          <w:p w14:paraId="7726BFEA">
            <w:pPr>
              <w:widowControl/>
              <w:spacing w:line="240" w:lineRule="auto"/>
              <w:ind w:left="0" w:leftChars="0" w:firstLine="0" w:firstLineChars="0"/>
              <w:jc w:val="center"/>
              <w:textAlignment w:val="center"/>
              <w:rPr>
                <w:rFonts w:hint="eastAsia" w:asciiTheme="minorEastAsia" w:hAnsiTheme="minorEastAsia" w:eastAsiaTheme="minorEastAsia" w:cstheme="minorEastAsia"/>
                <w:b/>
                <w:bCs/>
                <w:color w:val="000000"/>
                <w:sz w:val="21"/>
                <w:szCs w:val="18"/>
                <w:highlight w:val="none"/>
              </w:rPr>
            </w:pPr>
            <w:r>
              <w:rPr>
                <w:rFonts w:hint="eastAsia" w:asciiTheme="minorEastAsia" w:hAnsiTheme="minorEastAsia" w:eastAsiaTheme="minorEastAsia" w:cstheme="minorEastAsia"/>
                <w:b/>
                <w:bCs/>
                <w:color w:val="000000"/>
                <w:kern w:val="0"/>
                <w:sz w:val="21"/>
                <w:szCs w:val="21"/>
                <w:highlight w:val="none"/>
                <w:lang w:bidi="ar"/>
              </w:rPr>
              <w:t>（万方/天）</w:t>
            </w:r>
          </w:p>
        </w:tc>
        <w:tc>
          <w:tcPr>
            <w:tcW w:w="1083" w:type="dxa"/>
            <w:tcBorders>
              <w:tl2br w:val="nil"/>
              <w:tr2bl w:val="nil"/>
            </w:tcBorders>
            <w:noWrap w:val="0"/>
            <w:vAlign w:val="center"/>
          </w:tcPr>
          <w:p w14:paraId="60074104">
            <w:pPr>
              <w:widowControl/>
              <w:spacing w:line="240" w:lineRule="auto"/>
              <w:ind w:left="0" w:leftChars="0" w:firstLine="0" w:firstLineChars="0"/>
              <w:jc w:val="center"/>
              <w:textAlignment w:val="center"/>
              <w:rPr>
                <w:rFonts w:hint="eastAsia" w:asciiTheme="minorEastAsia" w:hAnsiTheme="minorEastAsia" w:eastAsiaTheme="minorEastAsia" w:cstheme="minorEastAsia"/>
                <w:b/>
                <w:bCs/>
                <w:color w:val="000000"/>
                <w:sz w:val="21"/>
                <w:szCs w:val="18"/>
                <w:highlight w:val="none"/>
              </w:rPr>
            </w:pPr>
            <w:r>
              <w:rPr>
                <w:rFonts w:hint="eastAsia" w:asciiTheme="minorEastAsia" w:hAnsiTheme="minorEastAsia" w:eastAsiaTheme="minorEastAsia" w:cstheme="minorEastAsia"/>
                <w:b/>
                <w:bCs/>
                <w:sz w:val="21"/>
                <w:szCs w:val="21"/>
                <w:highlight w:val="none"/>
              </w:rPr>
              <w:t>供气点</w:t>
            </w:r>
          </w:p>
        </w:tc>
        <w:tc>
          <w:tcPr>
            <w:tcW w:w="1281" w:type="dxa"/>
            <w:tcBorders>
              <w:tl2br w:val="nil"/>
              <w:tr2bl w:val="nil"/>
            </w:tcBorders>
            <w:noWrap w:val="0"/>
            <w:vAlign w:val="center"/>
          </w:tcPr>
          <w:p w14:paraId="27C42AD9">
            <w:pPr>
              <w:widowControl/>
              <w:spacing w:line="240" w:lineRule="auto"/>
              <w:ind w:left="0" w:leftChars="0" w:firstLine="0" w:firstLineChars="0"/>
              <w:jc w:val="center"/>
              <w:textAlignment w:val="center"/>
              <w:rPr>
                <w:rFonts w:hint="eastAsia" w:asciiTheme="minorEastAsia" w:hAnsiTheme="minorEastAsia" w:eastAsiaTheme="minorEastAsia" w:cstheme="minorEastAsia"/>
                <w:b/>
                <w:bCs/>
                <w:color w:val="000000"/>
                <w:sz w:val="21"/>
                <w:szCs w:val="18"/>
                <w:highlight w:val="none"/>
              </w:rPr>
            </w:pPr>
            <w:r>
              <w:rPr>
                <w:rFonts w:hint="eastAsia" w:asciiTheme="minorEastAsia" w:hAnsiTheme="minorEastAsia" w:eastAsiaTheme="minorEastAsia" w:cstheme="minorEastAsia"/>
                <w:b/>
                <w:bCs/>
                <w:sz w:val="21"/>
                <w:szCs w:val="21"/>
                <w:highlight w:val="none"/>
              </w:rPr>
              <w:t>分输用户</w:t>
            </w:r>
          </w:p>
        </w:tc>
        <w:tc>
          <w:tcPr>
            <w:tcW w:w="1329" w:type="dxa"/>
            <w:tcBorders>
              <w:tl2br w:val="nil"/>
              <w:tr2bl w:val="nil"/>
            </w:tcBorders>
            <w:noWrap w:val="0"/>
            <w:vAlign w:val="center"/>
          </w:tcPr>
          <w:p w14:paraId="4E7C4E98">
            <w:pPr>
              <w:spacing w:line="240" w:lineRule="auto"/>
              <w:ind w:left="0" w:leftChars="0" w:firstLine="0" w:firstLineChars="0"/>
              <w:jc w:val="center"/>
              <w:rPr>
                <w:rFonts w:hint="eastAsia" w:asciiTheme="minorEastAsia" w:hAnsiTheme="minorEastAsia" w:eastAsiaTheme="minorEastAsia" w:cstheme="minorEastAsia"/>
                <w:b/>
                <w:bCs/>
                <w:color w:val="000000"/>
                <w:kern w:val="0"/>
                <w:sz w:val="21"/>
                <w:szCs w:val="21"/>
                <w:highlight w:val="none"/>
                <w:lang w:bidi="ar"/>
              </w:rPr>
            </w:pPr>
            <w:r>
              <w:rPr>
                <w:rFonts w:hint="eastAsia" w:asciiTheme="minorEastAsia" w:hAnsiTheme="minorEastAsia" w:eastAsiaTheme="minorEastAsia" w:cstheme="minorEastAsia"/>
                <w:b/>
                <w:bCs/>
                <w:color w:val="000000"/>
                <w:kern w:val="0"/>
                <w:sz w:val="21"/>
                <w:szCs w:val="21"/>
                <w:highlight w:val="none"/>
                <w:lang w:bidi="ar"/>
              </w:rPr>
              <w:t>历史最大</w:t>
            </w:r>
          </w:p>
          <w:p w14:paraId="24E90B97">
            <w:pPr>
              <w:spacing w:line="240" w:lineRule="auto"/>
              <w:ind w:left="0" w:leftChars="0" w:firstLine="0" w:firstLineChars="0"/>
              <w:jc w:val="center"/>
              <w:rPr>
                <w:rFonts w:hint="eastAsia" w:asciiTheme="minorEastAsia" w:hAnsiTheme="minorEastAsia" w:eastAsiaTheme="minorEastAsia" w:cstheme="minorEastAsia"/>
                <w:b/>
                <w:bCs/>
                <w:color w:val="000000"/>
                <w:kern w:val="0"/>
                <w:sz w:val="21"/>
                <w:szCs w:val="21"/>
                <w:highlight w:val="none"/>
                <w:lang w:bidi="ar"/>
              </w:rPr>
            </w:pPr>
            <w:r>
              <w:rPr>
                <w:rFonts w:hint="eastAsia" w:asciiTheme="minorEastAsia" w:hAnsiTheme="minorEastAsia" w:eastAsiaTheme="minorEastAsia" w:cstheme="minorEastAsia"/>
                <w:b/>
                <w:bCs/>
                <w:color w:val="000000"/>
                <w:kern w:val="0"/>
                <w:sz w:val="21"/>
                <w:szCs w:val="21"/>
                <w:highlight w:val="none"/>
                <w:lang w:bidi="ar"/>
              </w:rPr>
              <w:t>用气量</w:t>
            </w:r>
          </w:p>
          <w:p w14:paraId="6F5B9F4F">
            <w:pPr>
              <w:spacing w:line="240" w:lineRule="auto"/>
              <w:ind w:left="0" w:leftChars="0" w:firstLine="0" w:firstLineChars="0"/>
              <w:jc w:val="center"/>
              <w:rPr>
                <w:rFonts w:hint="eastAsia" w:asciiTheme="minorEastAsia" w:hAnsiTheme="minorEastAsia" w:eastAsiaTheme="minorEastAsia" w:cstheme="minorEastAsia"/>
                <w:b/>
                <w:bCs/>
                <w:color w:val="000000"/>
                <w:sz w:val="21"/>
                <w:szCs w:val="18"/>
                <w:highlight w:val="none"/>
              </w:rPr>
            </w:pPr>
            <w:r>
              <w:rPr>
                <w:rFonts w:hint="eastAsia" w:asciiTheme="minorEastAsia" w:hAnsiTheme="minorEastAsia" w:eastAsiaTheme="minorEastAsia" w:cstheme="minorEastAsia"/>
                <w:b/>
                <w:bCs/>
                <w:color w:val="000000"/>
                <w:kern w:val="0"/>
                <w:sz w:val="21"/>
                <w:szCs w:val="21"/>
                <w:highlight w:val="none"/>
                <w:lang w:bidi="ar"/>
              </w:rPr>
              <w:t>（万方/天）</w:t>
            </w:r>
          </w:p>
        </w:tc>
        <w:tc>
          <w:tcPr>
            <w:tcW w:w="1279" w:type="dxa"/>
            <w:tcBorders>
              <w:tl2br w:val="nil"/>
              <w:tr2bl w:val="nil"/>
            </w:tcBorders>
            <w:noWrap w:val="0"/>
            <w:vAlign w:val="center"/>
          </w:tcPr>
          <w:p w14:paraId="637ACFC7">
            <w:pPr>
              <w:spacing w:line="240" w:lineRule="auto"/>
              <w:ind w:left="0" w:leftChars="0" w:firstLine="0" w:firstLineChars="0"/>
              <w:jc w:val="center"/>
              <w:rPr>
                <w:rFonts w:hint="eastAsia" w:asciiTheme="minorEastAsia" w:hAnsiTheme="minorEastAsia" w:eastAsiaTheme="minorEastAsia" w:cstheme="minorEastAsia"/>
                <w:b/>
                <w:bCs/>
                <w:color w:val="000000"/>
                <w:kern w:val="0"/>
                <w:sz w:val="21"/>
                <w:szCs w:val="21"/>
                <w:highlight w:val="none"/>
                <w:lang w:bidi="ar"/>
              </w:rPr>
            </w:pPr>
            <w:r>
              <w:rPr>
                <w:rFonts w:hint="eastAsia" w:asciiTheme="minorEastAsia" w:hAnsiTheme="minorEastAsia" w:eastAsiaTheme="minorEastAsia" w:cstheme="minorEastAsia"/>
                <w:b/>
                <w:bCs/>
                <w:color w:val="000000"/>
                <w:kern w:val="0"/>
                <w:sz w:val="21"/>
                <w:szCs w:val="21"/>
                <w:highlight w:val="none"/>
                <w:lang w:bidi="ar"/>
              </w:rPr>
              <w:t>站场最大</w:t>
            </w:r>
          </w:p>
          <w:p w14:paraId="143E4FD0">
            <w:pPr>
              <w:spacing w:line="240" w:lineRule="auto"/>
              <w:ind w:left="0" w:leftChars="0" w:firstLine="0" w:firstLineChars="0"/>
              <w:jc w:val="center"/>
              <w:rPr>
                <w:rFonts w:hint="eastAsia" w:asciiTheme="minorEastAsia" w:hAnsiTheme="minorEastAsia" w:eastAsiaTheme="minorEastAsia" w:cstheme="minorEastAsia"/>
                <w:b/>
                <w:bCs/>
                <w:color w:val="000000"/>
                <w:sz w:val="21"/>
                <w:szCs w:val="18"/>
                <w:highlight w:val="none"/>
              </w:rPr>
            </w:pPr>
            <w:r>
              <w:rPr>
                <w:rFonts w:hint="eastAsia" w:asciiTheme="minorEastAsia" w:hAnsiTheme="minorEastAsia" w:eastAsiaTheme="minorEastAsia" w:cstheme="minorEastAsia"/>
                <w:b/>
                <w:bCs/>
                <w:color w:val="000000"/>
                <w:kern w:val="0"/>
                <w:sz w:val="21"/>
                <w:szCs w:val="21"/>
                <w:highlight w:val="none"/>
                <w:lang w:bidi="ar"/>
              </w:rPr>
              <w:t>分输能力（万方/天）</w:t>
            </w:r>
          </w:p>
        </w:tc>
      </w:tr>
      <w:tr w14:paraId="62AF3A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7" w:hRule="atLeast"/>
          <w:jc w:val="center"/>
        </w:trPr>
        <w:tc>
          <w:tcPr>
            <w:tcW w:w="737" w:type="dxa"/>
            <w:vMerge w:val="restart"/>
            <w:tcBorders>
              <w:tl2br w:val="nil"/>
              <w:tr2bl w:val="nil"/>
            </w:tcBorders>
            <w:noWrap w:val="0"/>
            <w:vAlign w:val="center"/>
          </w:tcPr>
          <w:p w14:paraId="313C98DB">
            <w:pPr>
              <w:keepNext w:val="0"/>
              <w:keepLines w:val="0"/>
              <w:pageBreakBefore w:val="0"/>
              <w:widowControl/>
              <w:kinsoku/>
              <w:wordWrap/>
              <w:overflowPunct/>
              <w:topLinePunct w:val="0"/>
              <w:autoSpaceDE/>
              <w:autoSpaceDN/>
              <w:bidi w:val="0"/>
              <w:adjustRightInd w:val="0"/>
              <w:snapToGrid w:val="0"/>
              <w:spacing w:line="240" w:lineRule="auto"/>
              <w:ind w:left="0" w:leftChars="0" w:firstLine="0" w:firstLineChars="0"/>
              <w:jc w:val="center"/>
              <w:textAlignment w:val="center"/>
              <w:rPr>
                <w:rFonts w:hint="eastAsia" w:asciiTheme="minorEastAsia" w:hAnsiTheme="minorEastAsia" w:eastAsiaTheme="minorEastAsia" w:cstheme="minorEastAsia"/>
                <w:color w:val="000000"/>
                <w:sz w:val="21"/>
                <w:szCs w:val="18"/>
                <w:highlight w:val="none"/>
              </w:rPr>
            </w:pPr>
            <w:r>
              <w:rPr>
                <w:rFonts w:hint="eastAsia" w:asciiTheme="minorEastAsia" w:hAnsiTheme="minorEastAsia" w:eastAsiaTheme="minorEastAsia" w:cstheme="minorEastAsia"/>
                <w:color w:val="000000"/>
                <w:sz w:val="21"/>
                <w:szCs w:val="18"/>
              </w:rPr>
              <w:t>福州</w:t>
            </w:r>
          </w:p>
        </w:tc>
        <w:tc>
          <w:tcPr>
            <w:tcW w:w="1106" w:type="dxa"/>
            <w:vMerge w:val="restart"/>
            <w:tcBorders>
              <w:tl2br w:val="nil"/>
              <w:tr2bl w:val="nil"/>
            </w:tcBorders>
            <w:noWrap w:val="0"/>
            <w:vAlign w:val="center"/>
          </w:tcPr>
          <w:p w14:paraId="64DB70C7">
            <w:pPr>
              <w:keepNext w:val="0"/>
              <w:keepLines w:val="0"/>
              <w:pageBreakBefore w:val="0"/>
              <w:widowControl/>
              <w:kinsoku/>
              <w:wordWrap/>
              <w:overflowPunct/>
              <w:topLinePunct w:val="0"/>
              <w:autoSpaceDE/>
              <w:autoSpaceDN/>
              <w:bidi w:val="0"/>
              <w:adjustRightInd w:val="0"/>
              <w:snapToGrid w:val="0"/>
              <w:spacing w:line="240" w:lineRule="auto"/>
              <w:ind w:left="0" w:leftChars="0" w:firstLine="0" w:firstLineChars="0"/>
              <w:jc w:val="center"/>
              <w:textAlignment w:val="center"/>
              <w:rPr>
                <w:rFonts w:hint="eastAsia" w:asciiTheme="minorEastAsia" w:hAnsiTheme="minorEastAsia" w:eastAsiaTheme="minorEastAsia" w:cstheme="minorEastAsia"/>
                <w:color w:val="000000"/>
                <w:sz w:val="21"/>
                <w:szCs w:val="18"/>
                <w:highlight w:val="none"/>
              </w:rPr>
            </w:pPr>
            <w:r>
              <w:rPr>
                <w:rFonts w:hint="eastAsia" w:asciiTheme="minorEastAsia" w:hAnsiTheme="minorEastAsia" w:eastAsiaTheme="minorEastAsia" w:cstheme="minorEastAsia"/>
                <w:color w:val="000000"/>
                <w:sz w:val="21"/>
                <w:szCs w:val="18"/>
              </w:rPr>
              <w:t>西三线东段</w:t>
            </w:r>
            <w:r>
              <w:rPr>
                <w:rFonts w:hint="eastAsia" w:asciiTheme="minorEastAsia" w:hAnsiTheme="minorEastAsia" w:eastAsiaTheme="minorEastAsia" w:cstheme="minorEastAsia"/>
                <w:color w:val="000000"/>
                <w:sz w:val="21"/>
                <w:szCs w:val="18"/>
                <w:lang w:eastAsia="zh-CN"/>
              </w:rPr>
              <w:t>、</w:t>
            </w:r>
            <w:r>
              <w:rPr>
                <w:rFonts w:hint="eastAsia" w:asciiTheme="minorEastAsia" w:hAnsiTheme="minorEastAsia" w:eastAsiaTheme="minorEastAsia" w:cstheme="minorEastAsia"/>
                <w:color w:val="000000"/>
                <w:sz w:val="21"/>
                <w:szCs w:val="18"/>
              </w:rPr>
              <w:t>福州联络线</w:t>
            </w:r>
          </w:p>
        </w:tc>
        <w:tc>
          <w:tcPr>
            <w:tcW w:w="1361" w:type="dxa"/>
            <w:vMerge w:val="restart"/>
            <w:tcBorders>
              <w:tl2br w:val="nil"/>
              <w:tr2bl w:val="nil"/>
            </w:tcBorders>
            <w:noWrap w:val="0"/>
            <w:vAlign w:val="center"/>
          </w:tcPr>
          <w:p w14:paraId="216EF982">
            <w:pPr>
              <w:keepNext w:val="0"/>
              <w:keepLines w:val="0"/>
              <w:pageBreakBefore w:val="0"/>
              <w:kinsoku/>
              <w:wordWrap/>
              <w:overflowPunct/>
              <w:topLinePunct w:val="0"/>
              <w:autoSpaceDE/>
              <w:autoSpaceDN/>
              <w:bidi w:val="0"/>
              <w:adjustRightInd w:val="0"/>
              <w:snapToGrid w:val="0"/>
              <w:spacing w:line="240" w:lineRule="auto"/>
              <w:ind w:left="0" w:leftChars="0" w:firstLine="0" w:firstLineChars="0"/>
              <w:jc w:val="center"/>
              <w:rPr>
                <w:rFonts w:hint="eastAsia" w:asciiTheme="minorEastAsia" w:hAnsiTheme="minorEastAsia" w:eastAsiaTheme="minorEastAsia" w:cstheme="minorEastAsia"/>
                <w:color w:val="000000"/>
                <w:sz w:val="21"/>
                <w:szCs w:val="18"/>
              </w:rPr>
            </w:pPr>
            <w:r>
              <w:rPr>
                <w:rFonts w:hint="eastAsia" w:asciiTheme="minorEastAsia" w:hAnsiTheme="minorEastAsia" w:eastAsiaTheme="minorEastAsia" w:cstheme="minorEastAsia"/>
                <w:color w:val="000000"/>
                <w:sz w:val="21"/>
                <w:szCs w:val="18"/>
              </w:rPr>
              <w:t>4286</w:t>
            </w:r>
          </w:p>
          <w:p w14:paraId="3010EC3C">
            <w:pPr>
              <w:keepNext w:val="0"/>
              <w:keepLines w:val="0"/>
              <w:pageBreakBefore w:val="0"/>
              <w:kinsoku/>
              <w:wordWrap/>
              <w:overflowPunct/>
              <w:topLinePunct w:val="0"/>
              <w:autoSpaceDE/>
              <w:autoSpaceDN/>
              <w:bidi w:val="0"/>
              <w:adjustRightInd w:val="0"/>
              <w:snapToGrid w:val="0"/>
              <w:spacing w:line="240" w:lineRule="auto"/>
              <w:ind w:left="0" w:leftChars="0" w:firstLine="0" w:firstLineChars="0"/>
              <w:jc w:val="center"/>
              <w:rPr>
                <w:rFonts w:hint="eastAsia" w:asciiTheme="minorEastAsia" w:hAnsiTheme="minorEastAsia" w:eastAsiaTheme="minorEastAsia" w:cstheme="minorEastAsia"/>
                <w:sz w:val="21"/>
                <w:szCs w:val="18"/>
                <w:highlight w:val="none"/>
              </w:rPr>
            </w:pPr>
            <w:r>
              <w:rPr>
                <w:rFonts w:hint="eastAsia" w:asciiTheme="minorEastAsia" w:hAnsiTheme="minorEastAsia" w:eastAsiaTheme="minorEastAsia" w:cstheme="minorEastAsia"/>
                <w:color w:val="000000"/>
                <w:sz w:val="21"/>
                <w:szCs w:val="18"/>
              </w:rPr>
              <w:t>2000</w:t>
            </w:r>
          </w:p>
        </w:tc>
        <w:tc>
          <w:tcPr>
            <w:tcW w:w="1083" w:type="dxa"/>
            <w:tcBorders>
              <w:tl2br w:val="nil"/>
              <w:tr2bl w:val="nil"/>
            </w:tcBorders>
            <w:noWrap w:val="0"/>
            <w:vAlign w:val="center"/>
          </w:tcPr>
          <w:p w14:paraId="5005E6E9">
            <w:pPr>
              <w:keepNext w:val="0"/>
              <w:keepLines w:val="0"/>
              <w:pageBreakBefore w:val="0"/>
              <w:widowControl/>
              <w:kinsoku/>
              <w:wordWrap/>
              <w:overflowPunct/>
              <w:topLinePunct w:val="0"/>
              <w:autoSpaceDE/>
              <w:autoSpaceDN/>
              <w:bidi w:val="0"/>
              <w:adjustRightInd w:val="0"/>
              <w:snapToGrid w:val="0"/>
              <w:spacing w:line="240" w:lineRule="auto"/>
              <w:ind w:left="0" w:leftChars="0" w:firstLine="0" w:firstLineChars="0"/>
              <w:jc w:val="center"/>
              <w:textAlignment w:val="center"/>
              <w:rPr>
                <w:rFonts w:hint="eastAsia" w:asciiTheme="minorEastAsia" w:hAnsiTheme="minorEastAsia" w:eastAsiaTheme="minorEastAsia" w:cstheme="minorEastAsia"/>
                <w:color w:val="000000"/>
                <w:sz w:val="21"/>
                <w:szCs w:val="18"/>
                <w:highlight w:val="none"/>
              </w:rPr>
            </w:pPr>
            <w:r>
              <w:rPr>
                <w:rFonts w:hint="eastAsia" w:asciiTheme="minorEastAsia" w:hAnsiTheme="minorEastAsia" w:eastAsiaTheme="minorEastAsia" w:cstheme="minorEastAsia"/>
                <w:color w:val="000000"/>
                <w:kern w:val="0"/>
                <w:sz w:val="21"/>
                <w:szCs w:val="18"/>
                <w:lang w:bidi="ar"/>
              </w:rPr>
              <w:t>福清站</w:t>
            </w:r>
          </w:p>
        </w:tc>
        <w:tc>
          <w:tcPr>
            <w:tcW w:w="1281" w:type="dxa"/>
            <w:tcBorders>
              <w:tl2br w:val="nil"/>
              <w:tr2bl w:val="nil"/>
            </w:tcBorders>
            <w:noWrap w:val="0"/>
            <w:vAlign w:val="center"/>
          </w:tcPr>
          <w:p w14:paraId="64A240B8">
            <w:pPr>
              <w:keepNext w:val="0"/>
              <w:keepLines w:val="0"/>
              <w:pageBreakBefore w:val="0"/>
              <w:widowControl/>
              <w:kinsoku/>
              <w:wordWrap/>
              <w:overflowPunct/>
              <w:topLinePunct w:val="0"/>
              <w:autoSpaceDE/>
              <w:autoSpaceDN/>
              <w:bidi w:val="0"/>
              <w:adjustRightInd w:val="0"/>
              <w:snapToGrid w:val="0"/>
              <w:spacing w:line="240" w:lineRule="auto"/>
              <w:ind w:left="0" w:leftChars="0" w:firstLine="0" w:firstLineChars="0"/>
              <w:jc w:val="center"/>
              <w:textAlignment w:val="center"/>
              <w:rPr>
                <w:rFonts w:hint="eastAsia" w:asciiTheme="minorEastAsia" w:hAnsiTheme="minorEastAsia" w:eastAsiaTheme="minorEastAsia" w:cstheme="minorEastAsia"/>
                <w:color w:val="000000"/>
                <w:sz w:val="21"/>
                <w:szCs w:val="18"/>
                <w:highlight w:val="none"/>
              </w:rPr>
            </w:pPr>
            <w:r>
              <w:rPr>
                <w:rFonts w:hint="eastAsia" w:asciiTheme="minorEastAsia" w:hAnsiTheme="minorEastAsia" w:eastAsiaTheme="minorEastAsia" w:cstheme="minorEastAsia"/>
                <w:color w:val="000000"/>
                <w:sz w:val="21"/>
                <w:szCs w:val="18"/>
              </w:rPr>
              <w:t>福州华润</w:t>
            </w:r>
          </w:p>
        </w:tc>
        <w:tc>
          <w:tcPr>
            <w:tcW w:w="1329" w:type="dxa"/>
            <w:tcBorders>
              <w:tl2br w:val="nil"/>
              <w:tr2bl w:val="nil"/>
            </w:tcBorders>
            <w:noWrap w:val="0"/>
            <w:vAlign w:val="center"/>
          </w:tcPr>
          <w:p w14:paraId="2B2FA5E1">
            <w:pPr>
              <w:keepNext w:val="0"/>
              <w:keepLines w:val="0"/>
              <w:pageBreakBefore w:val="0"/>
              <w:widowControl/>
              <w:kinsoku/>
              <w:wordWrap/>
              <w:overflowPunct/>
              <w:topLinePunct w:val="0"/>
              <w:autoSpaceDE/>
              <w:autoSpaceDN/>
              <w:bidi w:val="0"/>
              <w:adjustRightInd w:val="0"/>
              <w:snapToGrid w:val="0"/>
              <w:spacing w:line="240" w:lineRule="auto"/>
              <w:ind w:left="0" w:leftChars="0" w:firstLine="0" w:firstLineChars="0"/>
              <w:jc w:val="center"/>
              <w:textAlignment w:val="center"/>
              <w:rPr>
                <w:rFonts w:hint="eastAsia" w:asciiTheme="minorEastAsia" w:hAnsiTheme="minorEastAsia" w:eastAsiaTheme="minorEastAsia" w:cstheme="minorEastAsia"/>
                <w:sz w:val="21"/>
                <w:szCs w:val="18"/>
                <w:highlight w:val="none"/>
              </w:rPr>
            </w:pPr>
            <w:r>
              <w:rPr>
                <w:rFonts w:hint="eastAsia" w:asciiTheme="minorEastAsia" w:hAnsiTheme="minorEastAsia" w:eastAsiaTheme="minorEastAsia" w:cstheme="minorEastAsia"/>
                <w:color w:val="000000"/>
                <w:sz w:val="21"/>
                <w:szCs w:val="18"/>
              </w:rPr>
              <w:t>33.5</w:t>
            </w:r>
          </w:p>
        </w:tc>
        <w:tc>
          <w:tcPr>
            <w:tcW w:w="1279" w:type="dxa"/>
            <w:tcBorders>
              <w:tl2br w:val="nil"/>
              <w:tr2bl w:val="nil"/>
            </w:tcBorders>
            <w:noWrap w:val="0"/>
            <w:vAlign w:val="center"/>
          </w:tcPr>
          <w:p w14:paraId="1F805A65">
            <w:pPr>
              <w:keepNext w:val="0"/>
              <w:keepLines w:val="0"/>
              <w:pageBreakBefore w:val="0"/>
              <w:widowControl/>
              <w:kinsoku/>
              <w:wordWrap/>
              <w:overflowPunct/>
              <w:topLinePunct w:val="0"/>
              <w:autoSpaceDE/>
              <w:autoSpaceDN/>
              <w:bidi w:val="0"/>
              <w:adjustRightInd w:val="0"/>
              <w:snapToGrid w:val="0"/>
              <w:spacing w:line="240" w:lineRule="auto"/>
              <w:ind w:left="0" w:leftChars="0" w:firstLine="0" w:firstLineChars="0"/>
              <w:jc w:val="center"/>
              <w:textAlignment w:val="center"/>
              <w:rPr>
                <w:rFonts w:hint="eastAsia" w:asciiTheme="minorEastAsia" w:hAnsiTheme="minorEastAsia" w:eastAsiaTheme="minorEastAsia" w:cstheme="minorEastAsia"/>
                <w:color w:val="000000"/>
                <w:sz w:val="21"/>
                <w:szCs w:val="18"/>
                <w:highlight w:val="none"/>
              </w:rPr>
            </w:pPr>
            <w:r>
              <w:rPr>
                <w:rFonts w:hint="eastAsia" w:asciiTheme="minorEastAsia" w:hAnsiTheme="minorEastAsia" w:eastAsiaTheme="minorEastAsia" w:cstheme="minorEastAsia"/>
                <w:color w:val="000000"/>
                <w:sz w:val="21"/>
                <w:szCs w:val="18"/>
              </w:rPr>
              <w:t>341</w:t>
            </w:r>
          </w:p>
        </w:tc>
      </w:tr>
      <w:tr w14:paraId="7FDD53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737" w:type="dxa"/>
            <w:vMerge w:val="continue"/>
            <w:tcBorders>
              <w:tl2br w:val="nil"/>
              <w:tr2bl w:val="nil"/>
            </w:tcBorders>
            <w:noWrap w:val="0"/>
            <w:vAlign w:val="center"/>
          </w:tcPr>
          <w:p w14:paraId="7804C773">
            <w:pPr>
              <w:keepNext w:val="0"/>
              <w:keepLines w:val="0"/>
              <w:pageBreakBefore w:val="0"/>
              <w:kinsoku/>
              <w:wordWrap/>
              <w:overflowPunct/>
              <w:topLinePunct w:val="0"/>
              <w:autoSpaceDE/>
              <w:autoSpaceDN/>
              <w:bidi w:val="0"/>
              <w:adjustRightInd w:val="0"/>
              <w:snapToGrid w:val="0"/>
              <w:spacing w:line="240" w:lineRule="auto"/>
              <w:ind w:firstLine="420" w:firstLineChars="200"/>
              <w:jc w:val="center"/>
              <w:rPr>
                <w:rFonts w:hint="eastAsia" w:asciiTheme="minorEastAsia" w:hAnsiTheme="minorEastAsia" w:eastAsiaTheme="minorEastAsia" w:cstheme="minorEastAsia"/>
                <w:color w:val="000000"/>
                <w:kern w:val="0"/>
                <w:sz w:val="21"/>
                <w:szCs w:val="18"/>
                <w:highlight w:val="none"/>
                <w:lang w:bidi="ar"/>
              </w:rPr>
            </w:pPr>
          </w:p>
        </w:tc>
        <w:tc>
          <w:tcPr>
            <w:tcW w:w="1106" w:type="dxa"/>
            <w:vMerge w:val="continue"/>
            <w:tcBorders>
              <w:tl2br w:val="nil"/>
              <w:tr2bl w:val="nil"/>
            </w:tcBorders>
            <w:noWrap w:val="0"/>
            <w:vAlign w:val="center"/>
          </w:tcPr>
          <w:p w14:paraId="3ECF686B">
            <w:pPr>
              <w:keepNext w:val="0"/>
              <w:keepLines w:val="0"/>
              <w:pageBreakBefore w:val="0"/>
              <w:widowControl/>
              <w:kinsoku/>
              <w:wordWrap/>
              <w:overflowPunct/>
              <w:topLinePunct w:val="0"/>
              <w:autoSpaceDE/>
              <w:autoSpaceDN/>
              <w:bidi w:val="0"/>
              <w:adjustRightInd w:val="0"/>
              <w:snapToGrid w:val="0"/>
              <w:spacing w:line="240" w:lineRule="auto"/>
              <w:ind w:firstLine="420" w:firstLineChars="200"/>
              <w:jc w:val="center"/>
              <w:textAlignment w:val="center"/>
              <w:rPr>
                <w:rFonts w:hint="eastAsia" w:asciiTheme="minorEastAsia" w:hAnsiTheme="minorEastAsia" w:eastAsiaTheme="minorEastAsia" w:cstheme="minorEastAsia"/>
                <w:color w:val="000000"/>
                <w:kern w:val="0"/>
                <w:sz w:val="21"/>
                <w:szCs w:val="18"/>
                <w:highlight w:val="none"/>
                <w:lang w:bidi="ar"/>
              </w:rPr>
            </w:pPr>
          </w:p>
        </w:tc>
        <w:tc>
          <w:tcPr>
            <w:tcW w:w="1361" w:type="dxa"/>
            <w:vMerge w:val="continue"/>
            <w:tcBorders>
              <w:tl2br w:val="nil"/>
              <w:tr2bl w:val="nil"/>
            </w:tcBorders>
            <w:noWrap w:val="0"/>
            <w:vAlign w:val="center"/>
          </w:tcPr>
          <w:p w14:paraId="78B555A9">
            <w:pPr>
              <w:keepNext w:val="0"/>
              <w:keepLines w:val="0"/>
              <w:pageBreakBefore w:val="0"/>
              <w:widowControl/>
              <w:kinsoku/>
              <w:wordWrap/>
              <w:overflowPunct/>
              <w:topLinePunct w:val="0"/>
              <w:autoSpaceDE/>
              <w:autoSpaceDN/>
              <w:bidi w:val="0"/>
              <w:adjustRightInd w:val="0"/>
              <w:snapToGrid w:val="0"/>
              <w:spacing w:line="240" w:lineRule="auto"/>
              <w:ind w:firstLine="420" w:firstLineChars="200"/>
              <w:jc w:val="center"/>
              <w:textAlignment w:val="center"/>
              <w:rPr>
                <w:rFonts w:hint="eastAsia" w:asciiTheme="minorEastAsia" w:hAnsiTheme="minorEastAsia" w:eastAsiaTheme="minorEastAsia" w:cstheme="minorEastAsia"/>
                <w:sz w:val="21"/>
                <w:szCs w:val="18"/>
                <w:highlight w:val="none"/>
              </w:rPr>
            </w:pPr>
          </w:p>
        </w:tc>
        <w:tc>
          <w:tcPr>
            <w:tcW w:w="1083" w:type="dxa"/>
            <w:tcBorders>
              <w:tl2br w:val="nil"/>
              <w:tr2bl w:val="nil"/>
            </w:tcBorders>
            <w:noWrap w:val="0"/>
            <w:vAlign w:val="center"/>
          </w:tcPr>
          <w:p w14:paraId="44123CAD">
            <w:pPr>
              <w:keepNext w:val="0"/>
              <w:keepLines w:val="0"/>
              <w:pageBreakBefore w:val="0"/>
              <w:kinsoku/>
              <w:wordWrap/>
              <w:overflowPunct/>
              <w:topLinePunct w:val="0"/>
              <w:autoSpaceDE/>
              <w:autoSpaceDN/>
              <w:bidi w:val="0"/>
              <w:adjustRightInd w:val="0"/>
              <w:snapToGrid w:val="0"/>
              <w:spacing w:line="240" w:lineRule="auto"/>
              <w:ind w:left="0" w:leftChars="0" w:firstLine="0" w:firstLineChars="0"/>
              <w:jc w:val="center"/>
              <w:rPr>
                <w:rFonts w:hint="eastAsia" w:asciiTheme="minorEastAsia" w:hAnsiTheme="minorEastAsia" w:eastAsiaTheme="minorEastAsia" w:cstheme="minorEastAsia"/>
                <w:color w:val="000000"/>
                <w:kern w:val="0"/>
                <w:sz w:val="21"/>
                <w:szCs w:val="18"/>
                <w:highlight w:val="none"/>
                <w:lang w:bidi="ar"/>
              </w:rPr>
            </w:pPr>
            <w:r>
              <w:rPr>
                <w:rFonts w:hint="eastAsia" w:asciiTheme="minorEastAsia" w:hAnsiTheme="minorEastAsia" w:eastAsiaTheme="minorEastAsia" w:cstheme="minorEastAsia"/>
                <w:color w:val="000000"/>
                <w:sz w:val="21"/>
                <w:szCs w:val="18"/>
              </w:rPr>
              <w:t>福州末站</w:t>
            </w:r>
          </w:p>
        </w:tc>
        <w:tc>
          <w:tcPr>
            <w:tcW w:w="1281" w:type="dxa"/>
            <w:tcBorders>
              <w:tl2br w:val="nil"/>
              <w:tr2bl w:val="nil"/>
            </w:tcBorders>
            <w:noWrap w:val="0"/>
            <w:vAlign w:val="center"/>
          </w:tcPr>
          <w:p w14:paraId="3AC3297B">
            <w:pPr>
              <w:keepNext w:val="0"/>
              <w:keepLines w:val="0"/>
              <w:pageBreakBefore w:val="0"/>
              <w:widowControl/>
              <w:kinsoku/>
              <w:wordWrap/>
              <w:overflowPunct/>
              <w:topLinePunct w:val="0"/>
              <w:autoSpaceDE/>
              <w:autoSpaceDN/>
              <w:bidi w:val="0"/>
              <w:adjustRightInd w:val="0"/>
              <w:snapToGrid w:val="0"/>
              <w:spacing w:line="240" w:lineRule="auto"/>
              <w:ind w:left="0" w:leftChars="0" w:firstLine="0" w:firstLineChars="0"/>
              <w:jc w:val="center"/>
              <w:textAlignment w:val="center"/>
              <w:rPr>
                <w:rFonts w:hint="eastAsia" w:asciiTheme="minorEastAsia" w:hAnsiTheme="minorEastAsia" w:eastAsiaTheme="minorEastAsia" w:cstheme="minorEastAsia"/>
                <w:color w:val="000000"/>
                <w:kern w:val="0"/>
                <w:sz w:val="21"/>
                <w:szCs w:val="18"/>
                <w:highlight w:val="none"/>
                <w:lang w:bidi="ar"/>
              </w:rPr>
            </w:pPr>
            <w:r>
              <w:rPr>
                <w:rFonts w:hint="eastAsia" w:asciiTheme="minorEastAsia" w:hAnsiTheme="minorEastAsia" w:eastAsiaTheme="minorEastAsia" w:cstheme="minorEastAsia"/>
                <w:color w:val="000000"/>
                <w:sz w:val="21"/>
                <w:szCs w:val="18"/>
              </w:rPr>
              <w:t>闽侯华润</w:t>
            </w:r>
          </w:p>
        </w:tc>
        <w:tc>
          <w:tcPr>
            <w:tcW w:w="1329" w:type="dxa"/>
            <w:tcBorders>
              <w:tl2br w:val="nil"/>
              <w:tr2bl w:val="nil"/>
            </w:tcBorders>
            <w:noWrap w:val="0"/>
            <w:vAlign w:val="center"/>
          </w:tcPr>
          <w:p w14:paraId="66EF2E60">
            <w:pPr>
              <w:keepNext w:val="0"/>
              <w:keepLines w:val="0"/>
              <w:pageBreakBefore w:val="0"/>
              <w:widowControl/>
              <w:kinsoku/>
              <w:wordWrap/>
              <w:overflowPunct/>
              <w:topLinePunct w:val="0"/>
              <w:autoSpaceDE/>
              <w:autoSpaceDN/>
              <w:bidi w:val="0"/>
              <w:adjustRightInd w:val="0"/>
              <w:snapToGrid w:val="0"/>
              <w:spacing w:line="240" w:lineRule="auto"/>
              <w:ind w:left="0" w:leftChars="0" w:firstLine="0" w:firstLineChars="0"/>
              <w:jc w:val="center"/>
              <w:textAlignment w:val="center"/>
              <w:rPr>
                <w:rFonts w:hint="eastAsia" w:asciiTheme="minorEastAsia" w:hAnsiTheme="minorEastAsia" w:eastAsiaTheme="minorEastAsia" w:cstheme="minorEastAsia"/>
                <w:sz w:val="21"/>
                <w:szCs w:val="18"/>
                <w:highlight w:val="none"/>
              </w:rPr>
            </w:pPr>
            <w:r>
              <w:rPr>
                <w:rFonts w:hint="eastAsia" w:asciiTheme="minorEastAsia" w:hAnsiTheme="minorEastAsia" w:eastAsiaTheme="minorEastAsia" w:cstheme="minorEastAsia"/>
                <w:color w:val="000000"/>
                <w:sz w:val="21"/>
                <w:szCs w:val="18"/>
              </w:rPr>
              <w:t>1.2</w:t>
            </w:r>
          </w:p>
        </w:tc>
        <w:tc>
          <w:tcPr>
            <w:tcW w:w="1279" w:type="dxa"/>
            <w:tcBorders>
              <w:tl2br w:val="nil"/>
              <w:tr2bl w:val="nil"/>
            </w:tcBorders>
            <w:noWrap w:val="0"/>
            <w:vAlign w:val="center"/>
          </w:tcPr>
          <w:p w14:paraId="75DF2A77">
            <w:pPr>
              <w:keepNext w:val="0"/>
              <w:keepLines w:val="0"/>
              <w:pageBreakBefore w:val="0"/>
              <w:widowControl/>
              <w:kinsoku/>
              <w:wordWrap/>
              <w:overflowPunct/>
              <w:topLinePunct w:val="0"/>
              <w:autoSpaceDE/>
              <w:autoSpaceDN/>
              <w:bidi w:val="0"/>
              <w:adjustRightInd w:val="0"/>
              <w:snapToGrid w:val="0"/>
              <w:spacing w:line="240" w:lineRule="auto"/>
              <w:ind w:left="0" w:leftChars="0" w:firstLine="0" w:firstLineChars="0"/>
              <w:jc w:val="center"/>
              <w:textAlignment w:val="center"/>
              <w:rPr>
                <w:rFonts w:hint="eastAsia" w:asciiTheme="minorEastAsia" w:hAnsiTheme="minorEastAsia" w:eastAsiaTheme="minorEastAsia" w:cstheme="minorEastAsia"/>
                <w:sz w:val="21"/>
                <w:szCs w:val="18"/>
                <w:highlight w:val="none"/>
              </w:rPr>
            </w:pPr>
            <w:r>
              <w:rPr>
                <w:rFonts w:hint="eastAsia" w:asciiTheme="minorEastAsia" w:hAnsiTheme="minorEastAsia" w:eastAsiaTheme="minorEastAsia" w:cstheme="minorEastAsia"/>
                <w:color w:val="000000"/>
                <w:sz w:val="21"/>
                <w:szCs w:val="18"/>
              </w:rPr>
              <w:t>190</w:t>
            </w:r>
          </w:p>
        </w:tc>
      </w:tr>
      <w:tr w14:paraId="675A11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jc w:val="center"/>
        </w:trPr>
        <w:tc>
          <w:tcPr>
            <w:tcW w:w="737" w:type="dxa"/>
            <w:tcBorders>
              <w:tl2br w:val="nil"/>
              <w:tr2bl w:val="nil"/>
            </w:tcBorders>
            <w:noWrap w:val="0"/>
            <w:vAlign w:val="center"/>
          </w:tcPr>
          <w:p w14:paraId="3EBDA4CB">
            <w:pPr>
              <w:widowControl/>
              <w:spacing w:line="240" w:lineRule="auto"/>
              <w:ind w:left="0" w:leftChars="0" w:firstLine="0" w:firstLineChars="0"/>
              <w:jc w:val="center"/>
              <w:textAlignment w:val="center"/>
              <w:rPr>
                <w:rFonts w:hint="eastAsia" w:asciiTheme="minorEastAsia" w:hAnsiTheme="minorEastAsia" w:eastAsiaTheme="minorEastAsia" w:cstheme="minorEastAsia"/>
                <w:b/>
                <w:bCs/>
                <w:color w:val="000000"/>
                <w:sz w:val="21"/>
                <w:szCs w:val="18"/>
                <w:highlight w:val="none"/>
              </w:rPr>
            </w:pPr>
            <w:r>
              <w:rPr>
                <w:rFonts w:hint="eastAsia" w:asciiTheme="minorEastAsia" w:hAnsiTheme="minorEastAsia" w:eastAsiaTheme="minorEastAsia" w:cstheme="minorEastAsia"/>
                <w:b/>
                <w:bCs/>
                <w:color w:val="000000"/>
                <w:kern w:val="0"/>
                <w:sz w:val="21"/>
                <w:szCs w:val="18"/>
                <w:highlight w:val="none"/>
                <w:lang w:bidi="ar"/>
              </w:rPr>
              <w:t>合计</w:t>
            </w:r>
          </w:p>
        </w:tc>
        <w:tc>
          <w:tcPr>
            <w:tcW w:w="1106" w:type="dxa"/>
            <w:tcBorders>
              <w:tl2br w:val="nil"/>
              <w:tr2bl w:val="nil"/>
            </w:tcBorders>
            <w:noWrap w:val="0"/>
            <w:vAlign w:val="center"/>
          </w:tcPr>
          <w:p w14:paraId="46379B2E">
            <w:pPr>
              <w:widowControl/>
              <w:spacing w:line="240" w:lineRule="auto"/>
              <w:ind w:left="0" w:leftChars="0" w:firstLine="0" w:firstLineChars="0"/>
              <w:jc w:val="center"/>
              <w:textAlignment w:val="center"/>
              <w:rPr>
                <w:rFonts w:hint="eastAsia" w:asciiTheme="minorEastAsia" w:hAnsiTheme="minorEastAsia" w:eastAsiaTheme="minorEastAsia" w:cstheme="minorEastAsia"/>
                <w:b/>
                <w:bCs/>
                <w:color w:val="000000"/>
                <w:sz w:val="21"/>
                <w:szCs w:val="18"/>
                <w:highlight w:val="none"/>
              </w:rPr>
            </w:pPr>
            <w:r>
              <w:rPr>
                <w:rFonts w:hint="eastAsia" w:asciiTheme="minorEastAsia" w:hAnsiTheme="minorEastAsia" w:eastAsiaTheme="minorEastAsia" w:cstheme="minorEastAsia"/>
                <w:b/>
                <w:bCs/>
                <w:sz w:val="21"/>
                <w:szCs w:val="18"/>
                <w:highlight w:val="none"/>
              </w:rPr>
              <w:t>--</w:t>
            </w:r>
          </w:p>
        </w:tc>
        <w:tc>
          <w:tcPr>
            <w:tcW w:w="1361" w:type="dxa"/>
            <w:tcBorders>
              <w:tl2br w:val="nil"/>
              <w:tr2bl w:val="nil"/>
            </w:tcBorders>
            <w:noWrap w:val="0"/>
            <w:vAlign w:val="center"/>
          </w:tcPr>
          <w:p w14:paraId="28D84100">
            <w:pPr>
              <w:widowControl/>
              <w:spacing w:line="240" w:lineRule="auto"/>
              <w:ind w:left="0" w:leftChars="0" w:firstLine="0" w:firstLineChars="0"/>
              <w:jc w:val="center"/>
              <w:textAlignment w:val="center"/>
              <w:rPr>
                <w:rFonts w:hint="eastAsia" w:asciiTheme="minorEastAsia" w:hAnsiTheme="minorEastAsia" w:eastAsiaTheme="minorEastAsia" w:cstheme="minorEastAsia"/>
                <w:b/>
                <w:bCs/>
                <w:sz w:val="21"/>
                <w:szCs w:val="18"/>
                <w:highlight w:val="none"/>
                <w:lang w:val="en-US" w:eastAsia="zh-CN"/>
              </w:rPr>
            </w:pPr>
            <w:r>
              <w:rPr>
                <w:rFonts w:hint="eastAsia" w:asciiTheme="minorEastAsia" w:hAnsiTheme="minorEastAsia" w:eastAsiaTheme="minorEastAsia" w:cstheme="minorEastAsia"/>
                <w:b/>
                <w:bCs/>
                <w:sz w:val="21"/>
                <w:szCs w:val="18"/>
                <w:highlight w:val="none"/>
                <w:lang w:val="en-US" w:eastAsia="zh-CN"/>
              </w:rPr>
              <w:t>6286</w:t>
            </w:r>
          </w:p>
        </w:tc>
        <w:tc>
          <w:tcPr>
            <w:tcW w:w="1083" w:type="dxa"/>
            <w:tcBorders>
              <w:tl2br w:val="nil"/>
              <w:tr2bl w:val="nil"/>
            </w:tcBorders>
            <w:noWrap w:val="0"/>
            <w:vAlign w:val="center"/>
          </w:tcPr>
          <w:p w14:paraId="66B79DB9">
            <w:pPr>
              <w:widowControl/>
              <w:spacing w:line="240" w:lineRule="auto"/>
              <w:ind w:left="0" w:leftChars="0" w:firstLine="0" w:firstLineChars="0"/>
              <w:jc w:val="center"/>
              <w:textAlignment w:val="center"/>
              <w:rPr>
                <w:rFonts w:hint="eastAsia" w:asciiTheme="minorEastAsia" w:hAnsiTheme="minorEastAsia" w:eastAsiaTheme="minorEastAsia" w:cstheme="minorEastAsia"/>
                <w:b/>
                <w:bCs/>
                <w:color w:val="000000"/>
                <w:sz w:val="21"/>
                <w:szCs w:val="18"/>
                <w:highlight w:val="none"/>
              </w:rPr>
            </w:pPr>
            <w:r>
              <w:rPr>
                <w:rFonts w:hint="eastAsia" w:asciiTheme="minorEastAsia" w:hAnsiTheme="minorEastAsia" w:eastAsiaTheme="minorEastAsia" w:cstheme="minorEastAsia"/>
                <w:b/>
                <w:bCs/>
                <w:color w:val="000000"/>
                <w:kern w:val="0"/>
                <w:sz w:val="21"/>
                <w:szCs w:val="18"/>
                <w:highlight w:val="none"/>
                <w:lang w:bidi="ar"/>
              </w:rPr>
              <w:t>--</w:t>
            </w:r>
          </w:p>
        </w:tc>
        <w:tc>
          <w:tcPr>
            <w:tcW w:w="1281" w:type="dxa"/>
            <w:tcBorders>
              <w:tl2br w:val="nil"/>
              <w:tr2bl w:val="nil"/>
            </w:tcBorders>
            <w:noWrap w:val="0"/>
            <w:vAlign w:val="center"/>
          </w:tcPr>
          <w:p w14:paraId="0DF09F1E">
            <w:pPr>
              <w:widowControl/>
              <w:spacing w:line="240" w:lineRule="auto"/>
              <w:ind w:left="0" w:leftChars="0" w:firstLine="0" w:firstLineChars="0"/>
              <w:jc w:val="center"/>
              <w:textAlignment w:val="center"/>
              <w:rPr>
                <w:rFonts w:hint="eastAsia" w:asciiTheme="minorEastAsia" w:hAnsiTheme="minorEastAsia" w:eastAsiaTheme="minorEastAsia" w:cstheme="minorEastAsia"/>
                <w:b/>
                <w:bCs/>
                <w:color w:val="000000"/>
                <w:sz w:val="21"/>
                <w:szCs w:val="18"/>
                <w:highlight w:val="none"/>
              </w:rPr>
            </w:pPr>
            <w:r>
              <w:rPr>
                <w:rFonts w:hint="eastAsia" w:asciiTheme="minorEastAsia" w:hAnsiTheme="minorEastAsia" w:eastAsiaTheme="minorEastAsia" w:cstheme="minorEastAsia"/>
                <w:b/>
                <w:bCs/>
                <w:color w:val="000000"/>
                <w:kern w:val="0"/>
                <w:sz w:val="21"/>
                <w:szCs w:val="18"/>
                <w:highlight w:val="none"/>
                <w:lang w:bidi="ar"/>
              </w:rPr>
              <w:t>--</w:t>
            </w:r>
          </w:p>
        </w:tc>
        <w:tc>
          <w:tcPr>
            <w:tcW w:w="1329" w:type="dxa"/>
            <w:tcBorders>
              <w:tl2br w:val="nil"/>
              <w:tr2bl w:val="nil"/>
            </w:tcBorders>
            <w:noWrap w:val="0"/>
            <w:vAlign w:val="center"/>
          </w:tcPr>
          <w:p w14:paraId="116D2B27">
            <w:pPr>
              <w:widowControl/>
              <w:spacing w:line="240" w:lineRule="auto"/>
              <w:ind w:left="0" w:leftChars="0" w:firstLine="0" w:firstLineChars="0"/>
              <w:jc w:val="center"/>
              <w:textAlignment w:val="center"/>
              <w:rPr>
                <w:rFonts w:hint="eastAsia" w:asciiTheme="minorEastAsia" w:hAnsiTheme="minorEastAsia" w:eastAsiaTheme="minorEastAsia" w:cstheme="minorEastAsia"/>
                <w:b/>
                <w:bCs/>
                <w:sz w:val="21"/>
                <w:szCs w:val="18"/>
                <w:highlight w:val="none"/>
                <w:lang w:val="en-US" w:eastAsia="zh-CN"/>
              </w:rPr>
            </w:pPr>
            <w:r>
              <w:rPr>
                <w:rFonts w:hint="eastAsia" w:asciiTheme="minorEastAsia" w:hAnsiTheme="minorEastAsia" w:eastAsiaTheme="minorEastAsia" w:cstheme="minorEastAsia"/>
                <w:b/>
                <w:bCs/>
                <w:sz w:val="21"/>
                <w:szCs w:val="18"/>
                <w:highlight w:val="none"/>
                <w:lang w:val="en-US" w:eastAsia="zh-CN"/>
              </w:rPr>
              <w:t>34.7</w:t>
            </w:r>
          </w:p>
        </w:tc>
        <w:tc>
          <w:tcPr>
            <w:tcW w:w="1279" w:type="dxa"/>
            <w:tcBorders>
              <w:tl2br w:val="nil"/>
              <w:tr2bl w:val="nil"/>
            </w:tcBorders>
            <w:noWrap w:val="0"/>
            <w:vAlign w:val="center"/>
          </w:tcPr>
          <w:p w14:paraId="76846231">
            <w:pPr>
              <w:widowControl/>
              <w:spacing w:line="240" w:lineRule="auto"/>
              <w:ind w:left="0" w:leftChars="0" w:firstLine="0" w:firstLineChars="0"/>
              <w:jc w:val="center"/>
              <w:textAlignment w:val="center"/>
              <w:rPr>
                <w:rFonts w:hint="eastAsia" w:asciiTheme="minorEastAsia" w:hAnsiTheme="minorEastAsia" w:eastAsiaTheme="minorEastAsia" w:cstheme="minorEastAsia"/>
                <w:b/>
                <w:bCs/>
                <w:color w:val="000000"/>
                <w:sz w:val="21"/>
                <w:szCs w:val="18"/>
                <w:highlight w:val="none"/>
                <w:lang w:val="en-US" w:eastAsia="zh-CN"/>
              </w:rPr>
            </w:pPr>
            <w:r>
              <w:rPr>
                <w:rFonts w:hint="eastAsia" w:asciiTheme="minorEastAsia" w:hAnsiTheme="minorEastAsia" w:eastAsiaTheme="minorEastAsia" w:cstheme="minorEastAsia"/>
                <w:b/>
                <w:bCs/>
                <w:sz w:val="21"/>
                <w:szCs w:val="18"/>
                <w:highlight w:val="none"/>
                <w:lang w:val="en-US" w:eastAsia="zh-CN"/>
              </w:rPr>
              <w:t>531</w:t>
            </w:r>
          </w:p>
        </w:tc>
      </w:tr>
    </w:tbl>
    <w:p w14:paraId="5D697C07">
      <w:pPr>
        <w:pStyle w:val="3"/>
        <w:numPr>
          <w:ilvl w:val="1"/>
          <w:numId w:val="0"/>
        </w:numPr>
        <w:adjustRightInd/>
        <w:snapToGrid/>
        <w:spacing w:before="120" w:after="120" w:line="560" w:lineRule="exact"/>
        <w:ind w:leftChars="0" w:firstLine="0" w:firstLineChars="0"/>
        <w:jc w:val="both"/>
        <w:rPr>
          <w:rFonts w:hint="eastAsia" w:ascii="方正黑体简体" w:hAnsi="方正黑体简体" w:eastAsia="方正黑体简体" w:cs="方正黑体简体"/>
          <w:b w:val="0"/>
          <w:bCs/>
          <w:sz w:val="32"/>
          <w:szCs w:val="32"/>
          <w:highlight w:val="none"/>
          <w:lang w:val="en-US" w:eastAsia="zh-CN"/>
        </w:rPr>
      </w:pPr>
      <w:bookmarkStart w:id="38" w:name="_Toc8938"/>
      <w:r>
        <w:rPr>
          <w:rFonts w:hint="eastAsia" w:ascii="方正黑体简体" w:hAnsi="方正黑体简体" w:eastAsia="方正黑体简体" w:cs="方正黑体简体"/>
          <w:b w:val="0"/>
          <w:bCs/>
          <w:sz w:val="32"/>
          <w:szCs w:val="32"/>
          <w:highlight w:val="none"/>
          <w:lang w:val="en-US" w:eastAsia="zh-CN"/>
        </w:rPr>
        <w:t>7 压缩机组基础信息</w:t>
      </w:r>
      <w:bookmarkEnd w:id="38"/>
    </w:p>
    <w:p w14:paraId="58453269">
      <w:pPr>
        <w:spacing w:before="120" w:beforeLines="50" w:after="120" w:afterLines="50"/>
        <w:ind w:left="0" w:leftChars="0" w:firstLine="0" w:firstLineChars="0"/>
        <w:jc w:val="center"/>
        <w:rPr>
          <w:rFonts w:hint="default" w:ascii="黑体" w:hAnsi="黑体" w:eastAsia="黑体"/>
          <w:szCs w:val="21"/>
          <w:highlight w:val="none"/>
          <w:lang w:val="en-US" w:eastAsia="zh-CN"/>
        </w:rPr>
      </w:pPr>
      <w:r>
        <w:rPr>
          <w:rFonts w:hint="eastAsia" w:ascii="黑体" w:hAnsi="黑体" w:eastAsia="黑体"/>
          <w:szCs w:val="21"/>
          <w:highlight w:val="none"/>
        </w:rPr>
        <w:t>表</w:t>
      </w:r>
      <w:r>
        <w:rPr>
          <w:rFonts w:hint="eastAsia" w:ascii="黑体" w:hAnsi="黑体" w:eastAsia="黑体"/>
          <w:szCs w:val="21"/>
          <w:highlight w:val="none"/>
          <w:lang w:val="en-US" w:eastAsia="zh-CN"/>
        </w:rPr>
        <w:t>10</w:t>
      </w:r>
      <w:r>
        <w:rPr>
          <w:rFonts w:hint="eastAsia" w:ascii="黑体" w:hAnsi="黑体" w:eastAsia="黑体"/>
          <w:szCs w:val="21"/>
          <w:highlight w:val="none"/>
        </w:rPr>
        <w:t xml:space="preserve"> </w:t>
      </w:r>
      <w:r>
        <w:rPr>
          <w:rFonts w:ascii="黑体" w:hAnsi="黑体" w:eastAsia="黑体"/>
          <w:szCs w:val="21"/>
          <w:highlight w:val="none"/>
        </w:rPr>
        <w:t>压缩机</w:t>
      </w:r>
      <w:r>
        <w:rPr>
          <w:rFonts w:hint="eastAsia" w:ascii="黑体" w:hAnsi="黑体" w:eastAsia="黑体"/>
          <w:szCs w:val="21"/>
          <w:highlight w:val="none"/>
          <w:lang w:val="en-US" w:eastAsia="zh-CN"/>
        </w:rPr>
        <w:t>组基础信息表</w:t>
      </w:r>
    </w:p>
    <w:tbl>
      <w:tblPr>
        <w:tblStyle w:val="13"/>
        <w:tblW w:w="4812" w:type="pct"/>
        <w:jc w:val="center"/>
        <w:tblLayout w:type="fixed"/>
        <w:tblCellMar>
          <w:top w:w="0" w:type="dxa"/>
          <w:left w:w="108" w:type="dxa"/>
          <w:bottom w:w="0" w:type="dxa"/>
          <w:right w:w="108" w:type="dxa"/>
        </w:tblCellMar>
      </w:tblPr>
      <w:tblGrid>
        <w:gridCol w:w="579"/>
        <w:gridCol w:w="589"/>
        <w:gridCol w:w="588"/>
        <w:gridCol w:w="646"/>
        <w:gridCol w:w="2062"/>
        <w:gridCol w:w="1316"/>
        <w:gridCol w:w="1384"/>
        <w:gridCol w:w="1038"/>
      </w:tblGrid>
      <w:tr w14:paraId="220B5E83">
        <w:tblPrEx>
          <w:tblCellMar>
            <w:top w:w="0" w:type="dxa"/>
            <w:left w:w="108" w:type="dxa"/>
            <w:bottom w:w="0" w:type="dxa"/>
            <w:right w:w="108" w:type="dxa"/>
          </w:tblCellMar>
        </w:tblPrEx>
        <w:trPr>
          <w:trHeight w:val="1077" w:hRule="atLeast"/>
          <w:tblHeader/>
          <w:jc w:val="center"/>
        </w:trPr>
        <w:tc>
          <w:tcPr>
            <w:tcW w:w="352" w:type="pct"/>
            <w:tcBorders>
              <w:top w:val="single" w:color="auto" w:sz="4" w:space="0"/>
              <w:left w:val="single" w:color="auto" w:sz="4" w:space="0"/>
              <w:bottom w:val="single" w:color="auto" w:sz="4" w:space="0"/>
              <w:right w:val="single" w:color="000000" w:sz="4" w:space="0"/>
            </w:tcBorders>
            <w:noWrap w:val="0"/>
            <w:vAlign w:val="center"/>
          </w:tcPr>
          <w:p w14:paraId="5CE0EDB5">
            <w:pPr>
              <w:keepNext w:val="0"/>
              <w:keepLines w:val="0"/>
              <w:pageBreakBefore w:val="0"/>
              <w:widowControl/>
              <w:kinsoku/>
              <w:wordWrap/>
              <w:overflowPunct/>
              <w:topLinePunct w:val="0"/>
              <w:bidi w:val="0"/>
              <w:adjustRightInd/>
              <w:snapToGrid/>
              <w:spacing w:line="240" w:lineRule="auto"/>
              <w:ind w:firstLine="0" w:firstLineChars="0"/>
              <w:jc w:val="center"/>
              <w:rPr>
                <w:rFonts w:hint="eastAsia" w:ascii="宋体" w:hAnsi="宋体" w:eastAsia="宋体" w:cs="宋体"/>
                <w:b/>
                <w:bCs/>
                <w:kern w:val="0"/>
                <w:sz w:val="18"/>
                <w:szCs w:val="18"/>
                <w:highlight w:val="none"/>
              </w:rPr>
            </w:pPr>
            <w:r>
              <w:rPr>
                <w:rFonts w:hint="eastAsia" w:ascii="宋体" w:hAnsi="宋体" w:eastAsia="宋体" w:cs="宋体"/>
                <w:b/>
                <w:bCs/>
                <w:kern w:val="0"/>
                <w:sz w:val="18"/>
                <w:szCs w:val="18"/>
                <w:highlight w:val="none"/>
              </w:rPr>
              <w:t>管道</w:t>
            </w:r>
          </w:p>
        </w:tc>
        <w:tc>
          <w:tcPr>
            <w:tcW w:w="359" w:type="pct"/>
            <w:tcBorders>
              <w:top w:val="single" w:color="auto" w:sz="4" w:space="0"/>
              <w:left w:val="nil"/>
              <w:bottom w:val="single" w:color="auto" w:sz="4" w:space="0"/>
              <w:right w:val="single" w:color="auto" w:sz="4" w:space="0"/>
            </w:tcBorders>
            <w:noWrap w:val="0"/>
            <w:vAlign w:val="center"/>
          </w:tcPr>
          <w:p w14:paraId="61D6F942">
            <w:pPr>
              <w:keepNext w:val="0"/>
              <w:keepLines w:val="0"/>
              <w:pageBreakBefore w:val="0"/>
              <w:widowControl/>
              <w:kinsoku/>
              <w:wordWrap/>
              <w:overflowPunct/>
              <w:topLinePunct w:val="0"/>
              <w:bidi w:val="0"/>
              <w:adjustRightInd/>
              <w:snapToGrid/>
              <w:spacing w:line="240" w:lineRule="auto"/>
              <w:ind w:firstLine="0" w:firstLineChars="0"/>
              <w:jc w:val="center"/>
              <w:rPr>
                <w:rFonts w:hint="eastAsia" w:ascii="宋体" w:hAnsi="宋体" w:eastAsia="宋体" w:cs="宋体"/>
                <w:b/>
                <w:bCs/>
                <w:kern w:val="0"/>
                <w:sz w:val="18"/>
                <w:szCs w:val="18"/>
                <w:highlight w:val="none"/>
              </w:rPr>
            </w:pPr>
            <w:r>
              <w:rPr>
                <w:rFonts w:hint="eastAsia" w:ascii="宋体" w:hAnsi="宋体" w:eastAsia="宋体" w:cs="宋体"/>
                <w:b/>
                <w:bCs/>
                <w:kern w:val="0"/>
                <w:sz w:val="18"/>
                <w:szCs w:val="18"/>
                <w:highlight w:val="none"/>
              </w:rPr>
              <w:t>站场</w:t>
            </w:r>
          </w:p>
        </w:tc>
        <w:tc>
          <w:tcPr>
            <w:tcW w:w="358" w:type="pct"/>
            <w:tcBorders>
              <w:top w:val="single" w:color="auto" w:sz="4" w:space="0"/>
              <w:left w:val="nil"/>
              <w:bottom w:val="single" w:color="auto" w:sz="4" w:space="0"/>
              <w:right w:val="single" w:color="auto" w:sz="4" w:space="0"/>
            </w:tcBorders>
            <w:noWrap w:val="0"/>
            <w:vAlign w:val="center"/>
          </w:tcPr>
          <w:p w14:paraId="62AE511A">
            <w:pPr>
              <w:keepNext w:val="0"/>
              <w:keepLines w:val="0"/>
              <w:pageBreakBefore w:val="0"/>
              <w:widowControl/>
              <w:kinsoku/>
              <w:wordWrap/>
              <w:overflowPunct/>
              <w:topLinePunct w:val="0"/>
              <w:bidi w:val="0"/>
              <w:adjustRightInd/>
              <w:snapToGrid/>
              <w:spacing w:line="240" w:lineRule="auto"/>
              <w:ind w:firstLine="0" w:firstLineChars="0"/>
              <w:jc w:val="center"/>
              <w:rPr>
                <w:rFonts w:hint="eastAsia" w:ascii="宋体" w:hAnsi="宋体" w:eastAsia="宋体" w:cs="宋体"/>
                <w:b/>
                <w:bCs/>
                <w:kern w:val="0"/>
                <w:sz w:val="18"/>
                <w:szCs w:val="18"/>
                <w:highlight w:val="none"/>
              </w:rPr>
            </w:pPr>
            <w:r>
              <w:rPr>
                <w:rFonts w:hint="eastAsia" w:ascii="宋体" w:hAnsi="宋体" w:eastAsia="宋体" w:cs="宋体"/>
                <w:b/>
                <w:bCs/>
                <w:kern w:val="0"/>
                <w:sz w:val="18"/>
                <w:szCs w:val="18"/>
                <w:highlight w:val="none"/>
              </w:rPr>
              <w:t>机组配置</w:t>
            </w:r>
          </w:p>
        </w:tc>
        <w:tc>
          <w:tcPr>
            <w:tcW w:w="393" w:type="pct"/>
            <w:tcBorders>
              <w:top w:val="single" w:color="auto" w:sz="4" w:space="0"/>
              <w:left w:val="nil"/>
              <w:bottom w:val="single" w:color="auto" w:sz="4" w:space="0"/>
              <w:right w:val="single" w:color="auto" w:sz="4" w:space="0"/>
            </w:tcBorders>
            <w:noWrap w:val="0"/>
            <w:vAlign w:val="center"/>
          </w:tcPr>
          <w:p w14:paraId="14EFD5AA">
            <w:pPr>
              <w:keepNext w:val="0"/>
              <w:keepLines w:val="0"/>
              <w:pageBreakBefore w:val="0"/>
              <w:widowControl/>
              <w:kinsoku/>
              <w:wordWrap/>
              <w:overflowPunct/>
              <w:topLinePunct w:val="0"/>
              <w:bidi w:val="0"/>
              <w:adjustRightInd/>
              <w:snapToGrid/>
              <w:spacing w:line="240" w:lineRule="auto"/>
              <w:ind w:firstLine="0" w:firstLineChars="0"/>
              <w:jc w:val="center"/>
              <w:rPr>
                <w:rFonts w:hint="eastAsia" w:ascii="宋体" w:hAnsi="宋体" w:eastAsia="宋体" w:cs="宋体"/>
                <w:b/>
                <w:bCs/>
                <w:kern w:val="0"/>
                <w:sz w:val="18"/>
                <w:szCs w:val="18"/>
                <w:highlight w:val="none"/>
              </w:rPr>
            </w:pPr>
            <w:r>
              <w:rPr>
                <w:rFonts w:hint="eastAsia" w:ascii="宋体" w:hAnsi="宋体" w:eastAsia="宋体" w:cs="宋体"/>
                <w:b/>
                <w:bCs/>
                <w:kern w:val="0"/>
                <w:sz w:val="18"/>
                <w:szCs w:val="18"/>
                <w:highlight w:val="none"/>
              </w:rPr>
              <w:t>驱动方式</w:t>
            </w:r>
          </w:p>
        </w:tc>
        <w:tc>
          <w:tcPr>
            <w:tcW w:w="1257" w:type="pct"/>
            <w:tcBorders>
              <w:top w:val="single" w:color="auto" w:sz="4" w:space="0"/>
              <w:left w:val="nil"/>
              <w:bottom w:val="single" w:color="auto" w:sz="4" w:space="0"/>
              <w:right w:val="single" w:color="auto" w:sz="4" w:space="0"/>
            </w:tcBorders>
            <w:noWrap w:val="0"/>
            <w:vAlign w:val="center"/>
          </w:tcPr>
          <w:p w14:paraId="62D269FA">
            <w:pPr>
              <w:keepNext w:val="0"/>
              <w:keepLines w:val="0"/>
              <w:pageBreakBefore w:val="0"/>
              <w:widowControl/>
              <w:kinsoku/>
              <w:wordWrap/>
              <w:overflowPunct/>
              <w:topLinePunct w:val="0"/>
              <w:bidi w:val="0"/>
              <w:adjustRightInd/>
              <w:snapToGrid/>
              <w:spacing w:line="240" w:lineRule="auto"/>
              <w:ind w:firstLine="0" w:firstLineChars="0"/>
              <w:jc w:val="center"/>
              <w:rPr>
                <w:rFonts w:hint="eastAsia" w:ascii="宋体" w:hAnsi="宋体" w:eastAsia="宋体" w:cs="宋体"/>
                <w:b/>
                <w:bCs/>
                <w:kern w:val="0"/>
                <w:sz w:val="18"/>
                <w:szCs w:val="18"/>
                <w:highlight w:val="none"/>
              </w:rPr>
            </w:pPr>
            <w:r>
              <w:rPr>
                <w:rFonts w:hint="eastAsia" w:ascii="宋体" w:hAnsi="宋体" w:eastAsia="宋体" w:cs="宋体"/>
                <w:b/>
                <w:bCs/>
                <w:kern w:val="0"/>
                <w:sz w:val="18"/>
                <w:szCs w:val="18"/>
                <w:highlight w:val="none"/>
              </w:rPr>
              <w:t>压缩机</w:t>
            </w:r>
          </w:p>
          <w:p w14:paraId="266809EC">
            <w:pPr>
              <w:keepNext w:val="0"/>
              <w:keepLines w:val="0"/>
              <w:pageBreakBefore w:val="0"/>
              <w:widowControl/>
              <w:kinsoku/>
              <w:wordWrap/>
              <w:overflowPunct/>
              <w:topLinePunct w:val="0"/>
              <w:bidi w:val="0"/>
              <w:adjustRightInd/>
              <w:snapToGrid/>
              <w:spacing w:line="240" w:lineRule="auto"/>
              <w:ind w:firstLine="0" w:firstLineChars="0"/>
              <w:jc w:val="center"/>
              <w:rPr>
                <w:rFonts w:hint="default" w:ascii="宋体" w:hAnsi="宋体" w:eastAsia="宋体" w:cs="宋体"/>
                <w:b/>
                <w:bCs/>
                <w:kern w:val="0"/>
                <w:sz w:val="18"/>
                <w:szCs w:val="18"/>
                <w:highlight w:val="none"/>
                <w:lang w:val="en-US" w:eastAsia="zh-CN"/>
              </w:rPr>
            </w:pPr>
            <w:r>
              <w:rPr>
                <w:rFonts w:hint="eastAsia" w:ascii="宋体" w:hAnsi="宋体" w:eastAsia="宋体" w:cs="宋体"/>
                <w:b/>
                <w:bCs/>
                <w:kern w:val="0"/>
                <w:sz w:val="18"/>
                <w:szCs w:val="18"/>
                <w:highlight w:val="none"/>
              </w:rPr>
              <w:t>厂商</w:t>
            </w:r>
            <w:r>
              <w:rPr>
                <w:rFonts w:hint="eastAsia" w:ascii="宋体" w:hAnsi="宋体" w:eastAsia="宋体" w:cs="宋体"/>
                <w:b/>
                <w:bCs/>
                <w:kern w:val="0"/>
                <w:sz w:val="18"/>
                <w:szCs w:val="18"/>
                <w:highlight w:val="none"/>
                <w:lang w:val="en-US" w:eastAsia="zh-CN"/>
              </w:rPr>
              <w:t>/型号</w:t>
            </w:r>
          </w:p>
        </w:tc>
        <w:tc>
          <w:tcPr>
            <w:tcW w:w="802" w:type="pct"/>
            <w:tcBorders>
              <w:top w:val="single" w:color="auto" w:sz="4" w:space="0"/>
              <w:left w:val="nil"/>
              <w:bottom w:val="single" w:color="auto" w:sz="4" w:space="0"/>
              <w:right w:val="single" w:color="auto" w:sz="4" w:space="0"/>
            </w:tcBorders>
            <w:noWrap w:val="0"/>
            <w:vAlign w:val="center"/>
          </w:tcPr>
          <w:p w14:paraId="53261157">
            <w:pPr>
              <w:keepNext w:val="0"/>
              <w:keepLines w:val="0"/>
              <w:pageBreakBefore w:val="0"/>
              <w:widowControl/>
              <w:kinsoku/>
              <w:wordWrap/>
              <w:overflowPunct/>
              <w:topLinePunct w:val="0"/>
              <w:bidi w:val="0"/>
              <w:adjustRightInd/>
              <w:snapToGrid/>
              <w:spacing w:line="240" w:lineRule="auto"/>
              <w:ind w:firstLine="0" w:firstLineChars="0"/>
              <w:jc w:val="center"/>
              <w:rPr>
                <w:rFonts w:hint="eastAsia" w:ascii="宋体" w:hAnsi="宋体" w:eastAsia="宋体" w:cs="宋体"/>
                <w:b/>
                <w:bCs/>
                <w:kern w:val="0"/>
                <w:sz w:val="18"/>
                <w:szCs w:val="18"/>
                <w:highlight w:val="none"/>
              </w:rPr>
            </w:pPr>
            <w:r>
              <w:rPr>
                <w:rFonts w:hint="eastAsia" w:ascii="宋体" w:hAnsi="宋体" w:eastAsia="宋体" w:cs="宋体"/>
                <w:b/>
                <w:bCs/>
                <w:kern w:val="0"/>
                <w:sz w:val="18"/>
                <w:szCs w:val="18"/>
                <w:highlight w:val="none"/>
              </w:rPr>
              <w:t>连续运行工作</w:t>
            </w:r>
          </w:p>
          <w:p w14:paraId="500F3915">
            <w:pPr>
              <w:keepNext w:val="0"/>
              <w:keepLines w:val="0"/>
              <w:pageBreakBefore w:val="0"/>
              <w:widowControl/>
              <w:kinsoku/>
              <w:wordWrap/>
              <w:overflowPunct/>
              <w:topLinePunct w:val="0"/>
              <w:bidi w:val="0"/>
              <w:adjustRightInd/>
              <w:snapToGrid/>
              <w:spacing w:line="240" w:lineRule="auto"/>
              <w:ind w:firstLine="0" w:firstLineChars="0"/>
              <w:jc w:val="center"/>
              <w:rPr>
                <w:ins w:id="0" w:author="lenovo" w:date="2019-10-19T17:34:00Z"/>
                <w:rFonts w:hint="eastAsia" w:ascii="宋体" w:hAnsi="宋体" w:eastAsia="宋体" w:cs="宋体"/>
                <w:b/>
                <w:bCs/>
                <w:kern w:val="0"/>
                <w:sz w:val="18"/>
                <w:szCs w:val="18"/>
                <w:highlight w:val="none"/>
              </w:rPr>
            </w:pPr>
            <w:r>
              <w:rPr>
                <w:rFonts w:hint="eastAsia" w:ascii="宋体" w:hAnsi="宋体" w:eastAsia="宋体" w:cs="宋体"/>
                <w:b/>
                <w:bCs/>
                <w:kern w:val="0"/>
                <w:sz w:val="18"/>
                <w:szCs w:val="18"/>
                <w:highlight w:val="none"/>
              </w:rPr>
              <w:t>转速范围</w:t>
            </w:r>
          </w:p>
          <w:p w14:paraId="73702120">
            <w:pPr>
              <w:keepNext w:val="0"/>
              <w:keepLines w:val="0"/>
              <w:pageBreakBefore w:val="0"/>
              <w:widowControl/>
              <w:kinsoku/>
              <w:wordWrap/>
              <w:overflowPunct/>
              <w:topLinePunct w:val="0"/>
              <w:bidi w:val="0"/>
              <w:adjustRightInd/>
              <w:snapToGrid/>
              <w:spacing w:line="240" w:lineRule="auto"/>
              <w:ind w:firstLine="0" w:firstLineChars="0"/>
              <w:jc w:val="center"/>
              <w:rPr>
                <w:rFonts w:hint="eastAsia" w:ascii="宋体" w:hAnsi="宋体" w:eastAsia="宋体" w:cs="宋体"/>
                <w:b/>
                <w:bCs/>
                <w:kern w:val="0"/>
                <w:sz w:val="18"/>
                <w:szCs w:val="18"/>
                <w:highlight w:val="none"/>
              </w:rPr>
            </w:pPr>
            <w:r>
              <w:rPr>
                <w:rFonts w:hint="eastAsia" w:ascii="宋体" w:hAnsi="宋体" w:eastAsia="宋体" w:cs="宋体"/>
                <w:b/>
                <w:bCs/>
                <w:kern w:val="0"/>
                <w:sz w:val="18"/>
                <w:szCs w:val="18"/>
                <w:highlight w:val="none"/>
              </w:rPr>
              <w:t>rpm</w:t>
            </w:r>
          </w:p>
        </w:tc>
        <w:tc>
          <w:tcPr>
            <w:tcW w:w="843" w:type="pct"/>
            <w:tcBorders>
              <w:top w:val="single" w:color="auto" w:sz="4" w:space="0"/>
              <w:left w:val="nil"/>
              <w:bottom w:val="single" w:color="auto" w:sz="4" w:space="0"/>
              <w:right w:val="single" w:color="auto" w:sz="4" w:space="0"/>
            </w:tcBorders>
            <w:noWrap w:val="0"/>
            <w:vAlign w:val="center"/>
          </w:tcPr>
          <w:p w14:paraId="23F21608">
            <w:pPr>
              <w:keepNext w:val="0"/>
              <w:keepLines w:val="0"/>
              <w:pageBreakBefore w:val="0"/>
              <w:widowControl/>
              <w:kinsoku/>
              <w:wordWrap/>
              <w:overflowPunct/>
              <w:topLinePunct w:val="0"/>
              <w:bidi w:val="0"/>
              <w:adjustRightInd/>
              <w:snapToGrid/>
              <w:spacing w:line="240" w:lineRule="auto"/>
              <w:ind w:firstLine="0" w:firstLineChars="0"/>
              <w:jc w:val="center"/>
              <w:rPr>
                <w:rFonts w:hint="eastAsia" w:ascii="宋体" w:hAnsi="宋体" w:eastAsia="宋体" w:cs="宋体"/>
                <w:b/>
                <w:bCs/>
                <w:kern w:val="0"/>
                <w:sz w:val="18"/>
                <w:szCs w:val="18"/>
                <w:highlight w:val="none"/>
              </w:rPr>
            </w:pPr>
            <w:r>
              <w:rPr>
                <w:rFonts w:hint="eastAsia" w:ascii="宋体" w:hAnsi="宋体" w:eastAsia="宋体" w:cs="宋体"/>
                <w:b/>
                <w:bCs/>
                <w:kern w:val="0"/>
                <w:sz w:val="18"/>
                <w:szCs w:val="18"/>
                <w:highlight w:val="none"/>
              </w:rPr>
              <w:t>入口压力范围MPa</w:t>
            </w:r>
          </w:p>
        </w:tc>
        <w:tc>
          <w:tcPr>
            <w:tcW w:w="632" w:type="pct"/>
            <w:tcBorders>
              <w:top w:val="single" w:color="auto" w:sz="4" w:space="0"/>
              <w:left w:val="nil"/>
              <w:bottom w:val="single" w:color="auto" w:sz="4" w:space="0"/>
              <w:right w:val="single" w:color="auto" w:sz="4" w:space="0"/>
            </w:tcBorders>
            <w:noWrap w:val="0"/>
            <w:vAlign w:val="center"/>
          </w:tcPr>
          <w:p w14:paraId="44B73ADE">
            <w:pPr>
              <w:keepNext w:val="0"/>
              <w:keepLines w:val="0"/>
              <w:pageBreakBefore w:val="0"/>
              <w:widowControl/>
              <w:kinsoku/>
              <w:wordWrap/>
              <w:overflowPunct/>
              <w:topLinePunct w:val="0"/>
              <w:bidi w:val="0"/>
              <w:adjustRightInd/>
              <w:snapToGrid/>
              <w:spacing w:line="240" w:lineRule="auto"/>
              <w:ind w:firstLine="0" w:firstLineChars="0"/>
              <w:jc w:val="center"/>
              <w:rPr>
                <w:rFonts w:hint="eastAsia" w:ascii="宋体" w:hAnsi="宋体" w:eastAsia="宋体" w:cs="宋体"/>
                <w:b/>
                <w:bCs/>
                <w:kern w:val="0"/>
                <w:sz w:val="18"/>
                <w:szCs w:val="18"/>
                <w:highlight w:val="none"/>
              </w:rPr>
            </w:pPr>
            <w:r>
              <w:rPr>
                <w:rFonts w:hint="eastAsia" w:ascii="宋体" w:hAnsi="宋体" w:eastAsia="宋体" w:cs="宋体"/>
                <w:b/>
                <w:bCs/>
                <w:kern w:val="0"/>
                <w:sz w:val="18"/>
                <w:szCs w:val="18"/>
                <w:highlight w:val="none"/>
              </w:rPr>
              <w:t>驱动机</w:t>
            </w:r>
          </w:p>
          <w:p w14:paraId="2B16B65C">
            <w:pPr>
              <w:keepNext w:val="0"/>
              <w:keepLines w:val="0"/>
              <w:pageBreakBefore w:val="0"/>
              <w:widowControl/>
              <w:kinsoku/>
              <w:wordWrap/>
              <w:overflowPunct/>
              <w:topLinePunct w:val="0"/>
              <w:bidi w:val="0"/>
              <w:adjustRightInd/>
              <w:snapToGrid/>
              <w:spacing w:line="240" w:lineRule="auto"/>
              <w:ind w:firstLine="0" w:firstLineChars="0"/>
              <w:jc w:val="center"/>
              <w:rPr>
                <w:rFonts w:hint="eastAsia" w:ascii="宋体" w:hAnsi="宋体" w:eastAsia="宋体" w:cs="宋体"/>
                <w:b/>
                <w:bCs/>
                <w:kern w:val="0"/>
                <w:sz w:val="18"/>
                <w:szCs w:val="18"/>
                <w:highlight w:val="none"/>
              </w:rPr>
            </w:pPr>
            <w:r>
              <w:rPr>
                <w:rFonts w:hint="eastAsia" w:ascii="宋体" w:hAnsi="宋体" w:eastAsia="宋体" w:cs="宋体"/>
                <w:b/>
                <w:bCs/>
                <w:kern w:val="0"/>
                <w:sz w:val="18"/>
                <w:szCs w:val="18"/>
                <w:highlight w:val="none"/>
              </w:rPr>
              <w:t>额定功率</w:t>
            </w:r>
          </w:p>
          <w:p w14:paraId="416DA29C">
            <w:pPr>
              <w:keepNext w:val="0"/>
              <w:keepLines w:val="0"/>
              <w:pageBreakBefore w:val="0"/>
              <w:widowControl/>
              <w:kinsoku/>
              <w:wordWrap/>
              <w:overflowPunct/>
              <w:topLinePunct w:val="0"/>
              <w:bidi w:val="0"/>
              <w:adjustRightInd/>
              <w:snapToGrid/>
              <w:spacing w:line="240" w:lineRule="auto"/>
              <w:ind w:firstLine="0" w:firstLineChars="0"/>
              <w:jc w:val="center"/>
              <w:rPr>
                <w:rFonts w:hint="eastAsia" w:ascii="宋体" w:hAnsi="宋体" w:eastAsia="宋体" w:cs="宋体"/>
                <w:b/>
                <w:bCs/>
                <w:kern w:val="0"/>
                <w:sz w:val="18"/>
                <w:szCs w:val="18"/>
                <w:highlight w:val="none"/>
              </w:rPr>
            </w:pPr>
            <w:r>
              <w:rPr>
                <w:rFonts w:hint="eastAsia" w:ascii="宋体" w:hAnsi="宋体" w:eastAsia="宋体" w:cs="宋体"/>
                <w:b/>
                <w:bCs/>
                <w:kern w:val="0"/>
                <w:sz w:val="18"/>
                <w:szCs w:val="18"/>
                <w:highlight w:val="none"/>
              </w:rPr>
              <w:t>MW</w:t>
            </w:r>
          </w:p>
        </w:tc>
      </w:tr>
      <w:tr w14:paraId="4E8503EF">
        <w:tblPrEx>
          <w:tblCellMar>
            <w:top w:w="0" w:type="dxa"/>
            <w:left w:w="108" w:type="dxa"/>
            <w:bottom w:w="0" w:type="dxa"/>
            <w:right w:w="108" w:type="dxa"/>
          </w:tblCellMar>
        </w:tblPrEx>
        <w:trPr>
          <w:trHeight w:val="227" w:hRule="atLeast"/>
          <w:jc w:val="center"/>
        </w:trPr>
        <w:tc>
          <w:tcPr>
            <w:tcW w:w="352" w:type="pct"/>
            <w:vMerge w:val="restart"/>
            <w:tcBorders>
              <w:top w:val="single" w:color="auto" w:sz="4" w:space="0"/>
              <w:left w:val="single" w:color="auto" w:sz="4" w:space="0"/>
              <w:bottom w:val="single" w:color="auto" w:sz="4" w:space="0"/>
              <w:right w:val="single" w:color="auto" w:sz="4" w:space="0"/>
            </w:tcBorders>
            <w:shd w:val="clear" w:color="000000" w:fill="FFFFFF"/>
            <w:noWrap w:val="0"/>
            <w:vAlign w:val="center"/>
          </w:tcPr>
          <w:p w14:paraId="3BF376E5">
            <w:pPr>
              <w:keepNext w:val="0"/>
              <w:keepLines w:val="0"/>
              <w:pageBreakBefore w:val="0"/>
              <w:widowControl/>
              <w:kinsoku/>
              <w:wordWrap/>
              <w:overflowPunct/>
              <w:topLinePunct w:val="0"/>
              <w:bidi w:val="0"/>
              <w:adjustRightInd/>
              <w:snapToGrid/>
              <w:spacing w:line="240" w:lineRule="auto"/>
              <w:ind w:firstLine="0" w:firstLineChars="0"/>
              <w:jc w:val="center"/>
              <w:rPr>
                <w:rFonts w:hint="eastAsia" w:ascii="宋体" w:hAnsi="宋体" w:eastAsia="宋体" w:cs="宋体"/>
                <w:kern w:val="0"/>
                <w:sz w:val="18"/>
                <w:szCs w:val="18"/>
                <w:highlight w:val="none"/>
              </w:rPr>
            </w:pPr>
            <w:r>
              <w:rPr>
                <w:rFonts w:hint="eastAsia" w:ascii="宋体" w:hAnsi="宋体" w:eastAsia="宋体" w:cs="宋体"/>
                <w:kern w:val="0"/>
                <w:sz w:val="18"/>
                <w:szCs w:val="18"/>
                <w:highlight w:val="none"/>
              </w:rPr>
              <w:t>中缅管道</w:t>
            </w:r>
          </w:p>
        </w:tc>
        <w:tc>
          <w:tcPr>
            <w:tcW w:w="359" w:type="pct"/>
            <w:vMerge w:val="restart"/>
            <w:tcBorders>
              <w:top w:val="single" w:color="auto" w:sz="4" w:space="0"/>
              <w:left w:val="single" w:color="auto" w:sz="4" w:space="0"/>
              <w:bottom w:val="single" w:color="auto" w:sz="4" w:space="0"/>
              <w:right w:val="single" w:color="auto" w:sz="4" w:space="0"/>
            </w:tcBorders>
            <w:shd w:val="clear" w:color="000000" w:fill="FFFFFF"/>
            <w:noWrap w:val="0"/>
            <w:vAlign w:val="center"/>
          </w:tcPr>
          <w:p w14:paraId="239A80AD">
            <w:pPr>
              <w:keepNext w:val="0"/>
              <w:keepLines w:val="0"/>
              <w:pageBreakBefore w:val="0"/>
              <w:widowControl/>
              <w:kinsoku/>
              <w:wordWrap/>
              <w:overflowPunct/>
              <w:topLinePunct w:val="0"/>
              <w:bidi w:val="0"/>
              <w:adjustRightInd/>
              <w:snapToGrid/>
              <w:spacing w:line="240" w:lineRule="auto"/>
              <w:ind w:firstLine="0" w:firstLineChars="0"/>
              <w:jc w:val="center"/>
              <w:rPr>
                <w:rFonts w:hint="eastAsia" w:ascii="宋体" w:hAnsi="宋体" w:eastAsia="宋体" w:cs="宋体"/>
                <w:kern w:val="0"/>
                <w:sz w:val="18"/>
                <w:szCs w:val="18"/>
                <w:highlight w:val="none"/>
              </w:rPr>
            </w:pPr>
            <w:r>
              <w:rPr>
                <w:rFonts w:hint="eastAsia" w:ascii="宋体" w:hAnsi="宋体" w:eastAsia="宋体" w:cs="宋体"/>
                <w:kern w:val="0"/>
                <w:sz w:val="18"/>
                <w:szCs w:val="18"/>
                <w:highlight w:val="none"/>
              </w:rPr>
              <w:t>保山</w:t>
            </w:r>
          </w:p>
        </w:tc>
        <w:tc>
          <w:tcPr>
            <w:tcW w:w="358" w:type="pct"/>
            <w:vMerge w:val="restart"/>
            <w:tcBorders>
              <w:top w:val="single" w:color="auto" w:sz="4" w:space="0"/>
              <w:left w:val="single" w:color="auto" w:sz="4" w:space="0"/>
              <w:bottom w:val="single" w:color="auto" w:sz="4" w:space="0"/>
              <w:right w:val="single" w:color="auto" w:sz="4" w:space="0"/>
            </w:tcBorders>
            <w:shd w:val="clear" w:color="000000" w:fill="FFFFFF"/>
            <w:noWrap w:val="0"/>
            <w:vAlign w:val="center"/>
          </w:tcPr>
          <w:p w14:paraId="62D8285C">
            <w:pPr>
              <w:keepNext w:val="0"/>
              <w:keepLines w:val="0"/>
              <w:pageBreakBefore w:val="0"/>
              <w:widowControl/>
              <w:kinsoku/>
              <w:wordWrap/>
              <w:overflowPunct/>
              <w:topLinePunct w:val="0"/>
              <w:bidi w:val="0"/>
              <w:adjustRightInd/>
              <w:snapToGrid/>
              <w:spacing w:line="240" w:lineRule="auto"/>
              <w:ind w:firstLine="0" w:firstLineChars="0"/>
              <w:jc w:val="center"/>
              <w:rPr>
                <w:rFonts w:hint="eastAsia" w:ascii="宋体" w:hAnsi="宋体" w:eastAsia="宋体" w:cs="宋体"/>
                <w:kern w:val="0"/>
                <w:sz w:val="18"/>
                <w:szCs w:val="18"/>
                <w:highlight w:val="none"/>
              </w:rPr>
            </w:pPr>
            <w:r>
              <w:rPr>
                <w:rFonts w:hint="eastAsia" w:ascii="宋体" w:hAnsi="宋体" w:eastAsia="宋体" w:cs="宋体"/>
                <w:kern w:val="0"/>
                <w:sz w:val="18"/>
                <w:szCs w:val="18"/>
                <w:highlight w:val="none"/>
              </w:rPr>
              <w:t>1+1</w:t>
            </w:r>
          </w:p>
        </w:tc>
        <w:tc>
          <w:tcPr>
            <w:tcW w:w="393" w:type="pct"/>
            <w:tcBorders>
              <w:top w:val="single" w:color="auto" w:sz="4" w:space="0"/>
              <w:left w:val="single" w:color="auto" w:sz="4" w:space="0"/>
              <w:bottom w:val="single" w:color="auto" w:sz="4" w:space="0"/>
              <w:right w:val="single" w:color="auto" w:sz="4" w:space="0"/>
            </w:tcBorders>
            <w:shd w:val="clear" w:color="000000" w:fill="FFFFFF"/>
            <w:noWrap w:val="0"/>
            <w:vAlign w:val="center"/>
          </w:tcPr>
          <w:p w14:paraId="28B776EF">
            <w:pPr>
              <w:keepNext w:val="0"/>
              <w:keepLines w:val="0"/>
              <w:pageBreakBefore w:val="0"/>
              <w:widowControl/>
              <w:kinsoku/>
              <w:wordWrap/>
              <w:overflowPunct/>
              <w:topLinePunct w:val="0"/>
              <w:bidi w:val="0"/>
              <w:adjustRightInd/>
              <w:snapToGrid/>
              <w:spacing w:line="240" w:lineRule="auto"/>
              <w:ind w:firstLine="0" w:firstLineChars="0"/>
              <w:jc w:val="center"/>
              <w:rPr>
                <w:rFonts w:hint="eastAsia" w:ascii="宋体" w:hAnsi="宋体" w:eastAsia="宋体" w:cs="宋体"/>
                <w:kern w:val="0"/>
                <w:sz w:val="18"/>
                <w:szCs w:val="18"/>
                <w:highlight w:val="none"/>
              </w:rPr>
            </w:pPr>
            <w:r>
              <w:rPr>
                <w:rFonts w:hint="eastAsia" w:ascii="宋体" w:hAnsi="宋体" w:eastAsia="宋体" w:cs="宋体"/>
                <w:kern w:val="0"/>
                <w:sz w:val="18"/>
                <w:szCs w:val="18"/>
                <w:highlight w:val="none"/>
              </w:rPr>
              <w:t>电驱</w:t>
            </w:r>
          </w:p>
        </w:tc>
        <w:tc>
          <w:tcPr>
            <w:tcW w:w="1257" w:type="pct"/>
            <w:tcBorders>
              <w:top w:val="single" w:color="auto" w:sz="4" w:space="0"/>
              <w:left w:val="single" w:color="auto" w:sz="4" w:space="0"/>
              <w:bottom w:val="single" w:color="auto" w:sz="4" w:space="0"/>
              <w:right w:val="single" w:color="auto" w:sz="4" w:space="0"/>
            </w:tcBorders>
            <w:shd w:val="clear" w:color="000000" w:fill="FFFFFF"/>
            <w:noWrap w:val="0"/>
            <w:vAlign w:val="center"/>
          </w:tcPr>
          <w:p w14:paraId="671E5228">
            <w:pPr>
              <w:keepNext w:val="0"/>
              <w:keepLines w:val="0"/>
              <w:pageBreakBefore w:val="0"/>
              <w:widowControl/>
              <w:kinsoku/>
              <w:wordWrap/>
              <w:overflowPunct/>
              <w:topLinePunct w:val="0"/>
              <w:bidi w:val="0"/>
              <w:adjustRightInd/>
              <w:snapToGrid/>
              <w:spacing w:line="240" w:lineRule="auto"/>
              <w:ind w:firstLine="0" w:firstLineChars="0"/>
              <w:jc w:val="center"/>
              <w:rPr>
                <w:rFonts w:hint="eastAsia" w:ascii="宋体" w:hAnsi="宋体" w:eastAsia="宋体" w:cs="宋体"/>
                <w:kern w:val="0"/>
                <w:sz w:val="18"/>
                <w:szCs w:val="18"/>
                <w:highlight w:val="none"/>
              </w:rPr>
            </w:pPr>
            <w:r>
              <w:rPr>
                <w:rFonts w:hint="eastAsia" w:ascii="宋体" w:hAnsi="宋体" w:eastAsia="宋体" w:cs="宋体"/>
                <w:kern w:val="0"/>
                <w:sz w:val="18"/>
                <w:szCs w:val="18"/>
                <w:highlight w:val="none"/>
              </w:rPr>
              <w:t>Dresser-Rand</w:t>
            </w:r>
            <w:r>
              <w:rPr>
                <w:rFonts w:hint="eastAsia" w:ascii="宋体" w:hAnsi="宋体" w:eastAsia="宋体" w:cs="宋体"/>
                <w:kern w:val="0"/>
                <w:sz w:val="18"/>
                <w:szCs w:val="18"/>
                <w:highlight w:val="none"/>
                <w:lang w:val="en-US" w:eastAsia="zh-CN"/>
              </w:rPr>
              <w:t>/</w:t>
            </w:r>
            <w:r>
              <w:rPr>
                <w:rFonts w:hint="eastAsia" w:ascii="宋体" w:hAnsi="宋体" w:eastAsia="宋体" w:cs="宋体"/>
                <w:kern w:val="0"/>
                <w:sz w:val="18"/>
                <w:szCs w:val="18"/>
                <w:highlight w:val="none"/>
              </w:rPr>
              <w:t>D16P2</w:t>
            </w:r>
          </w:p>
        </w:tc>
        <w:tc>
          <w:tcPr>
            <w:tcW w:w="802" w:type="pct"/>
            <w:tcBorders>
              <w:top w:val="nil"/>
              <w:left w:val="nil"/>
              <w:bottom w:val="single" w:color="auto" w:sz="4" w:space="0"/>
              <w:right w:val="single" w:color="auto" w:sz="4" w:space="0"/>
            </w:tcBorders>
            <w:shd w:val="clear" w:color="000000" w:fill="FFFFFF"/>
            <w:noWrap w:val="0"/>
            <w:vAlign w:val="center"/>
          </w:tcPr>
          <w:p w14:paraId="524E42C9">
            <w:pPr>
              <w:keepNext w:val="0"/>
              <w:keepLines w:val="0"/>
              <w:pageBreakBefore w:val="0"/>
              <w:widowControl/>
              <w:kinsoku/>
              <w:wordWrap/>
              <w:overflowPunct/>
              <w:topLinePunct w:val="0"/>
              <w:bidi w:val="0"/>
              <w:adjustRightInd/>
              <w:snapToGrid/>
              <w:spacing w:line="240" w:lineRule="auto"/>
              <w:ind w:firstLine="0" w:firstLineChars="0"/>
              <w:jc w:val="center"/>
              <w:rPr>
                <w:rFonts w:hint="eastAsia" w:ascii="宋体" w:hAnsi="宋体" w:eastAsia="宋体" w:cs="宋体"/>
                <w:kern w:val="0"/>
                <w:sz w:val="18"/>
                <w:szCs w:val="18"/>
                <w:highlight w:val="none"/>
              </w:rPr>
            </w:pPr>
            <w:r>
              <w:rPr>
                <w:rFonts w:hint="eastAsia" w:ascii="宋体" w:hAnsi="宋体" w:eastAsia="宋体" w:cs="宋体"/>
                <w:kern w:val="0"/>
                <w:sz w:val="18"/>
                <w:szCs w:val="18"/>
                <w:highlight w:val="none"/>
              </w:rPr>
              <w:t>3120～5400</w:t>
            </w:r>
          </w:p>
        </w:tc>
        <w:tc>
          <w:tcPr>
            <w:tcW w:w="843" w:type="pct"/>
            <w:tcBorders>
              <w:top w:val="nil"/>
              <w:left w:val="nil"/>
              <w:bottom w:val="single" w:color="auto" w:sz="4" w:space="0"/>
              <w:right w:val="single" w:color="auto" w:sz="4" w:space="0"/>
            </w:tcBorders>
            <w:shd w:val="clear" w:color="000000" w:fill="FFFFFF"/>
            <w:noWrap w:val="0"/>
            <w:vAlign w:val="center"/>
          </w:tcPr>
          <w:p w14:paraId="48DE6778">
            <w:pPr>
              <w:keepNext w:val="0"/>
              <w:keepLines w:val="0"/>
              <w:pageBreakBefore w:val="0"/>
              <w:widowControl/>
              <w:kinsoku/>
              <w:wordWrap/>
              <w:overflowPunct/>
              <w:topLinePunct w:val="0"/>
              <w:bidi w:val="0"/>
              <w:adjustRightInd/>
              <w:snapToGrid/>
              <w:spacing w:line="240" w:lineRule="auto"/>
              <w:ind w:firstLine="0" w:firstLineChars="0"/>
              <w:jc w:val="center"/>
              <w:rPr>
                <w:rFonts w:hint="eastAsia" w:ascii="宋体" w:hAnsi="宋体" w:eastAsia="宋体" w:cs="宋体"/>
                <w:kern w:val="0"/>
                <w:sz w:val="18"/>
                <w:szCs w:val="18"/>
                <w:highlight w:val="none"/>
              </w:rPr>
            </w:pPr>
            <w:r>
              <w:rPr>
                <w:rFonts w:hint="eastAsia" w:ascii="宋体" w:hAnsi="宋体" w:eastAsia="宋体" w:cs="宋体"/>
                <w:kern w:val="0"/>
                <w:sz w:val="18"/>
                <w:szCs w:val="18"/>
                <w:highlight w:val="none"/>
              </w:rPr>
              <w:t>4.0～10</w:t>
            </w:r>
          </w:p>
        </w:tc>
        <w:tc>
          <w:tcPr>
            <w:tcW w:w="632" w:type="pct"/>
            <w:tcBorders>
              <w:top w:val="nil"/>
              <w:left w:val="nil"/>
              <w:bottom w:val="single" w:color="auto" w:sz="4" w:space="0"/>
              <w:right w:val="single" w:color="auto" w:sz="4" w:space="0"/>
            </w:tcBorders>
            <w:shd w:val="clear" w:color="000000" w:fill="FFFFFF"/>
            <w:noWrap w:val="0"/>
            <w:vAlign w:val="center"/>
          </w:tcPr>
          <w:p w14:paraId="551AD4CF">
            <w:pPr>
              <w:keepNext w:val="0"/>
              <w:keepLines w:val="0"/>
              <w:pageBreakBefore w:val="0"/>
              <w:widowControl/>
              <w:kinsoku/>
              <w:wordWrap/>
              <w:overflowPunct/>
              <w:topLinePunct w:val="0"/>
              <w:bidi w:val="0"/>
              <w:adjustRightInd/>
              <w:snapToGrid/>
              <w:spacing w:line="240" w:lineRule="auto"/>
              <w:ind w:firstLine="0" w:firstLineChars="0"/>
              <w:jc w:val="center"/>
              <w:rPr>
                <w:rFonts w:hint="eastAsia" w:ascii="宋体" w:hAnsi="宋体" w:eastAsia="宋体" w:cs="宋体"/>
                <w:kern w:val="0"/>
                <w:sz w:val="18"/>
                <w:szCs w:val="18"/>
                <w:highlight w:val="none"/>
              </w:rPr>
            </w:pPr>
            <w:r>
              <w:rPr>
                <w:rFonts w:hint="eastAsia" w:ascii="宋体" w:hAnsi="宋体" w:eastAsia="宋体" w:cs="宋体"/>
                <w:kern w:val="0"/>
                <w:sz w:val="18"/>
                <w:szCs w:val="18"/>
                <w:highlight w:val="none"/>
              </w:rPr>
              <w:t xml:space="preserve">11.2 </w:t>
            </w:r>
          </w:p>
        </w:tc>
      </w:tr>
      <w:tr w14:paraId="4E1BFD73">
        <w:tblPrEx>
          <w:tblCellMar>
            <w:top w:w="0" w:type="dxa"/>
            <w:left w:w="108" w:type="dxa"/>
            <w:bottom w:w="0" w:type="dxa"/>
            <w:right w:w="108" w:type="dxa"/>
          </w:tblCellMar>
        </w:tblPrEx>
        <w:trPr>
          <w:trHeight w:val="227" w:hRule="atLeast"/>
          <w:jc w:val="center"/>
        </w:trPr>
        <w:tc>
          <w:tcPr>
            <w:tcW w:w="352" w:type="pct"/>
            <w:vMerge w:val="continue"/>
            <w:tcBorders>
              <w:top w:val="single" w:color="auto" w:sz="4" w:space="0"/>
              <w:left w:val="single" w:color="auto" w:sz="4" w:space="0"/>
              <w:bottom w:val="single" w:color="auto" w:sz="4" w:space="0"/>
              <w:right w:val="single" w:color="auto" w:sz="4" w:space="0"/>
            </w:tcBorders>
            <w:shd w:val="clear" w:color="auto" w:fill="auto"/>
            <w:noWrap w:val="0"/>
            <w:vAlign w:val="center"/>
          </w:tcPr>
          <w:p w14:paraId="095EF941">
            <w:pPr>
              <w:keepNext w:val="0"/>
              <w:keepLines w:val="0"/>
              <w:pageBreakBefore w:val="0"/>
              <w:widowControl/>
              <w:kinsoku/>
              <w:wordWrap/>
              <w:overflowPunct/>
              <w:topLinePunct w:val="0"/>
              <w:bidi w:val="0"/>
              <w:adjustRightInd/>
              <w:snapToGrid/>
              <w:spacing w:line="240" w:lineRule="auto"/>
              <w:ind w:firstLine="0" w:firstLineChars="0"/>
              <w:jc w:val="center"/>
              <w:rPr>
                <w:rFonts w:hint="eastAsia" w:ascii="宋体" w:hAnsi="宋体" w:eastAsia="宋体" w:cs="宋体"/>
                <w:kern w:val="0"/>
                <w:sz w:val="18"/>
                <w:szCs w:val="18"/>
                <w:highlight w:val="none"/>
              </w:rPr>
            </w:pPr>
          </w:p>
        </w:tc>
        <w:tc>
          <w:tcPr>
            <w:tcW w:w="359" w:type="pct"/>
            <w:vMerge w:val="continue"/>
            <w:tcBorders>
              <w:top w:val="single" w:color="auto" w:sz="4" w:space="0"/>
              <w:left w:val="single" w:color="auto" w:sz="4" w:space="0"/>
              <w:bottom w:val="single" w:color="auto" w:sz="4" w:space="0"/>
              <w:right w:val="single" w:color="auto" w:sz="4" w:space="0"/>
            </w:tcBorders>
            <w:shd w:val="clear" w:color="auto" w:fill="auto"/>
            <w:noWrap w:val="0"/>
            <w:vAlign w:val="center"/>
          </w:tcPr>
          <w:p w14:paraId="046C634F">
            <w:pPr>
              <w:keepNext w:val="0"/>
              <w:keepLines w:val="0"/>
              <w:pageBreakBefore w:val="0"/>
              <w:widowControl/>
              <w:kinsoku/>
              <w:wordWrap/>
              <w:overflowPunct/>
              <w:topLinePunct w:val="0"/>
              <w:bidi w:val="0"/>
              <w:adjustRightInd/>
              <w:snapToGrid/>
              <w:spacing w:line="240" w:lineRule="auto"/>
              <w:ind w:firstLine="0" w:firstLineChars="0"/>
              <w:jc w:val="center"/>
              <w:rPr>
                <w:rFonts w:hint="eastAsia" w:ascii="宋体" w:hAnsi="宋体" w:eastAsia="宋体" w:cs="宋体"/>
                <w:kern w:val="0"/>
                <w:sz w:val="18"/>
                <w:szCs w:val="18"/>
                <w:highlight w:val="none"/>
              </w:rPr>
            </w:pPr>
          </w:p>
        </w:tc>
        <w:tc>
          <w:tcPr>
            <w:tcW w:w="358" w:type="pct"/>
            <w:vMerge w:val="continue"/>
            <w:tcBorders>
              <w:top w:val="single" w:color="auto" w:sz="4" w:space="0"/>
              <w:left w:val="single" w:color="auto" w:sz="4" w:space="0"/>
              <w:bottom w:val="single" w:color="auto" w:sz="4" w:space="0"/>
              <w:right w:val="single" w:color="auto" w:sz="4" w:space="0"/>
            </w:tcBorders>
            <w:shd w:val="clear" w:color="auto" w:fill="auto"/>
            <w:noWrap w:val="0"/>
            <w:vAlign w:val="center"/>
          </w:tcPr>
          <w:p w14:paraId="2D282F14">
            <w:pPr>
              <w:keepNext w:val="0"/>
              <w:keepLines w:val="0"/>
              <w:pageBreakBefore w:val="0"/>
              <w:widowControl/>
              <w:kinsoku/>
              <w:wordWrap/>
              <w:overflowPunct/>
              <w:topLinePunct w:val="0"/>
              <w:bidi w:val="0"/>
              <w:adjustRightInd/>
              <w:snapToGrid/>
              <w:spacing w:line="240" w:lineRule="auto"/>
              <w:ind w:firstLine="0" w:firstLineChars="0"/>
              <w:jc w:val="center"/>
              <w:rPr>
                <w:rFonts w:hint="eastAsia" w:ascii="宋体" w:hAnsi="宋体" w:eastAsia="宋体" w:cs="宋体"/>
                <w:kern w:val="0"/>
                <w:sz w:val="18"/>
                <w:szCs w:val="18"/>
                <w:highlight w:val="none"/>
              </w:rPr>
            </w:pPr>
          </w:p>
        </w:tc>
        <w:tc>
          <w:tcPr>
            <w:tcW w:w="393" w:type="pct"/>
            <w:tcBorders>
              <w:top w:val="single" w:color="auto" w:sz="4" w:space="0"/>
              <w:left w:val="single" w:color="auto" w:sz="4" w:space="0"/>
              <w:bottom w:val="single" w:color="auto" w:sz="4" w:space="0"/>
              <w:right w:val="single" w:color="auto" w:sz="4" w:space="0"/>
            </w:tcBorders>
            <w:shd w:val="clear" w:color="000000" w:fill="FFFFFF"/>
            <w:noWrap w:val="0"/>
            <w:vAlign w:val="center"/>
          </w:tcPr>
          <w:p w14:paraId="2F74A46D">
            <w:pPr>
              <w:keepNext w:val="0"/>
              <w:keepLines w:val="0"/>
              <w:pageBreakBefore w:val="0"/>
              <w:widowControl/>
              <w:kinsoku/>
              <w:wordWrap/>
              <w:overflowPunct/>
              <w:topLinePunct w:val="0"/>
              <w:bidi w:val="0"/>
              <w:adjustRightInd/>
              <w:snapToGrid/>
              <w:spacing w:line="240" w:lineRule="auto"/>
              <w:ind w:firstLine="0" w:firstLineChars="0"/>
              <w:jc w:val="center"/>
              <w:rPr>
                <w:rFonts w:hint="eastAsia" w:ascii="宋体" w:hAnsi="宋体" w:eastAsia="宋体" w:cs="宋体"/>
                <w:kern w:val="0"/>
                <w:sz w:val="18"/>
                <w:szCs w:val="18"/>
                <w:highlight w:val="none"/>
              </w:rPr>
            </w:pPr>
            <w:r>
              <w:rPr>
                <w:rFonts w:hint="eastAsia" w:ascii="宋体" w:hAnsi="宋体" w:eastAsia="宋体" w:cs="宋体"/>
                <w:kern w:val="0"/>
                <w:sz w:val="18"/>
                <w:szCs w:val="18"/>
                <w:highlight w:val="none"/>
              </w:rPr>
              <w:t>电驱</w:t>
            </w:r>
          </w:p>
        </w:tc>
        <w:tc>
          <w:tcPr>
            <w:tcW w:w="1257" w:type="pct"/>
            <w:tcBorders>
              <w:top w:val="single" w:color="auto" w:sz="4" w:space="0"/>
              <w:left w:val="single" w:color="auto" w:sz="4" w:space="0"/>
              <w:bottom w:val="single" w:color="auto" w:sz="4" w:space="0"/>
              <w:right w:val="single" w:color="auto" w:sz="4" w:space="0"/>
            </w:tcBorders>
            <w:shd w:val="clear" w:color="000000" w:fill="FFFFFF"/>
            <w:noWrap w:val="0"/>
            <w:vAlign w:val="center"/>
          </w:tcPr>
          <w:p w14:paraId="1303FAFC">
            <w:pPr>
              <w:keepNext w:val="0"/>
              <w:keepLines w:val="0"/>
              <w:pageBreakBefore w:val="0"/>
              <w:widowControl/>
              <w:kinsoku/>
              <w:wordWrap/>
              <w:overflowPunct/>
              <w:topLinePunct w:val="0"/>
              <w:bidi w:val="0"/>
              <w:adjustRightInd/>
              <w:snapToGrid/>
              <w:spacing w:line="240" w:lineRule="auto"/>
              <w:ind w:firstLine="0" w:firstLineChars="0"/>
              <w:jc w:val="center"/>
              <w:rPr>
                <w:rFonts w:hint="eastAsia" w:ascii="宋体" w:hAnsi="宋体" w:eastAsia="宋体" w:cs="宋体"/>
                <w:kern w:val="0"/>
                <w:sz w:val="18"/>
                <w:szCs w:val="18"/>
                <w:highlight w:val="none"/>
              </w:rPr>
            </w:pPr>
            <w:r>
              <w:rPr>
                <w:rFonts w:hint="eastAsia" w:ascii="宋体" w:hAnsi="宋体" w:eastAsia="宋体" w:cs="宋体"/>
                <w:kern w:val="0"/>
                <w:sz w:val="18"/>
                <w:szCs w:val="18"/>
                <w:highlight w:val="none"/>
              </w:rPr>
              <w:t>Dresser-Rand</w:t>
            </w:r>
            <w:r>
              <w:rPr>
                <w:rFonts w:hint="eastAsia" w:ascii="宋体" w:hAnsi="宋体" w:eastAsia="宋体" w:cs="宋体"/>
                <w:kern w:val="0"/>
                <w:sz w:val="18"/>
                <w:szCs w:val="18"/>
                <w:highlight w:val="none"/>
                <w:lang w:val="en-US" w:eastAsia="zh-CN"/>
              </w:rPr>
              <w:t>/</w:t>
            </w:r>
            <w:r>
              <w:rPr>
                <w:rFonts w:hint="eastAsia" w:ascii="宋体" w:hAnsi="宋体" w:eastAsia="宋体" w:cs="宋体"/>
                <w:kern w:val="0"/>
                <w:sz w:val="18"/>
                <w:szCs w:val="18"/>
                <w:highlight w:val="none"/>
              </w:rPr>
              <w:t>D16P2</w:t>
            </w:r>
          </w:p>
        </w:tc>
        <w:tc>
          <w:tcPr>
            <w:tcW w:w="802" w:type="pct"/>
            <w:tcBorders>
              <w:top w:val="nil"/>
              <w:left w:val="nil"/>
              <w:bottom w:val="single" w:color="auto" w:sz="4" w:space="0"/>
              <w:right w:val="single" w:color="auto" w:sz="4" w:space="0"/>
            </w:tcBorders>
            <w:shd w:val="clear" w:color="000000" w:fill="FFFFFF"/>
            <w:noWrap w:val="0"/>
            <w:vAlign w:val="center"/>
          </w:tcPr>
          <w:p w14:paraId="76D2B31B">
            <w:pPr>
              <w:keepNext w:val="0"/>
              <w:keepLines w:val="0"/>
              <w:pageBreakBefore w:val="0"/>
              <w:widowControl/>
              <w:kinsoku/>
              <w:wordWrap/>
              <w:overflowPunct/>
              <w:topLinePunct w:val="0"/>
              <w:bidi w:val="0"/>
              <w:adjustRightInd/>
              <w:snapToGrid/>
              <w:spacing w:line="240" w:lineRule="auto"/>
              <w:ind w:firstLine="0" w:firstLineChars="0"/>
              <w:jc w:val="center"/>
              <w:rPr>
                <w:rFonts w:hint="eastAsia" w:ascii="宋体" w:hAnsi="宋体" w:eastAsia="宋体" w:cs="宋体"/>
                <w:kern w:val="0"/>
                <w:sz w:val="18"/>
                <w:szCs w:val="18"/>
                <w:highlight w:val="none"/>
              </w:rPr>
            </w:pPr>
            <w:r>
              <w:rPr>
                <w:rFonts w:hint="eastAsia" w:ascii="宋体" w:hAnsi="宋体" w:eastAsia="宋体" w:cs="宋体"/>
                <w:kern w:val="0"/>
                <w:sz w:val="18"/>
                <w:szCs w:val="18"/>
                <w:highlight w:val="none"/>
              </w:rPr>
              <w:t>3120～5400</w:t>
            </w:r>
          </w:p>
        </w:tc>
        <w:tc>
          <w:tcPr>
            <w:tcW w:w="843" w:type="pct"/>
            <w:tcBorders>
              <w:top w:val="nil"/>
              <w:left w:val="nil"/>
              <w:bottom w:val="single" w:color="auto" w:sz="4" w:space="0"/>
              <w:right w:val="single" w:color="auto" w:sz="4" w:space="0"/>
            </w:tcBorders>
            <w:shd w:val="clear" w:color="000000" w:fill="FFFFFF"/>
            <w:noWrap w:val="0"/>
            <w:vAlign w:val="center"/>
          </w:tcPr>
          <w:p w14:paraId="5B08625D">
            <w:pPr>
              <w:keepNext w:val="0"/>
              <w:keepLines w:val="0"/>
              <w:pageBreakBefore w:val="0"/>
              <w:widowControl/>
              <w:kinsoku/>
              <w:wordWrap/>
              <w:overflowPunct/>
              <w:topLinePunct w:val="0"/>
              <w:bidi w:val="0"/>
              <w:adjustRightInd/>
              <w:snapToGrid/>
              <w:spacing w:line="240" w:lineRule="auto"/>
              <w:ind w:firstLine="0" w:firstLineChars="0"/>
              <w:jc w:val="center"/>
              <w:rPr>
                <w:rFonts w:hint="eastAsia" w:ascii="宋体" w:hAnsi="宋体" w:eastAsia="宋体" w:cs="宋体"/>
                <w:kern w:val="0"/>
                <w:sz w:val="18"/>
                <w:szCs w:val="18"/>
                <w:highlight w:val="none"/>
              </w:rPr>
            </w:pPr>
            <w:r>
              <w:rPr>
                <w:rFonts w:hint="eastAsia" w:ascii="宋体" w:hAnsi="宋体" w:eastAsia="宋体" w:cs="宋体"/>
                <w:kern w:val="0"/>
                <w:sz w:val="18"/>
                <w:szCs w:val="18"/>
                <w:highlight w:val="none"/>
              </w:rPr>
              <w:t>4.0～10</w:t>
            </w:r>
          </w:p>
        </w:tc>
        <w:tc>
          <w:tcPr>
            <w:tcW w:w="632" w:type="pct"/>
            <w:tcBorders>
              <w:top w:val="nil"/>
              <w:left w:val="nil"/>
              <w:bottom w:val="single" w:color="auto" w:sz="4" w:space="0"/>
              <w:right w:val="single" w:color="auto" w:sz="4" w:space="0"/>
            </w:tcBorders>
            <w:shd w:val="clear" w:color="000000" w:fill="FFFFFF"/>
            <w:noWrap w:val="0"/>
            <w:vAlign w:val="center"/>
          </w:tcPr>
          <w:p w14:paraId="048ED30E">
            <w:pPr>
              <w:keepNext w:val="0"/>
              <w:keepLines w:val="0"/>
              <w:pageBreakBefore w:val="0"/>
              <w:widowControl/>
              <w:kinsoku/>
              <w:wordWrap/>
              <w:overflowPunct/>
              <w:topLinePunct w:val="0"/>
              <w:bidi w:val="0"/>
              <w:adjustRightInd/>
              <w:snapToGrid/>
              <w:spacing w:line="240" w:lineRule="auto"/>
              <w:ind w:firstLine="0" w:firstLineChars="0"/>
              <w:jc w:val="center"/>
              <w:rPr>
                <w:rFonts w:hint="eastAsia" w:ascii="宋体" w:hAnsi="宋体" w:eastAsia="宋体" w:cs="宋体"/>
                <w:kern w:val="0"/>
                <w:sz w:val="18"/>
                <w:szCs w:val="18"/>
                <w:highlight w:val="none"/>
              </w:rPr>
            </w:pPr>
            <w:r>
              <w:rPr>
                <w:rFonts w:hint="eastAsia" w:ascii="宋体" w:hAnsi="宋体" w:eastAsia="宋体" w:cs="宋体"/>
                <w:kern w:val="0"/>
                <w:sz w:val="18"/>
                <w:szCs w:val="18"/>
                <w:highlight w:val="none"/>
              </w:rPr>
              <w:t xml:space="preserve">11.2 </w:t>
            </w:r>
          </w:p>
        </w:tc>
      </w:tr>
      <w:tr w14:paraId="31460D9B">
        <w:tblPrEx>
          <w:tblCellMar>
            <w:top w:w="0" w:type="dxa"/>
            <w:left w:w="108" w:type="dxa"/>
            <w:bottom w:w="0" w:type="dxa"/>
            <w:right w:w="108" w:type="dxa"/>
          </w:tblCellMar>
        </w:tblPrEx>
        <w:trPr>
          <w:trHeight w:val="170" w:hRule="atLeast"/>
          <w:jc w:val="center"/>
        </w:trPr>
        <w:tc>
          <w:tcPr>
            <w:tcW w:w="352" w:type="pct"/>
            <w:vMerge w:val="continue"/>
            <w:tcBorders>
              <w:top w:val="single" w:color="auto" w:sz="4" w:space="0"/>
              <w:left w:val="single" w:color="auto" w:sz="4" w:space="0"/>
              <w:bottom w:val="single" w:color="auto" w:sz="4" w:space="0"/>
              <w:right w:val="single" w:color="auto" w:sz="4" w:space="0"/>
            </w:tcBorders>
            <w:shd w:val="clear" w:color="auto" w:fill="auto"/>
            <w:noWrap w:val="0"/>
            <w:vAlign w:val="center"/>
          </w:tcPr>
          <w:p w14:paraId="3262D5CD">
            <w:pPr>
              <w:keepNext w:val="0"/>
              <w:keepLines w:val="0"/>
              <w:pageBreakBefore w:val="0"/>
              <w:widowControl/>
              <w:kinsoku/>
              <w:wordWrap/>
              <w:overflowPunct/>
              <w:topLinePunct w:val="0"/>
              <w:bidi w:val="0"/>
              <w:adjustRightInd/>
              <w:snapToGrid/>
              <w:spacing w:line="240" w:lineRule="auto"/>
              <w:ind w:firstLine="0" w:firstLineChars="0"/>
              <w:jc w:val="center"/>
              <w:rPr>
                <w:rFonts w:hint="eastAsia" w:ascii="宋体" w:hAnsi="宋体" w:eastAsia="宋体" w:cs="宋体"/>
                <w:kern w:val="0"/>
                <w:sz w:val="18"/>
                <w:szCs w:val="18"/>
                <w:highlight w:val="none"/>
              </w:rPr>
            </w:pPr>
          </w:p>
        </w:tc>
        <w:tc>
          <w:tcPr>
            <w:tcW w:w="359" w:type="pct"/>
            <w:vMerge w:val="restart"/>
            <w:tcBorders>
              <w:top w:val="single" w:color="auto" w:sz="4" w:space="0"/>
              <w:left w:val="single" w:color="auto" w:sz="4" w:space="0"/>
              <w:bottom w:val="single" w:color="auto" w:sz="4" w:space="0"/>
              <w:right w:val="single" w:color="auto" w:sz="4" w:space="0"/>
            </w:tcBorders>
            <w:shd w:val="clear" w:color="000000" w:fill="FFFFFF"/>
            <w:noWrap w:val="0"/>
            <w:vAlign w:val="center"/>
          </w:tcPr>
          <w:p w14:paraId="13067425">
            <w:pPr>
              <w:keepNext w:val="0"/>
              <w:keepLines w:val="0"/>
              <w:pageBreakBefore w:val="0"/>
              <w:widowControl/>
              <w:kinsoku/>
              <w:wordWrap/>
              <w:overflowPunct/>
              <w:topLinePunct w:val="0"/>
              <w:bidi w:val="0"/>
              <w:adjustRightInd/>
              <w:snapToGrid/>
              <w:spacing w:line="240" w:lineRule="auto"/>
              <w:ind w:firstLine="0" w:firstLineChars="0"/>
              <w:jc w:val="center"/>
              <w:rPr>
                <w:rFonts w:hint="eastAsia" w:ascii="宋体" w:hAnsi="宋体" w:eastAsia="宋体" w:cs="宋体"/>
                <w:kern w:val="0"/>
                <w:sz w:val="18"/>
                <w:szCs w:val="18"/>
                <w:highlight w:val="none"/>
              </w:rPr>
            </w:pPr>
            <w:r>
              <w:rPr>
                <w:rFonts w:hint="eastAsia" w:ascii="宋体" w:hAnsi="宋体" w:eastAsia="宋体" w:cs="宋体"/>
                <w:kern w:val="0"/>
                <w:sz w:val="18"/>
                <w:szCs w:val="18"/>
                <w:highlight w:val="none"/>
              </w:rPr>
              <w:t>贵阳</w:t>
            </w:r>
          </w:p>
        </w:tc>
        <w:tc>
          <w:tcPr>
            <w:tcW w:w="358" w:type="pct"/>
            <w:vMerge w:val="restart"/>
            <w:tcBorders>
              <w:top w:val="single" w:color="auto" w:sz="4" w:space="0"/>
              <w:left w:val="single" w:color="auto" w:sz="4" w:space="0"/>
              <w:bottom w:val="single" w:color="auto" w:sz="4" w:space="0"/>
              <w:right w:val="single" w:color="auto" w:sz="4" w:space="0"/>
            </w:tcBorders>
            <w:shd w:val="clear" w:color="000000" w:fill="FFFFFF"/>
            <w:noWrap w:val="0"/>
            <w:vAlign w:val="center"/>
          </w:tcPr>
          <w:p w14:paraId="4F969BC3">
            <w:pPr>
              <w:keepNext w:val="0"/>
              <w:keepLines w:val="0"/>
              <w:pageBreakBefore w:val="0"/>
              <w:widowControl/>
              <w:kinsoku/>
              <w:wordWrap/>
              <w:overflowPunct/>
              <w:topLinePunct w:val="0"/>
              <w:bidi w:val="0"/>
              <w:adjustRightInd/>
              <w:snapToGrid/>
              <w:spacing w:line="240" w:lineRule="auto"/>
              <w:ind w:firstLine="0" w:firstLineChars="0"/>
              <w:jc w:val="center"/>
              <w:rPr>
                <w:rFonts w:hint="eastAsia" w:ascii="宋体" w:hAnsi="宋体" w:eastAsia="宋体" w:cs="宋体"/>
                <w:kern w:val="0"/>
                <w:sz w:val="18"/>
                <w:szCs w:val="18"/>
                <w:highlight w:val="none"/>
              </w:rPr>
            </w:pPr>
            <w:r>
              <w:rPr>
                <w:rFonts w:hint="eastAsia" w:ascii="宋体" w:hAnsi="宋体" w:eastAsia="宋体" w:cs="宋体"/>
                <w:kern w:val="0"/>
                <w:sz w:val="18"/>
                <w:szCs w:val="18"/>
                <w:highlight w:val="none"/>
              </w:rPr>
              <w:t>2+1</w:t>
            </w:r>
          </w:p>
        </w:tc>
        <w:tc>
          <w:tcPr>
            <w:tcW w:w="393" w:type="pct"/>
            <w:tcBorders>
              <w:top w:val="single" w:color="auto" w:sz="4" w:space="0"/>
              <w:left w:val="single" w:color="auto" w:sz="4" w:space="0"/>
              <w:bottom w:val="single" w:color="auto" w:sz="4" w:space="0"/>
              <w:right w:val="single" w:color="auto" w:sz="4" w:space="0"/>
            </w:tcBorders>
            <w:shd w:val="clear" w:color="000000" w:fill="FFFFFF"/>
            <w:noWrap w:val="0"/>
            <w:vAlign w:val="center"/>
          </w:tcPr>
          <w:p w14:paraId="6D4D4D12">
            <w:pPr>
              <w:keepNext w:val="0"/>
              <w:keepLines w:val="0"/>
              <w:pageBreakBefore w:val="0"/>
              <w:widowControl/>
              <w:kinsoku/>
              <w:wordWrap/>
              <w:overflowPunct/>
              <w:topLinePunct w:val="0"/>
              <w:bidi w:val="0"/>
              <w:adjustRightInd/>
              <w:snapToGrid/>
              <w:spacing w:line="240" w:lineRule="auto"/>
              <w:ind w:firstLine="0" w:firstLineChars="0"/>
              <w:jc w:val="center"/>
              <w:rPr>
                <w:rFonts w:hint="eastAsia" w:ascii="宋体" w:hAnsi="宋体" w:eastAsia="宋体" w:cs="宋体"/>
                <w:kern w:val="0"/>
                <w:sz w:val="18"/>
                <w:szCs w:val="18"/>
                <w:highlight w:val="none"/>
              </w:rPr>
            </w:pPr>
            <w:r>
              <w:rPr>
                <w:rFonts w:hint="eastAsia" w:ascii="宋体" w:hAnsi="宋体" w:eastAsia="宋体" w:cs="宋体"/>
                <w:kern w:val="0"/>
                <w:sz w:val="18"/>
                <w:szCs w:val="18"/>
                <w:highlight w:val="none"/>
              </w:rPr>
              <w:t>电驱</w:t>
            </w:r>
          </w:p>
        </w:tc>
        <w:tc>
          <w:tcPr>
            <w:tcW w:w="1257" w:type="pct"/>
            <w:tcBorders>
              <w:top w:val="single" w:color="auto" w:sz="4" w:space="0"/>
              <w:left w:val="single" w:color="auto" w:sz="4" w:space="0"/>
              <w:bottom w:val="single" w:color="auto" w:sz="4" w:space="0"/>
              <w:right w:val="single" w:color="auto" w:sz="4" w:space="0"/>
            </w:tcBorders>
            <w:shd w:val="clear" w:color="000000" w:fill="FFFFFF"/>
            <w:noWrap w:val="0"/>
            <w:vAlign w:val="center"/>
          </w:tcPr>
          <w:p w14:paraId="5141FF26">
            <w:pPr>
              <w:keepNext w:val="0"/>
              <w:keepLines w:val="0"/>
              <w:pageBreakBefore w:val="0"/>
              <w:widowControl/>
              <w:kinsoku/>
              <w:wordWrap/>
              <w:overflowPunct/>
              <w:topLinePunct w:val="0"/>
              <w:bidi w:val="0"/>
              <w:adjustRightInd/>
              <w:snapToGrid/>
              <w:spacing w:line="240" w:lineRule="auto"/>
              <w:ind w:firstLine="0" w:firstLineChars="0"/>
              <w:jc w:val="center"/>
              <w:rPr>
                <w:rFonts w:hint="eastAsia" w:ascii="宋体" w:hAnsi="宋体" w:eastAsia="宋体" w:cs="宋体"/>
                <w:kern w:val="0"/>
                <w:sz w:val="18"/>
                <w:szCs w:val="18"/>
                <w:highlight w:val="none"/>
              </w:rPr>
            </w:pPr>
            <w:r>
              <w:rPr>
                <w:rFonts w:hint="eastAsia" w:ascii="宋体" w:hAnsi="宋体" w:eastAsia="宋体" w:cs="宋体"/>
                <w:kern w:val="0"/>
                <w:sz w:val="18"/>
                <w:szCs w:val="18"/>
                <w:highlight w:val="none"/>
              </w:rPr>
              <w:t>Dresser-Rand</w:t>
            </w:r>
            <w:r>
              <w:rPr>
                <w:rFonts w:hint="eastAsia" w:ascii="宋体" w:hAnsi="宋体" w:eastAsia="宋体" w:cs="宋体"/>
                <w:kern w:val="0"/>
                <w:sz w:val="18"/>
                <w:szCs w:val="18"/>
                <w:highlight w:val="none"/>
                <w:lang w:val="en-US" w:eastAsia="zh-CN"/>
              </w:rPr>
              <w:t>/</w:t>
            </w:r>
            <w:r>
              <w:rPr>
                <w:rFonts w:hint="eastAsia" w:ascii="宋体" w:hAnsi="宋体" w:eastAsia="宋体" w:cs="宋体"/>
                <w:kern w:val="0"/>
                <w:sz w:val="18"/>
                <w:szCs w:val="18"/>
                <w:highlight w:val="none"/>
              </w:rPr>
              <w:t>D16P3S</w:t>
            </w:r>
          </w:p>
        </w:tc>
        <w:tc>
          <w:tcPr>
            <w:tcW w:w="802" w:type="pct"/>
            <w:tcBorders>
              <w:top w:val="nil"/>
              <w:left w:val="nil"/>
              <w:bottom w:val="single" w:color="auto" w:sz="4" w:space="0"/>
              <w:right w:val="single" w:color="auto" w:sz="4" w:space="0"/>
            </w:tcBorders>
            <w:shd w:val="clear" w:color="000000" w:fill="FFFFFF"/>
            <w:noWrap w:val="0"/>
            <w:vAlign w:val="center"/>
          </w:tcPr>
          <w:p w14:paraId="029011E3">
            <w:pPr>
              <w:keepNext w:val="0"/>
              <w:keepLines w:val="0"/>
              <w:pageBreakBefore w:val="0"/>
              <w:widowControl/>
              <w:kinsoku/>
              <w:wordWrap/>
              <w:overflowPunct/>
              <w:topLinePunct w:val="0"/>
              <w:bidi w:val="0"/>
              <w:adjustRightInd/>
              <w:snapToGrid/>
              <w:spacing w:line="240" w:lineRule="auto"/>
              <w:ind w:firstLine="0" w:firstLineChars="0"/>
              <w:jc w:val="center"/>
              <w:rPr>
                <w:rFonts w:hint="eastAsia" w:ascii="宋体" w:hAnsi="宋体" w:eastAsia="宋体" w:cs="宋体"/>
                <w:kern w:val="0"/>
                <w:sz w:val="18"/>
                <w:szCs w:val="18"/>
                <w:highlight w:val="none"/>
              </w:rPr>
            </w:pPr>
            <w:r>
              <w:rPr>
                <w:rFonts w:hint="eastAsia" w:ascii="宋体" w:hAnsi="宋体" w:eastAsia="宋体" w:cs="宋体"/>
                <w:kern w:val="0"/>
                <w:sz w:val="18"/>
                <w:szCs w:val="18"/>
                <w:highlight w:val="none"/>
              </w:rPr>
              <w:t>3120～5400</w:t>
            </w:r>
          </w:p>
        </w:tc>
        <w:tc>
          <w:tcPr>
            <w:tcW w:w="843" w:type="pct"/>
            <w:tcBorders>
              <w:top w:val="nil"/>
              <w:left w:val="nil"/>
              <w:bottom w:val="single" w:color="auto" w:sz="4" w:space="0"/>
              <w:right w:val="single" w:color="auto" w:sz="4" w:space="0"/>
            </w:tcBorders>
            <w:shd w:val="clear" w:color="000000" w:fill="FFFFFF"/>
            <w:noWrap w:val="0"/>
            <w:vAlign w:val="center"/>
          </w:tcPr>
          <w:p w14:paraId="7B7D6E5E">
            <w:pPr>
              <w:keepNext w:val="0"/>
              <w:keepLines w:val="0"/>
              <w:pageBreakBefore w:val="0"/>
              <w:widowControl/>
              <w:kinsoku/>
              <w:wordWrap/>
              <w:overflowPunct/>
              <w:topLinePunct w:val="0"/>
              <w:bidi w:val="0"/>
              <w:adjustRightInd/>
              <w:snapToGrid/>
              <w:spacing w:line="240" w:lineRule="auto"/>
              <w:ind w:firstLine="0" w:firstLineChars="0"/>
              <w:jc w:val="center"/>
              <w:rPr>
                <w:rFonts w:hint="eastAsia" w:ascii="宋体" w:hAnsi="宋体" w:eastAsia="宋体" w:cs="宋体"/>
                <w:kern w:val="0"/>
                <w:sz w:val="18"/>
                <w:szCs w:val="18"/>
                <w:highlight w:val="none"/>
              </w:rPr>
            </w:pPr>
            <w:r>
              <w:rPr>
                <w:rFonts w:hint="eastAsia" w:ascii="宋体" w:hAnsi="宋体" w:eastAsia="宋体" w:cs="宋体"/>
                <w:kern w:val="0"/>
                <w:sz w:val="18"/>
                <w:szCs w:val="18"/>
                <w:highlight w:val="none"/>
              </w:rPr>
              <w:t>4.5～10</w:t>
            </w:r>
          </w:p>
        </w:tc>
        <w:tc>
          <w:tcPr>
            <w:tcW w:w="632" w:type="pct"/>
            <w:tcBorders>
              <w:top w:val="nil"/>
              <w:left w:val="nil"/>
              <w:bottom w:val="single" w:color="auto" w:sz="4" w:space="0"/>
              <w:right w:val="single" w:color="auto" w:sz="4" w:space="0"/>
            </w:tcBorders>
            <w:shd w:val="clear" w:color="000000" w:fill="FFFFFF"/>
            <w:noWrap w:val="0"/>
            <w:vAlign w:val="center"/>
          </w:tcPr>
          <w:p w14:paraId="603EEFA9">
            <w:pPr>
              <w:keepNext w:val="0"/>
              <w:keepLines w:val="0"/>
              <w:pageBreakBefore w:val="0"/>
              <w:widowControl/>
              <w:kinsoku/>
              <w:wordWrap/>
              <w:overflowPunct/>
              <w:topLinePunct w:val="0"/>
              <w:bidi w:val="0"/>
              <w:adjustRightInd/>
              <w:snapToGrid/>
              <w:spacing w:line="240" w:lineRule="auto"/>
              <w:ind w:firstLine="0" w:firstLineChars="0"/>
              <w:jc w:val="center"/>
              <w:rPr>
                <w:rFonts w:hint="eastAsia" w:ascii="宋体" w:hAnsi="宋体" w:eastAsia="宋体" w:cs="宋体"/>
                <w:kern w:val="0"/>
                <w:sz w:val="18"/>
                <w:szCs w:val="18"/>
                <w:highlight w:val="none"/>
              </w:rPr>
            </w:pPr>
            <w:r>
              <w:rPr>
                <w:rFonts w:hint="eastAsia" w:ascii="宋体" w:hAnsi="宋体" w:eastAsia="宋体" w:cs="宋体"/>
                <w:kern w:val="0"/>
                <w:sz w:val="18"/>
                <w:szCs w:val="18"/>
                <w:highlight w:val="none"/>
              </w:rPr>
              <w:t xml:space="preserve">11.0 </w:t>
            </w:r>
          </w:p>
        </w:tc>
      </w:tr>
      <w:tr w14:paraId="53AC01F4">
        <w:tblPrEx>
          <w:tblCellMar>
            <w:top w:w="0" w:type="dxa"/>
            <w:left w:w="108" w:type="dxa"/>
            <w:bottom w:w="0" w:type="dxa"/>
            <w:right w:w="108" w:type="dxa"/>
          </w:tblCellMar>
        </w:tblPrEx>
        <w:trPr>
          <w:trHeight w:val="170" w:hRule="atLeast"/>
          <w:jc w:val="center"/>
        </w:trPr>
        <w:tc>
          <w:tcPr>
            <w:tcW w:w="352" w:type="pct"/>
            <w:vMerge w:val="continue"/>
            <w:tcBorders>
              <w:top w:val="single" w:color="auto" w:sz="4" w:space="0"/>
              <w:left w:val="single" w:color="auto" w:sz="4" w:space="0"/>
              <w:right w:val="single" w:color="auto" w:sz="4" w:space="0"/>
            </w:tcBorders>
            <w:shd w:val="clear" w:color="auto" w:fill="auto"/>
            <w:noWrap w:val="0"/>
            <w:vAlign w:val="center"/>
          </w:tcPr>
          <w:p w14:paraId="62812DC7">
            <w:pPr>
              <w:keepNext w:val="0"/>
              <w:keepLines w:val="0"/>
              <w:pageBreakBefore w:val="0"/>
              <w:widowControl/>
              <w:kinsoku/>
              <w:wordWrap/>
              <w:overflowPunct/>
              <w:topLinePunct w:val="0"/>
              <w:bidi w:val="0"/>
              <w:adjustRightInd/>
              <w:snapToGrid/>
              <w:spacing w:line="240" w:lineRule="auto"/>
              <w:ind w:firstLine="0" w:firstLineChars="0"/>
              <w:jc w:val="center"/>
              <w:rPr>
                <w:rFonts w:hint="eastAsia" w:ascii="宋体" w:hAnsi="宋体" w:eastAsia="宋体" w:cs="宋体"/>
                <w:kern w:val="0"/>
                <w:sz w:val="18"/>
                <w:szCs w:val="18"/>
                <w:highlight w:val="none"/>
              </w:rPr>
            </w:pPr>
          </w:p>
        </w:tc>
        <w:tc>
          <w:tcPr>
            <w:tcW w:w="359" w:type="pct"/>
            <w:vMerge w:val="continue"/>
            <w:tcBorders>
              <w:top w:val="single" w:color="auto" w:sz="4" w:space="0"/>
              <w:left w:val="single" w:color="auto" w:sz="4" w:space="0"/>
              <w:bottom w:val="single" w:color="auto" w:sz="4" w:space="0"/>
              <w:right w:val="single" w:color="auto" w:sz="4" w:space="0"/>
            </w:tcBorders>
            <w:shd w:val="clear" w:color="auto" w:fill="auto"/>
            <w:noWrap w:val="0"/>
            <w:vAlign w:val="center"/>
          </w:tcPr>
          <w:p w14:paraId="175799E5">
            <w:pPr>
              <w:keepNext w:val="0"/>
              <w:keepLines w:val="0"/>
              <w:pageBreakBefore w:val="0"/>
              <w:widowControl/>
              <w:kinsoku/>
              <w:wordWrap/>
              <w:overflowPunct/>
              <w:topLinePunct w:val="0"/>
              <w:bidi w:val="0"/>
              <w:adjustRightInd/>
              <w:snapToGrid/>
              <w:spacing w:line="240" w:lineRule="auto"/>
              <w:ind w:firstLine="0" w:firstLineChars="0"/>
              <w:jc w:val="center"/>
              <w:rPr>
                <w:rFonts w:hint="eastAsia" w:ascii="宋体" w:hAnsi="宋体" w:eastAsia="宋体" w:cs="宋体"/>
                <w:kern w:val="0"/>
                <w:sz w:val="18"/>
                <w:szCs w:val="18"/>
                <w:highlight w:val="none"/>
              </w:rPr>
            </w:pPr>
          </w:p>
        </w:tc>
        <w:tc>
          <w:tcPr>
            <w:tcW w:w="358" w:type="pct"/>
            <w:vMerge w:val="continue"/>
            <w:tcBorders>
              <w:top w:val="single" w:color="auto" w:sz="4" w:space="0"/>
              <w:left w:val="single" w:color="auto" w:sz="4" w:space="0"/>
              <w:bottom w:val="single" w:color="auto" w:sz="4" w:space="0"/>
              <w:right w:val="single" w:color="auto" w:sz="4" w:space="0"/>
            </w:tcBorders>
            <w:shd w:val="clear" w:color="auto" w:fill="auto"/>
            <w:noWrap w:val="0"/>
            <w:vAlign w:val="center"/>
          </w:tcPr>
          <w:p w14:paraId="40D2C72A">
            <w:pPr>
              <w:keepNext w:val="0"/>
              <w:keepLines w:val="0"/>
              <w:pageBreakBefore w:val="0"/>
              <w:widowControl/>
              <w:kinsoku/>
              <w:wordWrap/>
              <w:overflowPunct/>
              <w:topLinePunct w:val="0"/>
              <w:bidi w:val="0"/>
              <w:adjustRightInd/>
              <w:snapToGrid/>
              <w:spacing w:line="240" w:lineRule="auto"/>
              <w:ind w:firstLine="0" w:firstLineChars="0"/>
              <w:jc w:val="center"/>
              <w:rPr>
                <w:rFonts w:hint="eastAsia" w:ascii="宋体" w:hAnsi="宋体" w:eastAsia="宋体" w:cs="宋体"/>
                <w:kern w:val="0"/>
                <w:sz w:val="18"/>
                <w:szCs w:val="18"/>
                <w:highlight w:val="none"/>
              </w:rPr>
            </w:pPr>
          </w:p>
        </w:tc>
        <w:tc>
          <w:tcPr>
            <w:tcW w:w="393" w:type="pct"/>
            <w:tcBorders>
              <w:top w:val="single" w:color="auto" w:sz="4" w:space="0"/>
              <w:left w:val="nil"/>
              <w:bottom w:val="single" w:color="auto" w:sz="4" w:space="0"/>
              <w:right w:val="single" w:color="auto" w:sz="4" w:space="0"/>
            </w:tcBorders>
            <w:shd w:val="clear" w:color="000000" w:fill="FFFFFF"/>
            <w:noWrap w:val="0"/>
            <w:vAlign w:val="center"/>
          </w:tcPr>
          <w:p w14:paraId="56DC81CE">
            <w:pPr>
              <w:keepNext w:val="0"/>
              <w:keepLines w:val="0"/>
              <w:pageBreakBefore w:val="0"/>
              <w:widowControl/>
              <w:kinsoku/>
              <w:wordWrap/>
              <w:overflowPunct/>
              <w:topLinePunct w:val="0"/>
              <w:bidi w:val="0"/>
              <w:adjustRightInd/>
              <w:snapToGrid/>
              <w:spacing w:line="240" w:lineRule="auto"/>
              <w:ind w:firstLine="0" w:firstLineChars="0"/>
              <w:jc w:val="center"/>
              <w:rPr>
                <w:rFonts w:hint="eastAsia" w:ascii="宋体" w:hAnsi="宋体" w:eastAsia="宋体" w:cs="宋体"/>
                <w:kern w:val="0"/>
                <w:sz w:val="18"/>
                <w:szCs w:val="18"/>
                <w:highlight w:val="none"/>
              </w:rPr>
            </w:pPr>
            <w:r>
              <w:rPr>
                <w:rFonts w:hint="eastAsia" w:ascii="宋体" w:hAnsi="宋体" w:eastAsia="宋体" w:cs="宋体"/>
                <w:kern w:val="0"/>
                <w:sz w:val="18"/>
                <w:szCs w:val="18"/>
                <w:highlight w:val="none"/>
              </w:rPr>
              <w:t>电驱</w:t>
            </w:r>
          </w:p>
        </w:tc>
        <w:tc>
          <w:tcPr>
            <w:tcW w:w="1257" w:type="pct"/>
            <w:tcBorders>
              <w:top w:val="single" w:color="auto" w:sz="4" w:space="0"/>
              <w:left w:val="nil"/>
              <w:bottom w:val="single" w:color="auto" w:sz="4" w:space="0"/>
              <w:right w:val="single" w:color="auto" w:sz="4" w:space="0"/>
            </w:tcBorders>
            <w:shd w:val="clear" w:color="000000" w:fill="FFFFFF"/>
            <w:noWrap w:val="0"/>
            <w:vAlign w:val="center"/>
          </w:tcPr>
          <w:p w14:paraId="46BF6762">
            <w:pPr>
              <w:keepNext w:val="0"/>
              <w:keepLines w:val="0"/>
              <w:pageBreakBefore w:val="0"/>
              <w:widowControl/>
              <w:kinsoku/>
              <w:wordWrap/>
              <w:overflowPunct/>
              <w:topLinePunct w:val="0"/>
              <w:bidi w:val="0"/>
              <w:adjustRightInd/>
              <w:snapToGrid/>
              <w:spacing w:line="240" w:lineRule="auto"/>
              <w:ind w:firstLine="0" w:firstLineChars="0"/>
              <w:jc w:val="center"/>
              <w:rPr>
                <w:rFonts w:hint="eastAsia" w:ascii="宋体" w:hAnsi="宋体" w:eastAsia="宋体" w:cs="宋体"/>
                <w:kern w:val="0"/>
                <w:sz w:val="18"/>
                <w:szCs w:val="18"/>
                <w:highlight w:val="none"/>
              </w:rPr>
            </w:pPr>
            <w:r>
              <w:rPr>
                <w:rFonts w:hint="eastAsia" w:ascii="宋体" w:hAnsi="宋体" w:eastAsia="宋体" w:cs="宋体"/>
                <w:kern w:val="0"/>
                <w:sz w:val="18"/>
                <w:szCs w:val="18"/>
                <w:highlight w:val="none"/>
              </w:rPr>
              <w:t>Dresser-Rand</w:t>
            </w:r>
            <w:r>
              <w:rPr>
                <w:rFonts w:hint="eastAsia" w:ascii="宋体" w:hAnsi="宋体" w:eastAsia="宋体" w:cs="宋体"/>
                <w:kern w:val="0"/>
                <w:sz w:val="18"/>
                <w:szCs w:val="18"/>
                <w:highlight w:val="none"/>
                <w:lang w:val="en-US" w:eastAsia="zh-CN"/>
              </w:rPr>
              <w:t>/</w:t>
            </w:r>
            <w:r>
              <w:rPr>
                <w:rFonts w:hint="eastAsia" w:ascii="宋体" w:hAnsi="宋体" w:eastAsia="宋体" w:cs="宋体"/>
                <w:kern w:val="0"/>
                <w:sz w:val="18"/>
                <w:szCs w:val="18"/>
                <w:highlight w:val="none"/>
              </w:rPr>
              <w:t>D16P3S</w:t>
            </w:r>
          </w:p>
        </w:tc>
        <w:tc>
          <w:tcPr>
            <w:tcW w:w="802" w:type="pct"/>
            <w:tcBorders>
              <w:top w:val="nil"/>
              <w:left w:val="nil"/>
              <w:bottom w:val="single" w:color="auto" w:sz="4" w:space="0"/>
              <w:right w:val="single" w:color="auto" w:sz="4" w:space="0"/>
            </w:tcBorders>
            <w:shd w:val="clear" w:color="000000" w:fill="FFFFFF"/>
            <w:noWrap w:val="0"/>
            <w:vAlign w:val="center"/>
          </w:tcPr>
          <w:p w14:paraId="034B233D">
            <w:pPr>
              <w:keepNext w:val="0"/>
              <w:keepLines w:val="0"/>
              <w:pageBreakBefore w:val="0"/>
              <w:widowControl/>
              <w:kinsoku/>
              <w:wordWrap/>
              <w:overflowPunct/>
              <w:topLinePunct w:val="0"/>
              <w:bidi w:val="0"/>
              <w:adjustRightInd/>
              <w:snapToGrid/>
              <w:spacing w:line="240" w:lineRule="auto"/>
              <w:ind w:firstLine="0" w:firstLineChars="0"/>
              <w:jc w:val="center"/>
              <w:rPr>
                <w:rFonts w:hint="eastAsia" w:ascii="宋体" w:hAnsi="宋体" w:eastAsia="宋体" w:cs="宋体"/>
                <w:kern w:val="0"/>
                <w:sz w:val="18"/>
                <w:szCs w:val="18"/>
                <w:highlight w:val="none"/>
              </w:rPr>
            </w:pPr>
            <w:r>
              <w:rPr>
                <w:rFonts w:hint="eastAsia" w:ascii="宋体" w:hAnsi="宋体" w:eastAsia="宋体" w:cs="宋体"/>
                <w:kern w:val="0"/>
                <w:sz w:val="18"/>
                <w:szCs w:val="18"/>
                <w:highlight w:val="none"/>
              </w:rPr>
              <w:t>3120～5400</w:t>
            </w:r>
          </w:p>
        </w:tc>
        <w:tc>
          <w:tcPr>
            <w:tcW w:w="843" w:type="pct"/>
            <w:tcBorders>
              <w:top w:val="nil"/>
              <w:left w:val="nil"/>
              <w:bottom w:val="single" w:color="auto" w:sz="4" w:space="0"/>
              <w:right w:val="single" w:color="auto" w:sz="4" w:space="0"/>
            </w:tcBorders>
            <w:shd w:val="clear" w:color="000000" w:fill="FFFFFF"/>
            <w:noWrap w:val="0"/>
            <w:vAlign w:val="center"/>
          </w:tcPr>
          <w:p w14:paraId="107FE889">
            <w:pPr>
              <w:keepNext w:val="0"/>
              <w:keepLines w:val="0"/>
              <w:pageBreakBefore w:val="0"/>
              <w:widowControl/>
              <w:kinsoku/>
              <w:wordWrap/>
              <w:overflowPunct/>
              <w:topLinePunct w:val="0"/>
              <w:bidi w:val="0"/>
              <w:adjustRightInd/>
              <w:snapToGrid/>
              <w:spacing w:line="240" w:lineRule="auto"/>
              <w:ind w:firstLine="0" w:firstLineChars="0"/>
              <w:jc w:val="center"/>
              <w:rPr>
                <w:rFonts w:hint="eastAsia" w:ascii="宋体" w:hAnsi="宋体" w:eastAsia="宋体" w:cs="宋体"/>
                <w:kern w:val="0"/>
                <w:sz w:val="18"/>
                <w:szCs w:val="18"/>
                <w:highlight w:val="none"/>
              </w:rPr>
            </w:pPr>
            <w:r>
              <w:rPr>
                <w:rFonts w:hint="eastAsia" w:ascii="宋体" w:hAnsi="宋体" w:eastAsia="宋体" w:cs="宋体"/>
                <w:kern w:val="0"/>
                <w:sz w:val="18"/>
                <w:szCs w:val="18"/>
                <w:highlight w:val="none"/>
              </w:rPr>
              <w:t>4.5～10</w:t>
            </w:r>
          </w:p>
        </w:tc>
        <w:tc>
          <w:tcPr>
            <w:tcW w:w="632" w:type="pct"/>
            <w:tcBorders>
              <w:top w:val="nil"/>
              <w:left w:val="nil"/>
              <w:bottom w:val="single" w:color="auto" w:sz="4" w:space="0"/>
              <w:right w:val="single" w:color="auto" w:sz="4" w:space="0"/>
            </w:tcBorders>
            <w:shd w:val="clear" w:color="000000" w:fill="FFFFFF"/>
            <w:noWrap w:val="0"/>
            <w:vAlign w:val="center"/>
          </w:tcPr>
          <w:p w14:paraId="36BDA7FD">
            <w:pPr>
              <w:keepNext w:val="0"/>
              <w:keepLines w:val="0"/>
              <w:pageBreakBefore w:val="0"/>
              <w:widowControl/>
              <w:kinsoku/>
              <w:wordWrap/>
              <w:overflowPunct/>
              <w:topLinePunct w:val="0"/>
              <w:bidi w:val="0"/>
              <w:adjustRightInd/>
              <w:snapToGrid/>
              <w:spacing w:line="240" w:lineRule="auto"/>
              <w:ind w:firstLine="0" w:firstLineChars="0"/>
              <w:jc w:val="center"/>
              <w:rPr>
                <w:rFonts w:hint="eastAsia" w:ascii="宋体" w:hAnsi="宋体" w:eastAsia="宋体" w:cs="宋体"/>
                <w:kern w:val="0"/>
                <w:sz w:val="18"/>
                <w:szCs w:val="18"/>
                <w:highlight w:val="none"/>
              </w:rPr>
            </w:pPr>
            <w:r>
              <w:rPr>
                <w:rFonts w:hint="eastAsia" w:ascii="宋体" w:hAnsi="宋体" w:eastAsia="宋体" w:cs="宋体"/>
                <w:kern w:val="0"/>
                <w:sz w:val="18"/>
                <w:szCs w:val="18"/>
                <w:highlight w:val="none"/>
              </w:rPr>
              <w:t xml:space="preserve">11.0 </w:t>
            </w:r>
          </w:p>
        </w:tc>
      </w:tr>
      <w:tr w14:paraId="2525D944">
        <w:tblPrEx>
          <w:tblCellMar>
            <w:top w:w="0" w:type="dxa"/>
            <w:left w:w="108" w:type="dxa"/>
            <w:bottom w:w="0" w:type="dxa"/>
            <w:right w:w="108" w:type="dxa"/>
          </w:tblCellMar>
        </w:tblPrEx>
        <w:trPr>
          <w:trHeight w:val="170" w:hRule="atLeast"/>
          <w:jc w:val="center"/>
        </w:trPr>
        <w:tc>
          <w:tcPr>
            <w:tcW w:w="352" w:type="pct"/>
            <w:vMerge w:val="continue"/>
            <w:tcBorders>
              <w:left w:val="single" w:color="auto" w:sz="4" w:space="0"/>
              <w:right w:val="single" w:color="auto" w:sz="4" w:space="0"/>
            </w:tcBorders>
            <w:shd w:val="clear" w:color="auto" w:fill="auto"/>
            <w:noWrap w:val="0"/>
            <w:vAlign w:val="center"/>
          </w:tcPr>
          <w:p w14:paraId="741CBEAF">
            <w:pPr>
              <w:keepNext w:val="0"/>
              <w:keepLines w:val="0"/>
              <w:pageBreakBefore w:val="0"/>
              <w:widowControl/>
              <w:kinsoku/>
              <w:wordWrap/>
              <w:overflowPunct/>
              <w:topLinePunct w:val="0"/>
              <w:bidi w:val="0"/>
              <w:spacing w:line="240" w:lineRule="auto"/>
              <w:jc w:val="left"/>
              <w:rPr>
                <w:rFonts w:ascii="宋体" w:hAnsi="宋体" w:cs="宋体"/>
                <w:kern w:val="0"/>
                <w:sz w:val="18"/>
                <w:szCs w:val="18"/>
                <w:highlight w:val="none"/>
              </w:rPr>
            </w:pPr>
          </w:p>
        </w:tc>
        <w:tc>
          <w:tcPr>
            <w:tcW w:w="359" w:type="pct"/>
            <w:vMerge w:val="continue"/>
            <w:tcBorders>
              <w:top w:val="nil"/>
              <w:left w:val="single" w:color="auto" w:sz="4" w:space="0"/>
              <w:bottom w:val="single" w:color="auto" w:sz="4" w:space="0"/>
              <w:right w:val="single" w:color="auto" w:sz="4" w:space="0"/>
            </w:tcBorders>
            <w:shd w:val="clear" w:color="auto" w:fill="auto"/>
            <w:noWrap w:val="0"/>
            <w:vAlign w:val="center"/>
          </w:tcPr>
          <w:p w14:paraId="634D24F3">
            <w:pPr>
              <w:keepNext w:val="0"/>
              <w:keepLines w:val="0"/>
              <w:pageBreakBefore w:val="0"/>
              <w:widowControl/>
              <w:kinsoku/>
              <w:wordWrap/>
              <w:overflowPunct/>
              <w:topLinePunct w:val="0"/>
              <w:bidi w:val="0"/>
              <w:spacing w:line="240" w:lineRule="auto"/>
              <w:jc w:val="left"/>
              <w:rPr>
                <w:rFonts w:ascii="宋体" w:hAnsi="宋体" w:cs="宋体"/>
                <w:kern w:val="0"/>
                <w:sz w:val="18"/>
                <w:szCs w:val="18"/>
                <w:highlight w:val="none"/>
              </w:rPr>
            </w:pPr>
          </w:p>
        </w:tc>
        <w:tc>
          <w:tcPr>
            <w:tcW w:w="358" w:type="pct"/>
            <w:vMerge w:val="continue"/>
            <w:tcBorders>
              <w:top w:val="nil"/>
              <w:left w:val="single" w:color="auto" w:sz="4" w:space="0"/>
              <w:bottom w:val="single" w:color="auto" w:sz="4" w:space="0"/>
              <w:right w:val="single" w:color="auto" w:sz="4" w:space="0"/>
            </w:tcBorders>
            <w:shd w:val="clear" w:color="auto" w:fill="auto"/>
            <w:noWrap w:val="0"/>
            <w:vAlign w:val="center"/>
          </w:tcPr>
          <w:p w14:paraId="4A7E8135">
            <w:pPr>
              <w:keepNext w:val="0"/>
              <w:keepLines w:val="0"/>
              <w:pageBreakBefore w:val="0"/>
              <w:widowControl/>
              <w:kinsoku/>
              <w:wordWrap/>
              <w:overflowPunct/>
              <w:topLinePunct w:val="0"/>
              <w:bidi w:val="0"/>
              <w:spacing w:line="240" w:lineRule="auto"/>
              <w:jc w:val="left"/>
              <w:rPr>
                <w:rFonts w:ascii="宋体" w:hAnsi="宋体" w:cs="宋体"/>
                <w:kern w:val="0"/>
                <w:sz w:val="18"/>
                <w:szCs w:val="18"/>
                <w:highlight w:val="none"/>
              </w:rPr>
            </w:pPr>
          </w:p>
        </w:tc>
        <w:tc>
          <w:tcPr>
            <w:tcW w:w="393" w:type="pct"/>
            <w:tcBorders>
              <w:top w:val="nil"/>
              <w:left w:val="nil"/>
              <w:bottom w:val="single" w:color="auto" w:sz="4" w:space="0"/>
              <w:right w:val="single" w:color="auto" w:sz="4" w:space="0"/>
            </w:tcBorders>
            <w:shd w:val="clear" w:color="000000" w:fill="FFFFFF"/>
            <w:noWrap w:val="0"/>
            <w:vAlign w:val="center"/>
          </w:tcPr>
          <w:p w14:paraId="7CF4F815">
            <w:pPr>
              <w:keepNext w:val="0"/>
              <w:keepLines w:val="0"/>
              <w:pageBreakBefore w:val="0"/>
              <w:widowControl/>
              <w:kinsoku/>
              <w:wordWrap/>
              <w:overflowPunct/>
              <w:topLinePunct w:val="0"/>
              <w:bidi w:val="0"/>
              <w:adjustRightInd/>
              <w:snapToGrid/>
              <w:spacing w:line="240" w:lineRule="auto"/>
              <w:ind w:firstLine="0" w:firstLineChars="0"/>
              <w:jc w:val="center"/>
              <w:rPr>
                <w:rFonts w:hint="eastAsia" w:ascii="宋体" w:hAnsi="宋体" w:eastAsia="宋体" w:cs="宋体"/>
                <w:kern w:val="0"/>
                <w:sz w:val="18"/>
                <w:szCs w:val="18"/>
                <w:highlight w:val="none"/>
              </w:rPr>
            </w:pPr>
            <w:r>
              <w:rPr>
                <w:rFonts w:hint="eastAsia" w:ascii="宋体" w:hAnsi="宋体" w:eastAsia="宋体" w:cs="宋体"/>
                <w:kern w:val="0"/>
                <w:sz w:val="18"/>
                <w:szCs w:val="18"/>
                <w:highlight w:val="none"/>
              </w:rPr>
              <w:t>电驱</w:t>
            </w:r>
          </w:p>
        </w:tc>
        <w:tc>
          <w:tcPr>
            <w:tcW w:w="1257" w:type="pct"/>
            <w:tcBorders>
              <w:top w:val="nil"/>
              <w:left w:val="nil"/>
              <w:bottom w:val="single" w:color="auto" w:sz="4" w:space="0"/>
              <w:right w:val="single" w:color="auto" w:sz="4" w:space="0"/>
            </w:tcBorders>
            <w:shd w:val="clear" w:color="000000" w:fill="FFFFFF"/>
            <w:noWrap w:val="0"/>
            <w:vAlign w:val="center"/>
          </w:tcPr>
          <w:p w14:paraId="32DC6630">
            <w:pPr>
              <w:keepNext w:val="0"/>
              <w:keepLines w:val="0"/>
              <w:pageBreakBefore w:val="0"/>
              <w:widowControl/>
              <w:kinsoku/>
              <w:wordWrap/>
              <w:overflowPunct/>
              <w:topLinePunct w:val="0"/>
              <w:bidi w:val="0"/>
              <w:adjustRightInd/>
              <w:snapToGrid/>
              <w:spacing w:line="240" w:lineRule="auto"/>
              <w:ind w:firstLine="0" w:firstLineChars="0"/>
              <w:jc w:val="center"/>
              <w:rPr>
                <w:rFonts w:hint="eastAsia" w:ascii="宋体" w:hAnsi="宋体" w:eastAsia="宋体" w:cs="宋体"/>
                <w:kern w:val="0"/>
                <w:sz w:val="18"/>
                <w:szCs w:val="18"/>
                <w:highlight w:val="none"/>
              </w:rPr>
            </w:pPr>
            <w:r>
              <w:rPr>
                <w:rFonts w:hint="eastAsia" w:ascii="宋体" w:hAnsi="宋体" w:eastAsia="宋体" w:cs="宋体"/>
                <w:kern w:val="0"/>
                <w:sz w:val="18"/>
                <w:szCs w:val="18"/>
                <w:highlight w:val="none"/>
              </w:rPr>
              <w:t>Dresser-Rand</w:t>
            </w:r>
            <w:r>
              <w:rPr>
                <w:rFonts w:hint="eastAsia" w:ascii="宋体" w:hAnsi="宋体" w:eastAsia="宋体" w:cs="宋体"/>
                <w:kern w:val="0"/>
                <w:sz w:val="18"/>
                <w:szCs w:val="18"/>
                <w:highlight w:val="none"/>
                <w:lang w:val="en-US" w:eastAsia="zh-CN"/>
              </w:rPr>
              <w:t>/</w:t>
            </w:r>
            <w:r>
              <w:rPr>
                <w:rFonts w:hint="eastAsia" w:ascii="宋体" w:hAnsi="宋体" w:eastAsia="宋体" w:cs="宋体"/>
                <w:kern w:val="0"/>
                <w:sz w:val="18"/>
                <w:szCs w:val="18"/>
                <w:highlight w:val="none"/>
              </w:rPr>
              <w:t>D16P3S</w:t>
            </w:r>
          </w:p>
        </w:tc>
        <w:tc>
          <w:tcPr>
            <w:tcW w:w="802" w:type="pct"/>
            <w:tcBorders>
              <w:top w:val="nil"/>
              <w:left w:val="nil"/>
              <w:bottom w:val="single" w:color="auto" w:sz="4" w:space="0"/>
              <w:right w:val="single" w:color="auto" w:sz="4" w:space="0"/>
            </w:tcBorders>
            <w:shd w:val="clear" w:color="000000" w:fill="FFFFFF"/>
            <w:noWrap w:val="0"/>
            <w:vAlign w:val="center"/>
          </w:tcPr>
          <w:p w14:paraId="0347C36E">
            <w:pPr>
              <w:keepNext w:val="0"/>
              <w:keepLines w:val="0"/>
              <w:pageBreakBefore w:val="0"/>
              <w:widowControl/>
              <w:kinsoku/>
              <w:wordWrap/>
              <w:overflowPunct/>
              <w:topLinePunct w:val="0"/>
              <w:bidi w:val="0"/>
              <w:adjustRightInd/>
              <w:snapToGrid/>
              <w:spacing w:line="240" w:lineRule="auto"/>
              <w:ind w:firstLine="0" w:firstLineChars="0"/>
              <w:jc w:val="center"/>
              <w:rPr>
                <w:rFonts w:hint="eastAsia" w:ascii="宋体" w:hAnsi="宋体" w:eastAsia="宋体" w:cs="宋体"/>
                <w:kern w:val="0"/>
                <w:sz w:val="18"/>
                <w:szCs w:val="18"/>
                <w:highlight w:val="none"/>
              </w:rPr>
            </w:pPr>
            <w:r>
              <w:rPr>
                <w:rFonts w:hint="eastAsia" w:ascii="宋体" w:hAnsi="宋体" w:eastAsia="宋体" w:cs="宋体"/>
                <w:kern w:val="0"/>
                <w:sz w:val="18"/>
                <w:szCs w:val="18"/>
                <w:highlight w:val="none"/>
              </w:rPr>
              <w:t>3120～5400</w:t>
            </w:r>
          </w:p>
        </w:tc>
        <w:tc>
          <w:tcPr>
            <w:tcW w:w="843" w:type="pct"/>
            <w:tcBorders>
              <w:top w:val="nil"/>
              <w:left w:val="nil"/>
              <w:bottom w:val="single" w:color="auto" w:sz="4" w:space="0"/>
              <w:right w:val="single" w:color="auto" w:sz="4" w:space="0"/>
            </w:tcBorders>
            <w:shd w:val="clear" w:color="000000" w:fill="FFFFFF"/>
            <w:noWrap w:val="0"/>
            <w:vAlign w:val="center"/>
          </w:tcPr>
          <w:p w14:paraId="1CD2A9F7">
            <w:pPr>
              <w:keepNext w:val="0"/>
              <w:keepLines w:val="0"/>
              <w:pageBreakBefore w:val="0"/>
              <w:widowControl/>
              <w:kinsoku/>
              <w:wordWrap/>
              <w:overflowPunct/>
              <w:topLinePunct w:val="0"/>
              <w:bidi w:val="0"/>
              <w:adjustRightInd/>
              <w:snapToGrid/>
              <w:spacing w:line="240" w:lineRule="auto"/>
              <w:ind w:firstLine="0" w:firstLineChars="0"/>
              <w:jc w:val="center"/>
              <w:rPr>
                <w:rFonts w:hint="eastAsia" w:ascii="宋体" w:hAnsi="宋体" w:eastAsia="宋体" w:cs="宋体"/>
                <w:kern w:val="0"/>
                <w:sz w:val="18"/>
                <w:szCs w:val="18"/>
                <w:highlight w:val="none"/>
              </w:rPr>
            </w:pPr>
            <w:r>
              <w:rPr>
                <w:rFonts w:hint="eastAsia" w:ascii="宋体" w:hAnsi="宋体" w:eastAsia="宋体" w:cs="宋体"/>
                <w:kern w:val="0"/>
                <w:sz w:val="18"/>
                <w:szCs w:val="18"/>
                <w:highlight w:val="none"/>
              </w:rPr>
              <w:t>4.5～10</w:t>
            </w:r>
          </w:p>
        </w:tc>
        <w:tc>
          <w:tcPr>
            <w:tcW w:w="632" w:type="pct"/>
            <w:tcBorders>
              <w:top w:val="nil"/>
              <w:left w:val="nil"/>
              <w:bottom w:val="single" w:color="auto" w:sz="4" w:space="0"/>
              <w:right w:val="single" w:color="auto" w:sz="4" w:space="0"/>
            </w:tcBorders>
            <w:shd w:val="clear" w:color="000000" w:fill="FFFFFF"/>
            <w:noWrap w:val="0"/>
            <w:vAlign w:val="center"/>
          </w:tcPr>
          <w:p w14:paraId="0DD85839">
            <w:pPr>
              <w:keepNext w:val="0"/>
              <w:keepLines w:val="0"/>
              <w:pageBreakBefore w:val="0"/>
              <w:widowControl/>
              <w:kinsoku/>
              <w:wordWrap/>
              <w:overflowPunct/>
              <w:topLinePunct w:val="0"/>
              <w:bidi w:val="0"/>
              <w:adjustRightInd/>
              <w:snapToGrid/>
              <w:spacing w:line="240" w:lineRule="auto"/>
              <w:ind w:firstLine="0" w:firstLineChars="0"/>
              <w:jc w:val="center"/>
              <w:rPr>
                <w:rFonts w:hint="eastAsia" w:ascii="宋体" w:hAnsi="宋体" w:eastAsia="宋体" w:cs="宋体"/>
                <w:kern w:val="0"/>
                <w:sz w:val="18"/>
                <w:szCs w:val="18"/>
                <w:highlight w:val="none"/>
              </w:rPr>
            </w:pPr>
            <w:r>
              <w:rPr>
                <w:rFonts w:hint="eastAsia" w:ascii="宋体" w:hAnsi="宋体" w:eastAsia="宋体" w:cs="宋体"/>
                <w:kern w:val="0"/>
                <w:sz w:val="18"/>
                <w:szCs w:val="18"/>
                <w:highlight w:val="none"/>
              </w:rPr>
              <w:t xml:space="preserve">11.0 </w:t>
            </w:r>
          </w:p>
        </w:tc>
      </w:tr>
      <w:tr w14:paraId="3E5D947A">
        <w:tblPrEx>
          <w:tblCellMar>
            <w:top w:w="0" w:type="dxa"/>
            <w:left w:w="108" w:type="dxa"/>
            <w:bottom w:w="0" w:type="dxa"/>
            <w:right w:w="108" w:type="dxa"/>
          </w:tblCellMar>
        </w:tblPrEx>
        <w:trPr>
          <w:trHeight w:val="113" w:hRule="atLeast"/>
          <w:jc w:val="center"/>
        </w:trPr>
        <w:tc>
          <w:tcPr>
            <w:tcW w:w="352" w:type="pct"/>
            <w:vMerge w:val="continue"/>
            <w:tcBorders>
              <w:left w:val="single" w:color="auto" w:sz="4" w:space="0"/>
              <w:right w:val="single" w:color="auto" w:sz="4" w:space="0"/>
            </w:tcBorders>
            <w:shd w:val="clear" w:color="auto" w:fill="auto"/>
            <w:noWrap w:val="0"/>
            <w:vAlign w:val="center"/>
          </w:tcPr>
          <w:p w14:paraId="7CB85F53">
            <w:pPr>
              <w:keepNext w:val="0"/>
              <w:keepLines w:val="0"/>
              <w:pageBreakBefore w:val="0"/>
              <w:widowControl/>
              <w:kinsoku/>
              <w:wordWrap/>
              <w:overflowPunct/>
              <w:topLinePunct w:val="0"/>
              <w:bidi w:val="0"/>
              <w:spacing w:line="240" w:lineRule="auto"/>
              <w:jc w:val="left"/>
              <w:rPr>
                <w:rFonts w:ascii="宋体" w:hAnsi="宋体" w:cs="宋体"/>
                <w:kern w:val="0"/>
                <w:sz w:val="18"/>
                <w:szCs w:val="18"/>
                <w:highlight w:val="none"/>
              </w:rPr>
            </w:pPr>
          </w:p>
        </w:tc>
        <w:tc>
          <w:tcPr>
            <w:tcW w:w="359" w:type="pct"/>
            <w:vMerge w:val="restart"/>
            <w:tcBorders>
              <w:top w:val="single" w:color="auto" w:sz="4" w:space="0"/>
              <w:left w:val="single" w:color="auto" w:sz="4" w:space="0"/>
              <w:bottom w:val="single" w:color="000000" w:sz="4" w:space="0"/>
              <w:right w:val="single" w:color="auto" w:sz="4" w:space="0"/>
            </w:tcBorders>
            <w:shd w:val="clear" w:color="000000" w:fill="FFFFFF"/>
            <w:noWrap w:val="0"/>
            <w:vAlign w:val="center"/>
          </w:tcPr>
          <w:p w14:paraId="109C371D">
            <w:pPr>
              <w:keepNext w:val="0"/>
              <w:keepLines w:val="0"/>
              <w:pageBreakBefore w:val="0"/>
              <w:widowControl/>
              <w:kinsoku/>
              <w:wordWrap/>
              <w:overflowPunct/>
              <w:topLinePunct w:val="0"/>
              <w:bidi w:val="0"/>
              <w:adjustRightInd/>
              <w:snapToGrid/>
              <w:spacing w:line="240" w:lineRule="auto"/>
              <w:ind w:firstLine="0" w:firstLineChars="0"/>
              <w:jc w:val="center"/>
              <w:rPr>
                <w:rFonts w:hint="eastAsia" w:ascii="宋体" w:hAnsi="宋体" w:eastAsia="宋体" w:cs="宋体"/>
                <w:kern w:val="0"/>
                <w:sz w:val="18"/>
                <w:szCs w:val="18"/>
                <w:highlight w:val="none"/>
              </w:rPr>
            </w:pPr>
            <w:r>
              <w:rPr>
                <w:rFonts w:hint="eastAsia" w:ascii="宋体" w:hAnsi="宋体" w:eastAsia="宋体" w:cs="宋体"/>
                <w:kern w:val="0"/>
                <w:sz w:val="18"/>
                <w:szCs w:val="18"/>
                <w:highlight w:val="none"/>
              </w:rPr>
              <w:t>河池</w:t>
            </w:r>
          </w:p>
        </w:tc>
        <w:tc>
          <w:tcPr>
            <w:tcW w:w="358" w:type="pct"/>
            <w:vMerge w:val="restart"/>
            <w:tcBorders>
              <w:top w:val="single" w:color="auto" w:sz="4" w:space="0"/>
              <w:left w:val="single" w:color="auto" w:sz="4" w:space="0"/>
              <w:bottom w:val="single" w:color="000000" w:sz="4" w:space="0"/>
              <w:right w:val="single" w:color="auto" w:sz="4" w:space="0"/>
            </w:tcBorders>
            <w:shd w:val="clear" w:color="000000" w:fill="FFFFFF"/>
            <w:noWrap w:val="0"/>
            <w:vAlign w:val="center"/>
          </w:tcPr>
          <w:p w14:paraId="1E5E8217">
            <w:pPr>
              <w:keepNext w:val="0"/>
              <w:keepLines w:val="0"/>
              <w:pageBreakBefore w:val="0"/>
              <w:widowControl/>
              <w:kinsoku/>
              <w:wordWrap/>
              <w:overflowPunct/>
              <w:topLinePunct w:val="0"/>
              <w:bidi w:val="0"/>
              <w:adjustRightInd/>
              <w:snapToGrid/>
              <w:spacing w:line="240" w:lineRule="auto"/>
              <w:ind w:firstLine="0" w:firstLineChars="0"/>
              <w:jc w:val="center"/>
              <w:rPr>
                <w:rFonts w:hint="eastAsia" w:ascii="宋体" w:hAnsi="宋体" w:eastAsia="宋体" w:cs="宋体"/>
                <w:kern w:val="0"/>
                <w:sz w:val="18"/>
                <w:szCs w:val="18"/>
                <w:highlight w:val="none"/>
              </w:rPr>
            </w:pPr>
            <w:r>
              <w:rPr>
                <w:rFonts w:hint="eastAsia" w:ascii="宋体" w:hAnsi="宋体" w:eastAsia="宋体" w:cs="宋体"/>
                <w:kern w:val="0"/>
                <w:sz w:val="18"/>
                <w:szCs w:val="18"/>
                <w:highlight w:val="none"/>
              </w:rPr>
              <w:t>1+1</w:t>
            </w:r>
          </w:p>
        </w:tc>
        <w:tc>
          <w:tcPr>
            <w:tcW w:w="393" w:type="pct"/>
            <w:tcBorders>
              <w:top w:val="nil"/>
              <w:left w:val="nil"/>
              <w:bottom w:val="single" w:color="auto" w:sz="4" w:space="0"/>
              <w:right w:val="single" w:color="auto" w:sz="4" w:space="0"/>
            </w:tcBorders>
            <w:shd w:val="clear" w:color="000000" w:fill="FFFFFF"/>
            <w:noWrap w:val="0"/>
            <w:vAlign w:val="center"/>
          </w:tcPr>
          <w:p w14:paraId="6922DEC8">
            <w:pPr>
              <w:keepNext w:val="0"/>
              <w:keepLines w:val="0"/>
              <w:pageBreakBefore w:val="0"/>
              <w:widowControl/>
              <w:kinsoku/>
              <w:wordWrap/>
              <w:overflowPunct/>
              <w:topLinePunct w:val="0"/>
              <w:bidi w:val="0"/>
              <w:adjustRightInd/>
              <w:snapToGrid/>
              <w:spacing w:line="240" w:lineRule="auto"/>
              <w:ind w:firstLine="0" w:firstLineChars="0"/>
              <w:jc w:val="center"/>
              <w:rPr>
                <w:rFonts w:hint="eastAsia" w:ascii="宋体" w:hAnsi="宋体" w:eastAsia="宋体" w:cs="宋体"/>
                <w:kern w:val="0"/>
                <w:sz w:val="18"/>
                <w:szCs w:val="18"/>
                <w:highlight w:val="none"/>
              </w:rPr>
            </w:pPr>
            <w:r>
              <w:rPr>
                <w:rFonts w:hint="eastAsia" w:ascii="宋体" w:hAnsi="宋体" w:eastAsia="宋体" w:cs="宋体"/>
                <w:kern w:val="0"/>
                <w:sz w:val="18"/>
                <w:szCs w:val="18"/>
                <w:highlight w:val="none"/>
              </w:rPr>
              <w:t>电驱</w:t>
            </w:r>
          </w:p>
        </w:tc>
        <w:tc>
          <w:tcPr>
            <w:tcW w:w="1257" w:type="pct"/>
            <w:tcBorders>
              <w:top w:val="nil"/>
              <w:left w:val="nil"/>
              <w:bottom w:val="single" w:color="auto" w:sz="4" w:space="0"/>
              <w:right w:val="single" w:color="auto" w:sz="4" w:space="0"/>
            </w:tcBorders>
            <w:shd w:val="clear" w:color="000000" w:fill="FFFFFF"/>
            <w:noWrap w:val="0"/>
            <w:vAlign w:val="center"/>
          </w:tcPr>
          <w:p w14:paraId="2C3180FA">
            <w:pPr>
              <w:keepNext w:val="0"/>
              <w:keepLines w:val="0"/>
              <w:pageBreakBefore w:val="0"/>
              <w:widowControl/>
              <w:kinsoku/>
              <w:wordWrap/>
              <w:overflowPunct/>
              <w:topLinePunct w:val="0"/>
              <w:bidi w:val="0"/>
              <w:adjustRightInd/>
              <w:snapToGrid/>
              <w:spacing w:line="240" w:lineRule="auto"/>
              <w:ind w:firstLine="0" w:firstLineChars="0"/>
              <w:jc w:val="center"/>
              <w:rPr>
                <w:rFonts w:hint="eastAsia" w:ascii="宋体" w:hAnsi="宋体" w:eastAsia="宋体" w:cs="宋体"/>
                <w:kern w:val="0"/>
                <w:sz w:val="18"/>
                <w:szCs w:val="18"/>
                <w:highlight w:val="none"/>
                <w:lang w:val="en-US" w:eastAsia="zh-CN"/>
              </w:rPr>
            </w:pPr>
            <w:r>
              <w:rPr>
                <w:rFonts w:hint="eastAsia" w:ascii="宋体" w:hAnsi="宋体" w:eastAsia="宋体" w:cs="宋体"/>
                <w:kern w:val="0"/>
                <w:sz w:val="18"/>
                <w:szCs w:val="18"/>
                <w:highlight w:val="none"/>
              </w:rPr>
              <w:t>沈鼓</w:t>
            </w:r>
            <w:r>
              <w:rPr>
                <w:rFonts w:hint="eastAsia" w:ascii="宋体" w:hAnsi="宋体" w:eastAsia="宋体" w:cs="宋体"/>
                <w:kern w:val="0"/>
                <w:sz w:val="18"/>
                <w:szCs w:val="18"/>
                <w:highlight w:val="none"/>
                <w:lang w:val="en-US" w:eastAsia="zh-CN"/>
              </w:rPr>
              <w:t>/</w:t>
            </w:r>
            <w:r>
              <w:rPr>
                <w:rFonts w:hint="eastAsia" w:ascii="宋体" w:hAnsi="宋体" w:eastAsia="宋体" w:cs="宋体"/>
                <w:kern w:val="0"/>
                <w:sz w:val="18"/>
                <w:szCs w:val="18"/>
                <w:highlight w:val="none"/>
              </w:rPr>
              <w:t>BCL452</w:t>
            </w:r>
          </w:p>
        </w:tc>
        <w:tc>
          <w:tcPr>
            <w:tcW w:w="802" w:type="pct"/>
            <w:tcBorders>
              <w:top w:val="nil"/>
              <w:left w:val="nil"/>
              <w:bottom w:val="single" w:color="auto" w:sz="4" w:space="0"/>
              <w:right w:val="single" w:color="auto" w:sz="4" w:space="0"/>
            </w:tcBorders>
            <w:shd w:val="clear" w:color="000000" w:fill="FFFFFF"/>
            <w:noWrap w:val="0"/>
            <w:vAlign w:val="center"/>
          </w:tcPr>
          <w:p w14:paraId="2ACE8B0E">
            <w:pPr>
              <w:keepNext w:val="0"/>
              <w:keepLines w:val="0"/>
              <w:pageBreakBefore w:val="0"/>
              <w:widowControl/>
              <w:kinsoku/>
              <w:wordWrap/>
              <w:overflowPunct/>
              <w:topLinePunct w:val="0"/>
              <w:bidi w:val="0"/>
              <w:adjustRightInd/>
              <w:snapToGrid/>
              <w:spacing w:line="240" w:lineRule="auto"/>
              <w:ind w:firstLine="0" w:firstLineChars="0"/>
              <w:jc w:val="center"/>
              <w:rPr>
                <w:rFonts w:hint="eastAsia" w:ascii="宋体" w:hAnsi="宋体" w:eastAsia="宋体" w:cs="宋体"/>
                <w:kern w:val="0"/>
                <w:sz w:val="18"/>
                <w:szCs w:val="18"/>
                <w:highlight w:val="none"/>
              </w:rPr>
            </w:pPr>
            <w:r>
              <w:rPr>
                <w:rFonts w:hint="eastAsia" w:ascii="宋体" w:hAnsi="宋体" w:eastAsia="宋体" w:cs="宋体"/>
                <w:kern w:val="0"/>
                <w:sz w:val="18"/>
                <w:szCs w:val="18"/>
                <w:highlight w:val="none"/>
              </w:rPr>
              <w:t>3180～5200</w:t>
            </w:r>
          </w:p>
        </w:tc>
        <w:tc>
          <w:tcPr>
            <w:tcW w:w="843" w:type="pct"/>
            <w:tcBorders>
              <w:top w:val="nil"/>
              <w:left w:val="nil"/>
              <w:bottom w:val="single" w:color="auto" w:sz="4" w:space="0"/>
              <w:right w:val="single" w:color="auto" w:sz="4" w:space="0"/>
            </w:tcBorders>
            <w:shd w:val="clear" w:color="000000" w:fill="FFFFFF"/>
            <w:noWrap w:val="0"/>
            <w:vAlign w:val="center"/>
          </w:tcPr>
          <w:p w14:paraId="24E33BEF">
            <w:pPr>
              <w:keepNext w:val="0"/>
              <w:keepLines w:val="0"/>
              <w:pageBreakBefore w:val="0"/>
              <w:widowControl/>
              <w:kinsoku/>
              <w:wordWrap/>
              <w:overflowPunct/>
              <w:topLinePunct w:val="0"/>
              <w:bidi w:val="0"/>
              <w:adjustRightInd/>
              <w:snapToGrid/>
              <w:spacing w:line="240" w:lineRule="auto"/>
              <w:ind w:firstLine="0" w:firstLineChars="0"/>
              <w:jc w:val="center"/>
              <w:rPr>
                <w:rFonts w:hint="eastAsia" w:ascii="宋体" w:hAnsi="宋体" w:eastAsia="宋体" w:cs="宋体"/>
                <w:kern w:val="0"/>
                <w:sz w:val="18"/>
                <w:szCs w:val="18"/>
                <w:highlight w:val="none"/>
              </w:rPr>
            </w:pPr>
            <w:r>
              <w:rPr>
                <w:rFonts w:hint="eastAsia" w:ascii="宋体" w:hAnsi="宋体" w:eastAsia="宋体" w:cs="宋体"/>
                <w:kern w:val="0"/>
                <w:sz w:val="18"/>
                <w:szCs w:val="18"/>
                <w:highlight w:val="none"/>
              </w:rPr>
              <w:t>3.6～10</w:t>
            </w:r>
          </w:p>
        </w:tc>
        <w:tc>
          <w:tcPr>
            <w:tcW w:w="632" w:type="pct"/>
            <w:tcBorders>
              <w:top w:val="nil"/>
              <w:left w:val="nil"/>
              <w:bottom w:val="single" w:color="auto" w:sz="4" w:space="0"/>
              <w:right w:val="single" w:color="auto" w:sz="4" w:space="0"/>
            </w:tcBorders>
            <w:shd w:val="clear" w:color="000000" w:fill="FFFFFF"/>
            <w:noWrap w:val="0"/>
            <w:vAlign w:val="center"/>
          </w:tcPr>
          <w:p w14:paraId="0DFBEBD8">
            <w:pPr>
              <w:keepNext w:val="0"/>
              <w:keepLines w:val="0"/>
              <w:pageBreakBefore w:val="0"/>
              <w:widowControl/>
              <w:kinsoku/>
              <w:wordWrap/>
              <w:overflowPunct/>
              <w:topLinePunct w:val="0"/>
              <w:bidi w:val="0"/>
              <w:adjustRightInd/>
              <w:snapToGrid/>
              <w:spacing w:line="240" w:lineRule="auto"/>
              <w:ind w:firstLine="0" w:firstLineChars="0"/>
              <w:jc w:val="center"/>
              <w:rPr>
                <w:rFonts w:hint="eastAsia" w:ascii="宋体" w:hAnsi="宋体" w:eastAsia="宋体" w:cs="宋体"/>
                <w:kern w:val="0"/>
                <w:sz w:val="18"/>
                <w:szCs w:val="18"/>
                <w:highlight w:val="none"/>
              </w:rPr>
            </w:pPr>
            <w:r>
              <w:rPr>
                <w:rFonts w:hint="eastAsia" w:ascii="宋体" w:hAnsi="宋体" w:eastAsia="宋体" w:cs="宋体"/>
                <w:kern w:val="0"/>
                <w:sz w:val="18"/>
                <w:szCs w:val="18"/>
                <w:highlight w:val="none"/>
              </w:rPr>
              <w:t xml:space="preserve">20.0 </w:t>
            </w:r>
          </w:p>
        </w:tc>
      </w:tr>
      <w:tr w14:paraId="75441CF2">
        <w:tblPrEx>
          <w:tblCellMar>
            <w:top w:w="0" w:type="dxa"/>
            <w:left w:w="108" w:type="dxa"/>
            <w:bottom w:w="0" w:type="dxa"/>
            <w:right w:w="108" w:type="dxa"/>
          </w:tblCellMar>
        </w:tblPrEx>
        <w:trPr>
          <w:trHeight w:val="113" w:hRule="atLeast"/>
          <w:jc w:val="center"/>
        </w:trPr>
        <w:tc>
          <w:tcPr>
            <w:tcW w:w="352" w:type="pct"/>
            <w:vMerge w:val="continue"/>
            <w:tcBorders>
              <w:left w:val="single" w:color="auto" w:sz="4" w:space="0"/>
              <w:right w:val="single" w:color="auto" w:sz="4" w:space="0"/>
            </w:tcBorders>
            <w:shd w:val="clear" w:color="auto" w:fill="auto"/>
            <w:noWrap w:val="0"/>
            <w:vAlign w:val="center"/>
          </w:tcPr>
          <w:p w14:paraId="4D88F74C">
            <w:pPr>
              <w:keepNext w:val="0"/>
              <w:keepLines w:val="0"/>
              <w:pageBreakBefore w:val="0"/>
              <w:widowControl/>
              <w:kinsoku/>
              <w:wordWrap/>
              <w:overflowPunct/>
              <w:topLinePunct w:val="0"/>
              <w:bidi w:val="0"/>
              <w:adjustRightInd/>
              <w:snapToGrid/>
              <w:spacing w:line="240" w:lineRule="auto"/>
              <w:ind w:firstLine="0" w:firstLineChars="0"/>
              <w:jc w:val="center"/>
              <w:rPr>
                <w:rFonts w:hint="eastAsia" w:ascii="宋体" w:hAnsi="宋体" w:eastAsia="宋体" w:cs="宋体"/>
                <w:kern w:val="0"/>
                <w:sz w:val="18"/>
                <w:szCs w:val="18"/>
                <w:highlight w:val="none"/>
              </w:rPr>
            </w:pPr>
          </w:p>
        </w:tc>
        <w:tc>
          <w:tcPr>
            <w:tcW w:w="359" w:type="pct"/>
            <w:vMerge w:val="continue"/>
            <w:tcBorders>
              <w:top w:val="single" w:color="auto" w:sz="4" w:space="0"/>
              <w:left w:val="single" w:color="auto" w:sz="4" w:space="0"/>
              <w:bottom w:val="single" w:color="000000" w:sz="4" w:space="0"/>
              <w:right w:val="single" w:color="auto" w:sz="4" w:space="0"/>
            </w:tcBorders>
            <w:shd w:val="clear" w:color="auto" w:fill="auto"/>
            <w:noWrap w:val="0"/>
            <w:vAlign w:val="center"/>
          </w:tcPr>
          <w:p w14:paraId="6A73D6B9">
            <w:pPr>
              <w:keepNext w:val="0"/>
              <w:keepLines w:val="0"/>
              <w:pageBreakBefore w:val="0"/>
              <w:widowControl/>
              <w:kinsoku/>
              <w:wordWrap/>
              <w:overflowPunct/>
              <w:topLinePunct w:val="0"/>
              <w:bidi w:val="0"/>
              <w:adjustRightInd/>
              <w:snapToGrid/>
              <w:spacing w:line="240" w:lineRule="auto"/>
              <w:ind w:firstLine="0" w:firstLineChars="0"/>
              <w:jc w:val="center"/>
              <w:rPr>
                <w:rFonts w:hint="eastAsia" w:ascii="宋体" w:hAnsi="宋体" w:eastAsia="宋体" w:cs="宋体"/>
                <w:kern w:val="0"/>
                <w:sz w:val="18"/>
                <w:szCs w:val="18"/>
                <w:highlight w:val="none"/>
              </w:rPr>
            </w:pPr>
          </w:p>
        </w:tc>
        <w:tc>
          <w:tcPr>
            <w:tcW w:w="358" w:type="pct"/>
            <w:vMerge w:val="continue"/>
            <w:tcBorders>
              <w:top w:val="single" w:color="auto" w:sz="4" w:space="0"/>
              <w:left w:val="single" w:color="auto" w:sz="4" w:space="0"/>
              <w:bottom w:val="single" w:color="000000" w:sz="4" w:space="0"/>
              <w:right w:val="single" w:color="auto" w:sz="4" w:space="0"/>
            </w:tcBorders>
            <w:shd w:val="clear" w:color="auto" w:fill="auto"/>
            <w:noWrap w:val="0"/>
            <w:vAlign w:val="center"/>
          </w:tcPr>
          <w:p w14:paraId="0A08E3FB">
            <w:pPr>
              <w:keepNext w:val="0"/>
              <w:keepLines w:val="0"/>
              <w:pageBreakBefore w:val="0"/>
              <w:widowControl/>
              <w:kinsoku/>
              <w:wordWrap/>
              <w:overflowPunct/>
              <w:topLinePunct w:val="0"/>
              <w:bidi w:val="0"/>
              <w:adjustRightInd/>
              <w:snapToGrid/>
              <w:spacing w:line="240" w:lineRule="auto"/>
              <w:ind w:firstLine="0" w:firstLineChars="0"/>
              <w:jc w:val="center"/>
              <w:rPr>
                <w:rFonts w:hint="eastAsia" w:ascii="宋体" w:hAnsi="宋体" w:eastAsia="宋体" w:cs="宋体"/>
                <w:kern w:val="0"/>
                <w:sz w:val="18"/>
                <w:szCs w:val="18"/>
                <w:highlight w:val="none"/>
              </w:rPr>
            </w:pPr>
          </w:p>
        </w:tc>
        <w:tc>
          <w:tcPr>
            <w:tcW w:w="393" w:type="pct"/>
            <w:tcBorders>
              <w:top w:val="nil"/>
              <w:left w:val="nil"/>
              <w:bottom w:val="single" w:color="auto" w:sz="4" w:space="0"/>
              <w:right w:val="single" w:color="auto" w:sz="4" w:space="0"/>
            </w:tcBorders>
            <w:shd w:val="clear" w:color="000000" w:fill="FFFFFF"/>
            <w:noWrap w:val="0"/>
            <w:vAlign w:val="center"/>
          </w:tcPr>
          <w:p w14:paraId="217759CB">
            <w:pPr>
              <w:keepNext w:val="0"/>
              <w:keepLines w:val="0"/>
              <w:pageBreakBefore w:val="0"/>
              <w:widowControl/>
              <w:kinsoku/>
              <w:wordWrap/>
              <w:overflowPunct/>
              <w:topLinePunct w:val="0"/>
              <w:bidi w:val="0"/>
              <w:adjustRightInd/>
              <w:snapToGrid/>
              <w:spacing w:line="240" w:lineRule="auto"/>
              <w:ind w:firstLine="0" w:firstLineChars="0"/>
              <w:jc w:val="center"/>
              <w:rPr>
                <w:rFonts w:hint="eastAsia" w:ascii="宋体" w:hAnsi="宋体" w:eastAsia="宋体" w:cs="宋体"/>
                <w:kern w:val="0"/>
                <w:sz w:val="18"/>
                <w:szCs w:val="18"/>
                <w:highlight w:val="none"/>
              </w:rPr>
            </w:pPr>
            <w:r>
              <w:rPr>
                <w:rFonts w:hint="eastAsia" w:ascii="宋体" w:hAnsi="宋体" w:eastAsia="宋体" w:cs="宋体"/>
                <w:kern w:val="0"/>
                <w:sz w:val="18"/>
                <w:szCs w:val="18"/>
                <w:highlight w:val="none"/>
              </w:rPr>
              <w:t>电驱</w:t>
            </w:r>
          </w:p>
        </w:tc>
        <w:tc>
          <w:tcPr>
            <w:tcW w:w="1257" w:type="pct"/>
            <w:tcBorders>
              <w:top w:val="nil"/>
              <w:left w:val="nil"/>
              <w:bottom w:val="single" w:color="auto" w:sz="4" w:space="0"/>
              <w:right w:val="single" w:color="auto" w:sz="4" w:space="0"/>
            </w:tcBorders>
            <w:shd w:val="clear" w:color="000000" w:fill="FFFFFF"/>
            <w:noWrap w:val="0"/>
            <w:vAlign w:val="center"/>
          </w:tcPr>
          <w:p w14:paraId="29331DCB">
            <w:pPr>
              <w:keepNext w:val="0"/>
              <w:keepLines w:val="0"/>
              <w:pageBreakBefore w:val="0"/>
              <w:widowControl/>
              <w:kinsoku/>
              <w:wordWrap/>
              <w:overflowPunct/>
              <w:topLinePunct w:val="0"/>
              <w:bidi w:val="0"/>
              <w:adjustRightInd/>
              <w:snapToGrid/>
              <w:spacing w:line="240" w:lineRule="auto"/>
              <w:ind w:firstLine="0" w:firstLineChars="0"/>
              <w:jc w:val="center"/>
              <w:rPr>
                <w:rFonts w:hint="eastAsia" w:ascii="宋体" w:hAnsi="宋体" w:eastAsia="宋体" w:cs="宋体"/>
                <w:kern w:val="0"/>
                <w:sz w:val="18"/>
                <w:szCs w:val="18"/>
                <w:highlight w:val="none"/>
              </w:rPr>
            </w:pPr>
            <w:r>
              <w:rPr>
                <w:rFonts w:hint="eastAsia" w:ascii="宋体" w:hAnsi="宋体" w:eastAsia="宋体" w:cs="宋体"/>
                <w:kern w:val="0"/>
                <w:sz w:val="18"/>
                <w:szCs w:val="18"/>
                <w:highlight w:val="none"/>
              </w:rPr>
              <w:t>沈鼓</w:t>
            </w:r>
            <w:r>
              <w:rPr>
                <w:rFonts w:hint="eastAsia" w:ascii="宋体" w:hAnsi="宋体" w:eastAsia="宋体" w:cs="宋体"/>
                <w:kern w:val="0"/>
                <w:sz w:val="18"/>
                <w:szCs w:val="18"/>
                <w:highlight w:val="none"/>
                <w:lang w:val="en-US" w:eastAsia="zh-CN"/>
              </w:rPr>
              <w:t>/</w:t>
            </w:r>
            <w:r>
              <w:rPr>
                <w:rFonts w:hint="eastAsia" w:ascii="宋体" w:hAnsi="宋体" w:eastAsia="宋体" w:cs="宋体"/>
                <w:kern w:val="0"/>
                <w:sz w:val="18"/>
                <w:szCs w:val="18"/>
                <w:highlight w:val="none"/>
              </w:rPr>
              <w:t>BCL452</w:t>
            </w:r>
          </w:p>
        </w:tc>
        <w:tc>
          <w:tcPr>
            <w:tcW w:w="802" w:type="pct"/>
            <w:tcBorders>
              <w:top w:val="nil"/>
              <w:left w:val="nil"/>
              <w:bottom w:val="single" w:color="auto" w:sz="4" w:space="0"/>
              <w:right w:val="single" w:color="auto" w:sz="4" w:space="0"/>
            </w:tcBorders>
            <w:shd w:val="clear" w:color="000000" w:fill="FFFFFF"/>
            <w:noWrap w:val="0"/>
            <w:vAlign w:val="center"/>
          </w:tcPr>
          <w:p w14:paraId="55A64113">
            <w:pPr>
              <w:keepNext w:val="0"/>
              <w:keepLines w:val="0"/>
              <w:pageBreakBefore w:val="0"/>
              <w:widowControl/>
              <w:kinsoku/>
              <w:wordWrap/>
              <w:overflowPunct/>
              <w:topLinePunct w:val="0"/>
              <w:bidi w:val="0"/>
              <w:adjustRightInd/>
              <w:snapToGrid/>
              <w:spacing w:line="240" w:lineRule="auto"/>
              <w:ind w:firstLine="0" w:firstLineChars="0"/>
              <w:jc w:val="center"/>
              <w:rPr>
                <w:rFonts w:hint="eastAsia" w:ascii="宋体" w:hAnsi="宋体" w:eastAsia="宋体" w:cs="宋体"/>
                <w:kern w:val="0"/>
                <w:sz w:val="18"/>
                <w:szCs w:val="18"/>
                <w:highlight w:val="none"/>
              </w:rPr>
            </w:pPr>
            <w:r>
              <w:rPr>
                <w:rFonts w:hint="eastAsia" w:ascii="宋体" w:hAnsi="宋体" w:eastAsia="宋体" w:cs="宋体"/>
                <w:kern w:val="0"/>
                <w:sz w:val="18"/>
                <w:szCs w:val="18"/>
                <w:highlight w:val="none"/>
              </w:rPr>
              <w:t>3180～5200</w:t>
            </w:r>
          </w:p>
        </w:tc>
        <w:tc>
          <w:tcPr>
            <w:tcW w:w="843" w:type="pct"/>
            <w:tcBorders>
              <w:top w:val="nil"/>
              <w:left w:val="nil"/>
              <w:bottom w:val="single" w:color="auto" w:sz="4" w:space="0"/>
              <w:right w:val="single" w:color="auto" w:sz="4" w:space="0"/>
            </w:tcBorders>
            <w:shd w:val="clear" w:color="000000" w:fill="FFFFFF"/>
            <w:noWrap w:val="0"/>
            <w:vAlign w:val="center"/>
          </w:tcPr>
          <w:p w14:paraId="6574BF64">
            <w:pPr>
              <w:keepNext w:val="0"/>
              <w:keepLines w:val="0"/>
              <w:pageBreakBefore w:val="0"/>
              <w:widowControl/>
              <w:kinsoku/>
              <w:wordWrap/>
              <w:overflowPunct/>
              <w:topLinePunct w:val="0"/>
              <w:bidi w:val="0"/>
              <w:adjustRightInd/>
              <w:snapToGrid/>
              <w:spacing w:line="240" w:lineRule="auto"/>
              <w:ind w:firstLine="0" w:firstLineChars="0"/>
              <w:jc w:val="center"/>
              <w:rPr>
                <w:rFonts w:hint="eastAsia" w:ascii="宋体" w:hAnsi="宋体" w:eastAsia="宋体" w:cs="宋体"/>
                <w:kern w:val="0"/>
                <w:sz w:val="18"/>
                <w:szCs w:val="18"/>
                <w:highlight w:val="none"/>
              </w:rPr>
            </w:pPr>
            <w:r>
              <w:rPr>
                <w:rFonts w:hint="eastAsia" w:ascii="宋体" w:hAnsi="宋体" w:eastAsia="宋体" w:cs="宋体"/>
                <w:kern w:val="0"/>
                <w:sz w:val="18"/>
                <w:szCs w:val="18"/>
                <w:highlight w:val="none"/>
              </w:rPr>
              <w:t>3.6～10</w:t>
            </w:r>
          </w:p>
        </w:tc>
        <w:tc>
          <w:tcPr>
            <w:tcW w:w="632" w:type="pct"/>
            <w:tcBorders>
              <w:top w:val="nil"/>
              <w:left w:val="nil"/>
              <w:bottom w:val="single" w:color="auto" w:sz="4" w:space="0"/>
              <w:right w:val="single" w:color="auto" w:sz="4" w:space="0"/>
            </w:tcBorders>
            <w:shd w:val="clear" w:color="000000" w:fill="FFFFFF"/>
            <w:noWrap w:val="0"/>
            <w:vAlign w:val="center"/>
          </w:tcPr>
          <w:p w14:paraId="46CFB0B3">
            <w:pPr>
              <w:keepNext w:val="0"/>
              <w:keepLines w:val="0"/>
              <w:pageBreakBefore w:val="0"/>
              <w:widowControl/>
              <w:kinsoku/>
              <w:wordWrap/>
              <w:overflowPunct/>
              <w:topLinePunct w:val="0"/>
              <w:bidi w:val="0"/>
              <w:adjustRightInd/>
              <w:snapToGrid/>
              <w:spacing w:line="240" w:lineRule="auto"/>
              <w:ind w:firstLine="0" w:firstLineChars="0"/>
              <w:jc w:val="center"/>
              <w:rPr>
                <w:rFonts w:hint="eastAsia" w:ascii="宋体" w:hAnsi="宋体" w:eastAsia="宋体" w:cs="宋体"/>
                <w:kern w:val="0"/>
                <w:sz w:val="18"/>
                <w:szCs w:val="18"/>
                <w:highlight w:val="none"/>
              </w:rPr>
            </w:pPr>
            <w:r>
              <w:rPr>
                <w:rFonts w:hint="eastAsia" w:ascii="宋体" w:hAnsi="宋体" w:eastAsia="宋体" w:cs="宋体"/>
                <w:kern w:val="0"/>
                <w:sz w:val="18"/>
                <w:szCs w:val="18"/>
                <w:highlight w:val="none"/>
              </w:rPr>
              <w:t xml:space="preserve">20.0 </w:t>
            </w:r>
          </w:p>
        </w:tc>
      </w:tr>
      <w:tr w14:paraId="5623AB52">
        <w:tblPrEx>
          <w:tblCellMar>
            <w:top w:w="0" w:type="dxa"/>
            <w:left w:w="108" w:type="dxa"/>
            <w:bottom w:w="0" w:type="dxa"/>
            <w:right w:w="108" w:type="dxa"/>
          </w:tblCellMar>
        </w:tblPrEx>
        <w:trPr>
          <w:trHeight w:val="170" w:hRule="atLeast"/>
          <w:jc w:val="center"/>
        </w:trPr>
        <w:tc>
          <w:tcPr>
            <w:tcW w:w="352" w:type="pct"/>
            <w:vMerge w:val="continue"/>
            <w:tcBorders>
              <w:left w:val="single" w:color="auto" w:sz="4" w:space="0"/>
              <w:right w:val="single" w:color="auto" w:sz="4" w:space="0"/>
            </w:tcBorders>
            <w:shd w:val="clear" w:color="auto" w:fill="auto"/>
            <w:noWrap w:val="0"/>
            <w:vAlign w:val="center"/>
          </w:tcPr>
          <w:p w14:paraId="20F91D48">
            <w:pPr>
              <w:keepNext w:val="0"/>
              <w:keepLines w:val="0"/>
              <w:pageBreakBefore w:val="0"/>
              <w:widowControl/>
              <w:kinsoku/>
              <w:wordWrap/>
              <w:overflowPunct/>
              <w:topLinePunct w:val="0"/>
              <w:bidi w:val="0"/>
              <w:adjustRightInd/>
              <w:snapToGrid/>
              <w:spacing w:line="240" w:lineRule="auto"/>
              <w:ind w:firstLine="0" w:firstLineChars="0"/>
              <w:jc w:val="center"/>
              <w:rPr>
                <w:rFonts w:hint="eastAsia" w:ascii="宋体" w:hAnsi="宋体" w:eastAsia="宋体" w:cs="宋体"/>
                <w:kern w:val="0"/>
                <w:sz w:val="18"/>
                <w:szCs w:val="18"/>
                <w:highlight w:val="none"/>
              </w:rPr>
            </w:pPr>
          </w:p>
        </w:tc>
        <w:tc>
          <w:tcPr>
            <w:tcW w:w="359" w:type="pct"/>
            <w:vMerge w:val="restart"/>
            <w:tcBorders>
              <w:top w:val="nil"/>
              <w:left w:val="single" w:color="auto" w:sz="4" w:space="0"/>
              <w:bottom w:val="single" w:color="auto" w:sz="4" w:space="0"/>
              <w:right w:val="single" w:color="auto" w:sz="4" w:space="0"/>
            </w:tcBorders>
            <w:shd w:val="clear" w:color="000000" w:fill="FFFFFF"/>
            <w:noWrap w:val="0"/>
            <w:vAlign w:val="center"/>
          </w:tcPr>
          <w:p w14:paraId="7873DA66">
            <w:pPr>
              <w:keepNext w:val="0"/>
              <w:keepLines w:val="0"/>
              <w:pageBreakBefore w:val="0"/>
              <w:widowControl/>
              <w:kinsoku/>
              <w:wordWrap/>
              <w:overflowPunct/>
              <w:topLinePunct w:val="0"/>
              <w:bidi w:val="0"/>
              <w:adjustRightInd/>
              <w:snapToGrid/>
              <w:spacing w:line="240" w:lineRule="auto"/>
              <w:ind w:firstLine="0" w:firstLineChars="0"/>
              <w:jc w:val="center"/>
              <w:rPr>
                <w:rFonts w:hint="eastAsia" w:ascii="宋体" w:hAnsi="宋体" w:eastAsia="宋体" w:cs="宋体"/>
                <w:kern w:val="0"/>
                <w:sz w:val="18"/>
                <w:szCs w:val="18"/>
                <w:highlight w:val="none"/>
              </w:rPr>
            </w:pPr>
            <w:r>
              <w:rPr>
                <w:rFonts w:hint="eastAsia" w:ascii="宋体" w:hAnsi="宋体" w:eastAsia="宋体" w:cs="宋体"/>
                <w:kern w:val="0"/>
                <w:sz w:val="18"/>
                <w:szCs w:val="18"/>
                <w:highlight w:val="none"/>
              </w:rPr>
              <w:t>贵港</w:t>
            </w:r>
          </w:p>
        </w:tc>
        <w:tc>
          <w:tcPr>
            <w:tcW w:w="358" w:type="pct"/>
            <w:vMerge w:val="restart"/>
            <w:tcBorders>
              <w:top w:val="nil"/>
              <w:left w:val="single" w:color="auto" w:sz="4" w:space="0"/>
              <w:bottom w:val="single" w:color="auto" w:sz="4" w:space="0"/>
              <w:right w:val="single" w:color="auto" w:sz="4" w:space="0"/>
            </w:tcBorders>
            <w:shd w:val="clear" w:color="000000" w:fill="FFFFFF"/>
            <w:noWrap w:val="0"/>
            <w:vAlign w:val="center"/>
          </w:tcPr>
          <w:p w14:paraId="7C7D2057">
            <w:pPr>
              <w:keepNext w:val="0"/>
              <w:keepLines w:val="0"/>
              <w:pageBreakBefore w:val="0"/>
              <w:widowControl/>
              <w:kinsoku/>
              <w:wordWrap/>
              <w:overflowPunct/>
              <w:topLinePunct w:val="0"/>
              <w:bidi w:val="0"/>
              <w:adjustRightInd/>
              <w:snapToGrid/>
              <w:spacing w:line="240" w:lineRule="auto"/>
              <w:ind w:firstLine="0" w:firstLineChars="0"/>
              <w:jc w:val="center"/>
              <w:rPr>
                <w:rFonts w:hint="eastAsia" w:ascii="宋体" w:hAnsi="宋体" w:eastAsia="宋体" w:cs="宋体"/>
                <w:kern w:val="0"/>
                <w:sz w:val="18"/>
                <w:szCs w:val="18"/>
                <w:highlight w:val="none"/>
              </w:rPr>
            </w:pPr>
            <w:r>
              <w:rPr>
                <w:rFonts w:hint="eastAsia" w:ascii="宋体" w:hAnsi="宋体" w:eastAsia="宋体" w:cs="宋体"/>
                <w:kern w:val="0"/>
                <w:sz w:val="18"/>
                <w:szCs w:val="18"/>
                <w:highlight w:val="none"/>
              </w:rPr>
              <w:t>1+1</w:t>
            </w:r>
          </w:p>
        </w:tc>
        <w:tc>
          <w:tcPr>
            <w:tcW w:w="393" w:type="pct"/>
            <w:tcBorders>
              <w:top w:val="nil"/>
              <w:left w:val="nil"/>
              <w:bottom w:val="single" w:color="auto" w:sz="4" w:space="0"/>
              <w:right w:val="single" w:color="auto" w:sz="4" w:space="0"/>
            </w:tcBorders>
            <w:shd w:val="clear" w:color="000000" w:fill="FFFFFF"/>
            <w:noWrap w:val="0"/>
            <w:vAlign w:val="center"/>
          </w:tcPr>
          <w:p w14:paraId="2DCFA07F">
            <w:pPr>
              <w:keepNext w:val="0"/>
              <w:keepLines w:val="0"/>
              <w:pageBreakBefore w:val="0"/>
              <w:widowControl/>
              <w:kinsoku/>
              <w:wordWrap/>
              <w:overflowPunct/>
              <w:topLinePunct w:val="0"/>
              <w:bidi w:val="0"/>
              <w:adjustRightInd/>
              <w:snapToGrid/>
              <w:spacing w:line="240" w:lineRule="auto"/>
              <w:ind w:firstLine="0" w:firstLineChars="0"/>
              <w:jc w:val="center"/>
              <w:rPr>
                <w:rFonts w:hint="eastAsia" w:ascii="宋体" w:hAnsi="宋体" w:eastAsia="宋体" w:cs="宋体"/>
                <w:kern w:val="0"/>
                <w:sz w:val="18"/>
                <w:szCs w:val="18"/>
                <w:highlight w:val="none"/>
              </w:rPr>
            </w:pPr>
            <w:r>
              <w:rPr>
                <w:rFonts w:hint="eastAsia" w:ascii="宋体" w:hAnsi="宋体" w:eastAsia="宋体" w:cs="宋体"/>
                <w:kern w:val="0"/>
                <w:sz w:val="18"/>
                <w:szCs w:val="18"/>
                <w:highlight w:val="none"/>
              </w:rPr>
              <w:t>电驱</w:t>
            </w:r>
          </w:p>
        </w:tc>
        <w:tc>
          <w:tcPr>
            <w:tcW w:w="1257" w:type="pct"/>
            <w:tcBorders>
              <w:top w:val="nil"/>
              <w:left w:val="nil"/>
              <w:bottom w:val="single" w:color="auto" w:sz="4" w:space="0"/>
              <w:right w:val="single" w:color="auto" w:sz="4" w:space="0"/>
            </w:tcBorders>
            <w:shd w:val="clear" w:color="000000" w:fill="FFFFFF"/>
            <w:noWrap w:val="0"/>
            <w:vAlign w:val="center"/>
          </w:tcPr>
          <w:p w14:paraId="06E3F257">
            <w:pPr>
              <w:keepNext w:val="0"/>
              <w:keepLines w:val="0"/>
              <w:pageBreakBefore w:val="0"/>
              <w:widowControl/>
              <w:kinsoku/>
              <w:wordWrap/>
              <w:overflowPunct/>
              <w:topLinePunct w:val="0"/>
              <w:bidi w:val="0"/>
              <w:adjustRightInd/>
              <w:snapToGrid/>
              <w:spacing w:line="240" w:lineRule="auto"/>
              <w:ind w:firstLine="0" w:firstLineChars="0"/>
              <w:jc w:val="center"/>
              <w:rPr>
                <w:rFonts w:hint="eastAsia" w:ascii="宋体" w:hAnsi="宋体" w:eastAsia="宋体" w:cs="宋体"/>
                <w:kern w:val="0"/>
                <w:sz w:val="18"/>
                <w:szCs w:val="18"/>
                <w:highlight w:val="none"/>
                <w:lang w:val="en-US" w:eastAsia="zh-CN"/>
              </w:rPr>
            </w:pPr>
            <w:r>
              <w:rPr>
                <w:rFonts w:hint="eastAsia" w:ascii="宋体" w:hAnsi="宋体" w:eastAsia="宋体" w:cs="宋体"/>
                <w:kern w:val="0"/>
                <w:sz w:val="18"/>
                <w:szCs w:val="18"/>
                <w:highlight w:val="none"/>
              </w:rPr>
              <w:t>Dresser-Rand</w:t>
            </w:r>
            <w:r>
              <w:rPr>
                <w:rFonts w:hint="eastAsia" w:ascii="宋体" w:hAnsi="宋体" w:eastAsia="宋体" w:cs="宋体"/>
                <w:kern w:val="0"/>
                <w:sz w:val="18"/>
                <w:szCs w:val="18"/>
                <w:highlight w:val="none"/>
                <w:lang w:val="en-US" w:eastAsia="zh-CN"/>
              </w:rPr>
              <w:t>/</w:t>
            </w:r>
            <w:r>
              <w:rPr>
                <w:rFonts w:hint="eastAsia" w:ascii="宋体" w:hAnsi="宋体" w:eastAsia="宋体" w:cs="宋体"/>
                <w:kern w:val="0"/>
                <w:sz w:val="18"/>
                <w:szCs w:val="18"/>
                <w:highlight w:val="none"/>
              </w:rPr>
              <w:t>D16P2</w:t>
            </w:r>
          </w:p>
        </w:tc>
        <w:tc>
          <w:tcPr>
            <w:tcW w:w="802" w:type="pct"/>
            <w:tcBorders>
              <w:top w:val="nil"/>
              <w:left w:val="nil"/>
              <w:bottom w:val="single" w:color="auto" w:sz="4" w:space="0"/>
              <w:right w:val="single" w:color="auto" w:sz="4" w:space="0"/>
            </w:tcBorders>
            <w:shd w:val="clear" w:color="000000" w:fill="FFFFFF"/>
            <w:noWrap w:val="0"/>
            <w:vAlign w:val="center"/>
          </w:tcPr>
          <w:p w14:paraId="6233DA57">
            <w:pPr>
              <w:keepNext w:val="0"/>
              <w:keepLines w:val="0"/>
              <w:pageBreakBefore w:val="0"/>
              <w:widowControl/>
              <w:kinsoku/>
              <w:wordWrap/>
              <w:overflowPunct/>
              <w:topLinePunct w:val="0"/>
              <w:bidi w:val="0"/>
              <w:adjustRightInd/>
              <w:snapToGrid/>
              <w:spacing w:line="240" w:lineRule="auto"/>
              <w:ind w:firstLine="0" w:firstLineChars="0"/>
              <w:jc w:val="center"/>
              <w:rPr>
                <w:rFonts w:hint="eastAsia" w:ascii="宋体" w:hAnsi="宋体" w:eastAsia="宋体" w:cs="宋体"/>
                <w:kern w:val="0"/>
                <w:sz w:val="18"/>
                <w:szCs w:val="18"/>
                <w:highlight w:val="none"/>
              </w:rPr>
            </w:pPr>
            <w:r>
              <w:rPr>
                <w:rFonts w:hint="eastAsia" w:ascii="宋体" w:hAnsi="宋体" w:eastAsia="宋体" w:cs="宋体"/>
                <w:kern w:val="0"/>
                <w:sz w:val="18"/>
                <w:szCs w:val="18"/>
                <w:highlight w:val="none"/>
              </w:rPr>
              <w:t>3120～5400</w:t>
            </w:r>
          </w:p>
        </w:tc>
        <w:tc>
          <w:tcPr>
            <w:tcW w:w="843" w:type="pct"/>
            <w:tcBorders>
              <w:top w:val="nil"/>
              <w:left w:val="nil"/>
              <w:bottom w:val="single" w:color="auto" w:sz="4" w:space="0"/>
              <w:right w:val="single" w:color="auto" w:sz="4" w:space="0"/>
            </w:tcBorders>
            <w:shd w:val="clear" w:color="000000" w:fill="FFFFFF"/>
            <w:noWrap w:val="0"/>
            <w:vAlign w:val="center"/>
          </w:tcPr>
          <w:p w14:paraId="2D98B42C">
            <w:pPr>
              <w:keepNext w:val="0"/>
              <w:keepLines w:val="0"/>
              <w:pageBreakBefore w:val="0"/>
              <w:widowControl/>
              <w:kinsoku/>
              <w:wordWrap/>
              <w:overflowPunct/>
              <w:topLinePunct w:val="0"/>
              <w:bidi w:val="0"/>
              <w:adjustRightInd/>
              <w:snapToGrid/>
              <w:spacing w:line="240" w:lineRule="auto"/>
              <w:ind w:firstLine="0" w:firstLineChars="0"/>
              <w:jc w:val="center"/>
              <w:rPr>
                <w:rFonts w:hint="eastAsia" w:ascii="宋体" w:hAnsi="宋体" w:eastAsia="宋体" w:cs="宋体"/>
                <w:kern w:val="0"/>
                <w:sz w:val="18"/>
                <w:szCs w:val="18"/>
                <w:highlight w:val="none"/>
              </w:rPr>
            </w:pPr>
            <w:r>
              <w:rPr>
                <w:rFonts w:hint="eastAsia" w:ascii="宋体" w:hAnsi="宋体" w:eastAsia="宋体" w:cs="宋体"/>
                <w:kern w:val="0"/>
                <w:sz w:val="18"/>
                <w:szCs w:val="18"/>
                <w:highlight w:val="none"/>
              </w:rPr>
              <w:t>4.0～10</w:t>
            </w:r>
          </w:p>
        </w:tc>
        <w:tc>
          <w:tcPr>
            <w:tcW w:w="632" w:type="pct"/>
            <w:tcBorders>
              <w:top w:val="nil"/>
              <w:left w:val="nil"/>
              <w:bottom w:val="single" w:color="auto" w:sz="4" w:space="0"/>
              <w:right w:val="single" w:color="auto" w:sz="4" w:space="0"/>
            </w:tcBorders>
            <w:shd w:val="clear" w:color="000000" w:fill="FFFFFF"/>
            <w:noWrap w:val="0"/>
            <w:vAlign w:val="center"/>
          </w:tcPr>
          <w:p w14:paraId="1E6F21C0">
            <w:pPr>
              <w:keepNext w:val="0"/>
              <w:keepLines w:val="0"/>
              <w:pageBreakBefore w:val="0"/>
              <w:widowControl/>
              <w:kinsoku/>
              <w:wordWrap/>
              <w:overflowPunct/>
              <w:topLinePunct w:val="0"/>
              <w:bidi w:val="0"/>
              <w:adjustRightInd/>
              <w:snapToGrid/>
              <w:spacing w:line="240" w:lineRule="auto"/>
              <w:ind w:firstLine="0" w:firstLineChars="0"/>
              <w:jc w:val="center"/>
              <w:rPr>
                <w:rFonts w:hint="eastAsia" w:ascii="宋体" w:hAnsi="宋体" w:eastAsia="宋体" w:cs="宋体"/>
                <w:kern w:val="0"/>
                <w:sz w:val="18"/>
                <w:szCs w:val="18"/>
                <w:highlight w:val="none"/>
              </w:rPr>
            </w:pPr>
            <w:r>
              <w:rPr>
                <w:rFonts w:hint="eastAsia" w:ascii="宋体" w:hAnsi="宋体" w:eastAsia="宋体" w:cs="宋体"/>
                <w:kern w:val="0"/>
                <w:sz w:val="18"/>
                <w:szCs w:val="18"/>
                <w:highlight w:val="none"/>
              </w:rPr>
              <w:t xml:space="preserve">11.2 </w:t>
            </w:r>
          </w:p>
        </w:tc>
      </w:tr>
      <w:tr w14:paraId="470703BE">
        <w:tblPrEx>
          <w:tblCellMar>
            <w:top w:w="0" w:type="dxa"/>
            <w:left w:w="108" w:type="dxa"/>
            <w:bottom w:w="0" w:type="dxa"/>
            <w:right w:w="108" w:type="dxa"/>
          </w:tblCellMar>
        </w:tblPrEx>
        <w:trPr>
          <w:trHeight w:val="113" w:hRule="atLeast"/>
          <w:jc w:val="center"/>
        </w:trPr>
        <w:tc>
          <w:tcPr>
            <w:tcW w:w="352" w:type="pct"/>
            <w:vMerge w:val="continue"/>
            <w:tcBorders>
              <w:left w:val="single" w:color="auto" w:sz="4" w:space="0"/>
              <w:bottom w:val="single" w:color="auto" w:sz="4" w:space="0"/>
              <w:right w:val="single" w:color="auto" w:sz="4" w:space="0"/>
            </w:tcBorders>
            <w:shd w:val="clear" w:color="auto" w:fill="auto"/>
            <w:noWrap w:val="0"/>
            <w:vAlign w:val="center"/>
          </w:tcPr>
          <w:p w14:paraId="6153C5B2">
            <w:pPr>
              <w:keepNext w:val="0"/>
              <w:keepLines w:val="0"/>
              <w:pageBreakBefore w:val="0"/>
              <w:widowControl/>
              <w:kinsoku/>
              <w:wordWrap/>
              <w:overflowPunct/>
              <w:topLinePunct w:val="0"/>
              <w:bidi w:val="0"/>
              <w:adjustRightInd/>
              <w:snapToGrid/>
              <w:spacing w:line="240" w:lineRule="auto"/>
              <w:ind w:firstLine="0" w:firstLineChars="0"/>
              <w:jc w:val="center"/>
              <w:rPr>
                <w:rFonts w:hint="eastAsia" w:ascii="宋体" w:hAnsi="宋体" w:eastAsia="宋体" w:cs="宋体"/>
                <w:kern w:val="0"/>
                <w:sz w:val="18"/>
                <w:szCs w:val="18"/>
                <w:highlight w:val="none"/>
              </w:rPr>
            </w:pPr>
          </w:p>
        </w:tc>
        <w:tc>
          <w:tcPr>
            <w:tcW w:w="359" w:type="pct"/>
            <w:vMerge w:val="continue"/>
            <w:tcBorders>
              <w:top w:val="nil"/>
              <w:left w:val="single" w:color="auto" w:sz="4" w:space="0"/>
              <w:bottom w:val="single" w:color="auto" w:sz="4" w:space="0"/>
              <w:right w:val="single" w:color="auto" w:sz="4" w:space="0"/>
            </w:tcBorders>
            <w:shd w:val="clear" w:color="auto" w:fill="auto"/>
            <w:noWrap w:val="0"/>
            <w:vAlign w:val="center"/>
          </w:tcPr>
          <w:p w14:paraId="541841E7">
            <w:pPr>
              <w:keepNext w:val="0"/>
              <w:keepLines w:val="0"/>
              <w:pageBreakBefore w:val="0"/>
              <w:widowControl/>
              <w:kinsoku/>
              <w:wordWrap/>
              <w:overflowPunct/>
              <w:topLinePunct w:val="0"/>
              <w:bidi w:val="0"/>
              <w:adjustRightInd/>
              <w:snapToGrid/>
              <w:spacing w:line="240" w:lineRule="auto"/>
              <w:ind w:firstLine="0" w:firstLineChars="0"/>
              <w:jc w:val="center"/>
              <w:rPr>
                <w:rFonts w:hint="eastAsia" w:ascii="宋体" w:hAnsi="宋体" w:eastAsia="宋体" w:cs="宋体"/>
                <w:kern w:val="0"/>
                <w:sz w:val="18"/>
                <w:szCs w:val="18"/>
                <w:highlight w:val="none"/>
              </w:rPr>
            </w:pPr>
          </w:p>
        </w:tc>
        <w:tc>
          <w:tcPr>
            <w:tcW w:w="358" w:type="pct"/>
            <w:vMerge w:val="continue"/>
            <w:tcBorders>
              <w:top w:val="nil"/>
              <w:left w:val="single" w:color="auto" w:sz="4" w:space="0"/>
              <w:bottom w:val="single" w:color="auto" w:sz="4" w:space="0"/>
              <w:right w:val="single" w:color="auto" w:sz="4" w:space="0"/>
            </w:tcBorders>
            <w:shd w:val="clear" w:color="auto" w:fill="auto"/>
            <w:noWrap w:val="0"/>
            <w:vAlign w:val="center"/>
          </w:tcPr>
          <w:p w14:paraId="697CF259">
            <w:pPr>
              <w:keepNext w:val="0"/>
              <w:keepLines w:val="0"/>
              <w:pageBreakBefore w:val="0"/>
              <w:widowControl/>
              <w:kinsoku/>
              <w:wordWrap/>
              <w:overflowPunct/>
              <w:topLinePunct w:val="0"/>
              <w:bidi w:val="0"/>
              <w:adjustRightInd/>
              <w:snapToGrid/>
              <w:spacing w:line="240" w:lineRule="auto"/>
              <w:ind w:firstLine="0" w:firstLineChars="0"/>
              <w:jc w:val="center"/>
              <w:rPr>
                <w:rFonts w:hint="eastAsia" w:ascii="宋体" w:hAnsi="宋体" w:eastAsia="宋体" w:cs="宋体"/>
                <w:kern w:val="0"/>
                <w:sz w:val="18"/>
                <w:szCs w:val="18"/>
                <w:highlight w:val="none"/>
              </w:rPr>
            </w:pPr>
          </w:p>
        </w:tc>
        <w:tc>
          <w:tcPr>
            <w:tcW w:w="393" w:type="pct"/>
            <w:tcBorders>
              <w:top w:val="nil"/>
              <w:left w:val="nil"/>
              <w:bottom w:val="single" w:color="auto" w:sz="4" w:space="0"/>
              <w:right w:val="single" w:color="auto" w:sz="4" w:space="0"/>
            </w:tcBorders>
            <w:shd w:val="clear" w:color="000000" w:fill="FFFFFF"/>
            <w:noWrap w:val="0"/>
            <w:vAlign w:val="center"/>
          </w:tcPr>
          <w:p w14:paraId="4E681B80">
            <w:pPr>
              <w:keepNext w:val="0"/>
              <w:keepLines w:val="0"/>
              <w:pageBreakBefore w:val="0"/>
              <w:widowControl/>
              <w:kinsoku/>
              <w:wordWrap/>
              <w:overflowPunct/>
              <w:topLinePunct w:val="0"/>
              <w:bidi w:val="0"/>
              <w:adjustRightInd/>
              <w:snapToGrid/>
              <w:spacing w:line="240" w:lineRule="auto"/>
              <w:ind w:firstLine="0" w:firstLineChars="0"/>
              <w:jc w:val="center"/>
              <w:rPr>
                <w:rFonts w:hint="eastAsia" w:ascii="宋体" w:hAnsi="宋体" w:eastAsia="宋体" w:cs="宋体"/>
                <w:kern w:val="0"/>
                <w:sz w:val="18"/>
                <w:szCs w:val="18"/>
                <w:highlight w:val="none"/>
              </w:rPr>
            </w:pPr>
            <w:r>
              <w:rPr>
                <w:rFonts w:hint="eastAsia" w:ascii="宋体" w:hAnsi="宋体" w:eastAsia="宋体" w:cs="宋体"/>
                <w:kern w:val="0"/>
                <w:sz w:val="18"/>
                <w:szCs w:val="18"/>
                <w:highlight w:val="none"/>
              </w:rPr>
              <w:t>电驱</w:t>
            </w:r>
          </w:p>
        </w:tc>
        <w:tc>
          <w:tcPr>
            <w:tcW w:w="1257" w:type="pct"/>
            <w:tcBorders>
              <w:top w:val="nil"/>
              <w:left w:val="nil"/>
              <w:bottom w:val="single" w:color="auto" w:sz="4" w:space="0"/>
              <w:right w:val="single" w:color="auto" w:sz="4" w:space="0"/>
            </w:tcBorders>
            <w:shd w:val="clear" w:color="000000" w:fill="FFFFFF"/>
            <w:noWrap w:val="0"/>
            <w:vAlign w:val="center"/>
          </w:tcPr>
          <w:p w14:paraId="45357550">
            <w:pPr>
              <w:keepNext w:val="0"/>
              <w:keepLines w:val="0"/>
              <w:pageBreakBefore w:val="0"/>
              <w:widowControl/>
              <w:kinsoku/>
              <w:wordWrap/>
              <w:overflowPunct/>
              <w:topLinePunct w:val="0"/>
              <w:bidi w:val="0"/>
              <w:adjustRightInd/>
              <w:snapToGrid/>
              <w:spacing w:line="240" w:lineRule="auto"/>
              <w:ind w:firstLine="0" w:firstLineChars="0"/>
              <w:jc w:val="center"/>
              <w:rPr>
                <w:rFonts w:hint="eastAsia" w:ascii="宋体" w:hAnsi="宋体" w:eastAsia="宋体" w:cs="宋体"/>
                <w:kern w:val="0"/>
                <w:sz w:val="18"/>
                <w:szCs w:val="18"/>
                <w:highlight w:val="none"/>
                <w:lang w:val="en-US" w:eastAsia="zh-CN"/>
              </w:rPr>
            </w:pPr>
            <w:r>
              <w:rPr>
                <w:rFonts w:hint="eastAsia" w:ascii="宋体" w:hAnsi="宋体" w:eastAsia="宋体" w:cs="宋体"/>
                <w:kern w:val="0"/>
                <w:sz w:val="18"/>
                <w:szCs w:val="18"/>
                <w:highlight w:val="none"/>
              </w:rPr>
              <w:t>Dresser-Rand</w:t>
            </w:r>
            <w:r>
              <w:rPr>
                <w:rFonts w:hint="eastAsia" w:ascii="宋体" w:hAnsi="宋体" w:eastAsia="宋体" w:cs="宋体"/>
                <w:kern w:val="0"/>
                <w:sz w:val="18"/>
                <w:szCs w:val="18"/>
                <w:highlight w:val="none"/>
                <w:lang w:val="en-US" w:eastAsia="zh-CN"/>
              </w:rPr>
              <w:t>/</w:t>
            </w:r>
            <w:r>
              <w:rPr>
                <w:rFonts w:hint="eastAsia" w:ascii="宋体" w:hAnsi="宋体" w:eastAsia="宋体" w:cs="宋体"/>
                <w:kern w:val="0"/>
                <w:sz w:val="18"/>
                <w:szCs w:val="18"/>
                <w:highlight w:val="none"/>
              </w:rPr>
              <w:t>D16P2</w:t>
            </w:r>
          </w:p>
        </w:tc>
        <w:tc>
          <w:tcPr>
            <w:tcW w:w="802" w:type="pct"/>
            <w:tcBorders>
              <w:top w:val="nil"/>
              <w:left w:val="nil"/>
              <w:bottom w:val="single" w:color="auto" w:sz="4" w:space="0"/>
              <w:right w:val="single" w:color="auto" w:sz="4" w:space="0"/>
            </w:tcBorders>
            <w:shd w:val="clear" w:color="000000" w:fill="FFFFFF"/>
            <w:noWrap w:val="0"/>
            <w:vAlign w:val="center"/>
          </w:tcPr>
          <w:p w14:paraId="248A9CB3">
            <w:pPr>
              <w:keepNext w:val="0"/>
              <w:keepLines w:val="0"/>
              <w:pageBreakBefore w:val="0"/>
              <w:widowControl/>
              <w:kinsoku/>
              <w:wordWrap/>
              <w:overflowPunct/>
              <w:topLinePunct w:val="0"/>
              <w:bidi w:val="0"/>
              <w:adjustRightInd/>
              <w:snapToGrid/>
              <w:spacing w:line="240" w:lineRule="auto"/>
              <w:ind w:firstLine="0" w:firstLineChars="0"/>
              <w:jc w:val="center"/>
              <w:rPr>
                <w:rFonts w:hint="eastAsia" w:ascii="宋体" w:hAnsi="宋体" w:eastAsia="宋体" w:cs="宋体"/>
                <w:kern w:val="0"/>
                <w:sz w:val="18"/>
                <w:szCs w:val="18"/>
                <w:highlight w:val="none"/>
              </w:rPr>
            </w:pPr>
            <w:r>
              <w:rPr>
                <w:rFonts w:hint="eastAsia" w:ascii="宋体" w:hAnsi="宋体" w:eastAsia="宋体" w:cs="宋体"/>
                <w:kern w:val="0"/>
                <w:sz w:val="18"/>
                <w:szCs w:val="18"/>
                <w:highlight w:val="none"/>
              </w:rPr>
              <w:t>3120～5400</w:t>
            </w:r>
          </w:p>
        </w:tc>
        <w:tc>
          <w:tcPr>
            <w:tcW w:w="843" w:type="pct"/>
            <w:tcBorders>
              <w:top w:val="nil"/>
              <w:left w:val="nil"/>
              <w:bottom w:val="single" w:color="auto" w:sz="4" w:space="0"/>
              <w:right w:val="single" w:color="auto" w:sz="4" w:space="0"/>
            </w:tcBorders>
            <w:shd w:val="clear" w:color="000000" w:fill="FFFFFF"/>
            <w:noWrap w:val="0"/>
            <w:vAlign w:val="center"/>
          </w:tcPr>
          <w:p w14:paraId="40B6B592">
            <w:pPr>
              <w:keepNext w:val="0"/>
              <w:keepLines w:val="0"/>
              <w:pageBreakBefore w:val="0"/>
              <w:widowControl/>
              <w:kinsoku/>
              <w:wordWrap/>
              <w:overflowPunct/>
              <w:topLinePunct w:val="0"/>
              <w:bidi w:val="0"/>
              <w:adjustRightInd/>
              <w:snapToGrid/>
              <w:spacing w:line="240" w:lineRule="auto"/>
              <w:ind w:firstLine="0" w:firstLineChars="0"/>
              <w:jc w:val="center"/>
              <w:rPr>
                <w:rFonts w:hint="eastAsia" w:ascii="宋体" w:hAnsi="宋体" w:eastAsia="宋体" w:cs="宋体"/>
                <w:kern w:val="0"/>
                <w:sz w:val="18"/>
                <w:szCs w:val="18"/>
                <w:highlight w:val="none"/>
              </w:rPr>
            </w:pPr>
            <w:r>
              <w:rPr>
                <w:rFonts w:hint="eastAsia" w:ascii="宋体" w:hAnsi="宋体" w:eastAsia="宋体" w:cs="宋体"/>
                <w:kern w:val="0"/>
                <w:sz w:val="18"/>
                <w:szCs w:val="18"/>
                <w:highlight w:val="none"/>
              </w:rPr>
              <w:t>4.0～10</w:t>
            </w:r>
          </w:p>
        </w:tc>
        <w:tc>
          <w:tcPr>
            <w:tcW w:w="632" w:type="pct"/>
            <w:tcBorders>
              <w:top w:val="nil"/>
              <w:left w:val="nil"/>
              <w:bottom w:val="single" w:color="auto" w:sz="4" w:space="0"/>
              <w:right w:val="single" w:color="auto" w:sz="4" w:space="0"/>
            </w:tcBorders>
            <w:shd w:val="clear" w:color="000000" w:fill="FFFFFF"/>
            <w:noWrap w:val="0"/>
            <w:vAlign w:val="center"/>
          </w:tcPr>
          <w:p w14:paraId="438D9E75">
            <w:pPr>
              <w:keepNext w:val="0"/>
              <w:keepLines w:val="0"/>
              <w:pageBreakBefore w:val="0"/>
              <w:widowControl/>
              <w:kinsoku/>
              <w:wordWrap/>
              <w:overflowPunct/>
              <w:topLinePunct w:val="0"/>
              <w:bidi w:val="0"/>
              <w:adjustRightInd/>
              <w:snapToGrid/>
              <w:spacing w:line="240" w:lineRule="auto"/>
              <w:ind w:firstLine="0" w:firstLineChars="0"/>
              <w:jc w:val="center"/>
              <w:rPr>
                <w:rFonts w:hint="eastAsia" w:ascii="宋体" w:hAnsi="宋体" w:eastAsia="宋体" w:cs="宋体"/>
                <w:kern w:val="0"/>
                <w:sz w:val="18"/>
                <w:szCs w:val="18"/>
                <w:highlight w:val="none"/>
              </w:rPr>
            </w:pPr>
            <w:r>
              <w:rPr>
                <w:rFonts w:hint="eastAsia" w:ascii="宋体" w:hAnsi="宋体" w:eastAsia="宋体" w:cs="宋体"/>
                <w:kern w:val="0"/>
                <w:sz w:val="18"/>
                <w:szCs w:val="18"/>
                <w:highlight w:val="none"/>
              </w:rPr>
              <w:t xml:space="preserve">11.2 </w:t>
            </w:r>
          </w:p>
        </w:tc>
      </w:tr>
      <w:tr w14:paraId="697D04F9">
        <w:tblPrEx>
          <w:tblCellMar>
            <w:top w:w="0" w:type="dxa"/>
            <w:left w:w="108" w:type="dxa"/>
            <w:bottom w:w="0" w:type="dxa"/>
            <w:right w:w="108" w:type="dxa"/>
          </w:tblCellMar>
        </w:tblPrEx>
        <w:trPr>
          <w:trHeight w:val="472" w:hRule="atLeast"/>
          <w:jc w:val="center"/>
        </w:trPr>
        <w:tc>
          <w:tcPr>
            <w:tcW w:w="352" w:type="pct"/>
            <w:vMerge w:val="restart"/>
            <w:tcBorders>
              <w:left w:val="single" w:color="auto" w:sz="4" w:space="0"/>
              <w:right w:val="single" w:color="auto" w:sz="4" w:space="0"/>
            </w:tcBorders>
            <w:shd w:val="clear" w:color="auto" w:fill="auto"/>
            <w:noWrap w:val="0"/>
            <w:vAlign w:val="center"/>
          </w:tcPr>
          <w:p w14:paraId="699C72EC">
            <w:pPr>
              <w:keepNext w:val="0"/>
              <w:keepLines w:val="0"/>
              <w:pageBreakBefore w:val="0"/>
              <w:widowControl/>
              <w:kinsoku/>
              <w:wordWrap/>
              <w:overflowPunct/>
              <w:topLinePunct w:val="0"/>
              <w:bidi w:val="0"/>
              <w:adjustRightInd/>
              <w:snapToGrid/>
              <w:spacing w:line="240" w:lineRule="auto"/>
              <w:ind w:firstLine="0" w:firstLineChars="0"/>
              <w:jc w:val="center"/>
              <w:rPr>
                <w:rFonts w:hint="eastAsia" w:ascii="宋体" w:hAnsi="宋体" w:eastAsia="宋体" w:cs="宋体"/>
                <w:kern w:val="0"/>
                <w:sz w:val="18"/>
                <w:szCs w:val="18"/>
                <w:highlight w:val="none"/>
              </w:rPr>
            </w:pPr>
            <w:r>
              <w:rPr>
                <w:rFonts w:hint="eastAsia" w:ascii="宋体" w:hAnsi="宋体" w:eastAsia="宋体" w:cs="宋体"/>
                <w:kern w:val="0"/>
                <w:sz w:val="18"/>
                <w:szCs w:val="18"/>
                <w:highlight w:val="none"/>
              </w:rPr>
              <w:t>广南支干线</w:t>
            </w:r>
          </w:p>
        </w:tc>
        <w:tc>
          <w:tcPr>
            <w:tcW w:w="359" w:type="pct"/>
            <w:vMerge w:val="restart"/>
            <w:tcBorders>
              <w:top w:val="nil"/>
              <w:left w:val="single" w:color="auto" w:sz="4" w:space="0"/>
              <w:right w:val="single" w:color="auto" w:sz="4" w:space="0"/>
            </w:tcBorders>
            <w:shd w:val="clear" w:color="auto" w:fill="auto"/>
            <w:noWrap w:val="0"/>
            <w:vAlign w:val="center"/>
          </w:tcPr>
          <w:p w14:paraId="52188A3F">
            <w:pPr>
              <w:keepNext w:val="0"/>
              <w:keepLines w:val="0"/>
              <w:pageBreakBefore w:val="0"/>
              <w:widowControl/>
              <w:kinsoku/>
              <w:wordWrap/>
              <w:overflowPunct/>
              <w:topLinePunct w:val="0"/>
              <w:bidi w:val="0"/>
              <w:adjustRightInd/>
              <w:snapToGrid/>
              <w:spacing w:line="240" w:lineRule="auto"/>
              <w:ind w:firstLine="0" w:firstLineChars="0"/>
              <w:jc w:val="center"/>
              <w:rPr>
                <w:rFonts w:hint="eastAsia" w:ascii="宋体" w:hAnsi="宋体" w:eastAsia="宋体" w:cs="宋体"/>
                <w:kern w:val="0"/>
                <w:sz w:val="18"/>
                <w:szCs w:val="18"/>
                <w:highlight w:val="none"/>
              </w:rPr>
            </w:pPr>
            <w:r>
              <w:rPr>
                <w:rFonts w:hint="eastAsia" w:ascii="宋体" w:hAnsi="宋体" w:eastAsia="宋体" w:cs="宋体"/>
                <w:kern w:val="0"/>
                <w:sz w:val="18"/>
                <w:szCs w:val="18"/>
                <w:highlight w:val="none"/>
              </w:rPr>
              <w:t>梧州</w:t>
            </w:r>
          </w:p>
        </w:tc>
        <w:tc>
          <w:tcPr>
            <w:tcW w:w="358" w:type="pct"/>
            <w:vMerge w:val="restart"/>
            <w:tcBorders>
              <w:top w:val="nil"/>
              <w:left w:val="single" w:color="auto" w:sz="4" w:space="0"/>
              <w:right w:val="single" w:color="auto" w:sz="4" w:space="0"/>
            </w:tcBorders>
            <w:shd w:val="clear" w:color="auto" w:fill="auto"/>
            <w:noWrap w:val="0"/>
            <w:vAlign w:val="center"/>
          </w:tcPr>
          <w:p w14:paraId="72326F06">
            <w:pPr>
              <w:keepNext w:val="0"/>
              <w:keepLines w:val="0"/>
              <w:pageBreakBefore w:val="0"/>
              <w:widowControl/>
              <w:kinsoku/>
              <w:wordWrap/>
              <w:overflowPunct/>
              <w:topLinePunct w:val="0"/>
              <w:bidi w:val="0"/>
              <w:adjustRightInd/>
              <w:snapToGrid/>
              <w:spacing w:line="240" w:lineRule="auto"/>
              <w:ind w:firstLine="0" w:firstLineChars="0"/>
              <w:jc w:val="center"/>
              <w:rPr>
                <w:rFonts w:hint="eastAsia" w:ascii="宋体" w:hAnsi="宋体" w:eastAsia="宋体" w:cs="宋体"/>
                <w:kern w:val="0"/>
                <w:sz w:val="18"/>
                <w:szCs w:val="18"/>
                <w:highlight w:val="none"/>
              </w:rPr>
            </w:pPr>
            <w:r>
              <w:rPr>
                <w:rFonts w:hint="eastAsia" w:ascii="宋体" w:hAnsi="宋体" w:eastAsia="宋体" w:cs="宋体"/>
                <w:kern w:val="0"/>
                <w:sz w:val="18"/>
                <w:szCs w:val="18"/>
                <w:highlight w:val="none"/>
              </w:rPr>
              <w:t>1+1</w:t>
            </w:r>
          </w:p>
        </w:tc>
        <w:tc>
          <w:tcPr>
            <w:tcW w:w="393" w:type="pct"/>
            <w:tcBorders>
              <w:top w:val="nil"/>
              <w:left w:val="nil"/>
              <w:bottom w:val="single" w:color="auto" w:sz="4" w:space="0"/>
              <w:right w:val="single" w:color="auto" w:sz="4" w:space="0"/>
            </w:tcBorders>
            <w:shd w:val="clear" w:color="000000" w:fill="FFFFFF"/>
            <w:noWrap w:val="0"/>
            <w:vAlign w:val="center"/>
          </w:tcPr>
          <w:p w14:paraId="4417023F">
            <w:pPr>
              <w:keepNext w:val="0"/>
              <w:keepLines w:val="0"/>
              <w:pageBreakBefore w:val="0"/>
              <w:widowControl/>
              <w:kinsoku/>
              <w:wordWrap/>
              <w:overflowPunct/>
              <w:topLinePunct w:val="0"/>
              <w:bidi w:val="0"/>
              <w:adjustRightInd/>
              <w:snapToGrid/>
              <w:spacing w:line="240" w:lineRule="auto"/>
              <w:ind w:firstLine="0" w:firstLineChars="0"/>
              <w:jc w:val="center"/>
              <w:rPr>
                <w:rFonts w:hint="eastAsia" w:ascii="宋体" w:hAnsi="宋体" w:eastAsia="宋体" w:cs="宋体"/>
                <w:kern w:val="0"/>
                <w:sz w:val="18"/>
                <w:szCs w:val="18"/>
                <w:highlight w:val="none"/>
              </w:rPr>
            </w:pPr>
            <w:r>
              <w:rPr>
                <w:rFonts w:hint="eastAsia" w:ascii="宋体" w:hAnsi="宋体" w:eastAsia="宋体" w:cs="宋体"/>
                <w:kern w:val="0"/>
                <w:sz w:val="18"/>
                <w:szCs w:val="18"/>
                <w:highlight w:val="none"/>
              </w:rPr>
              <w:t>燃驱</w:t>
            </w:r>
          </w:p>
        </w:tc>
        <w:tc>
          <w:tcPr>
            <w:tcW w:w="1257" w:type="pct"/>
            <w:tcBorders>
              <w:top w:val="nil"/>
              <w:left w:val="nil"/>
              <w:bottom w:val="single" w:color="auto" w:sz="4" w:space="0"/>
              <w:right w:val="single" w:color="auto" w:sz="4" w:space="0"/>
            </w:tcBorders>
            <w:shd w:val="clear" w:color="000000" w:fill="FFFFFF"/>
            <w:noWrap w:val="0"/>
            <w:vAlign w:val="center"/>
          </w:tcPr>
          <w:p w14:paraId="0C7D11D9">
            <w:pPr>
              <w:keepNext w:val="0"/>
              <w:keepLines w:val="0"/>
              <w:pageBreakBefore w:val="0"/>
              <w:widowControl/>
              <w:kinsoku/>
              <w:wordWrap/>
              <w:overflowPunct/>
              <w:topLinePunct w:val="0"/>
              <w:bidi w:val="0"/>
              <w:adjustRightInd/>
              <w:snapToGrid/>
              <w:spacing w:line="240" w:lineRule="auto"/>
              <w:ind w:firstLine="0" w:firstLineChars="0"/>
              <w:jc w:val="center"/>
              <w:rPr>
                <w:rFonts w:hint="eastAsia" w:ascii="宋体" w:hAnsi="宋体" w:eastAsia="宋体" w:cs="宋体"/>
                <w:kern w:val="0"/>
                <w:sz w:val="18"/>
                <w:szCs w:val="18"/>
                <w:highlight w:val="none"/>
              </w:rPr>
            </w:pPr>
            <w:r>
              <w:rPr>
                <w:rFonts w:hint="eastAsia" w:ascii="宋体" w:hAnsi="宋体" w:eastAsia="宋体" w:cs="宋体"/>
                <w:kern w:val="0"/>
                <w:sz w:val="18"/>
                <w:szCs w:val="18"/>
                <w:highlight w:val="none"/>
              </w:rPr>
              <w:t>沈鼓</w:t>
            </w:r>
            <w:r>
              <w:rPr>
                <w:rFonts w:hint="eastAsia" w:ascii="宋体" w:hAnsi="宋体" w:eastAsia="宋体" w:cs="宋体"/>
                <w:kern w:val="0"/>
                <w:sz w:val="18"/>
                <w:szCs w:val="18"/>
                <w:highlight w:val="none"/>
                <w:lang w:val="en-US" w:eastAsia="zh-CN"/>
              </w:rPr>
              <w:t>/</w:t>
            </w:r>
            <w:r>
              <w:rPr>
                <w:rFonts w:hint="eastAsia" w:ascii="宋体" w:hAnsi="宋体" w:eastAsia="宋体" w:cs="宋体"/>
                <w:kern w:val="0"/>
                <w:sz w:val="18"/>
                <w:szCs w:val="18"/>
                <w:highlight w:val="none"/>
              </w:rPr>
              <w:t>PCL803</w:t>
            </w:r>
          </w:p>
        </w:tc>
        <w:tc>
          <w:tcPr>
            <w:tcW w:w="802" w:type="pct"/>
            <w:tcBorders>
              <w:top w:val="nil"/>
              <w:left w:val="nil"/>
              <w:bottom w:val="single" w:color="auto" w:sz="4" w:space="0"/>
              <w:right w:val="single" w:color="auto" w:sz="4" w:space="0"/>
            </w:tcBorders>
            <w:shd w:val="clear" w:color="000000" w:fill="FFFFFF"/>
            <w:noWrap w:val="0"/>
            <w:vAlign w:val="center"/>
          </w:tcPr>
          <w:p w14:paraId="483B5097">
            <w:pPr>
              <w:keepNext w:val="0"/>
              <w:keepLines w:val="0"/>
              <w:pageBreakBefore w:val="0"/>
              <w:widowControl/>
              <w:kinsoku/>
              <w:wordWrap/>
              <w:overflowPunct/>
              <w:topLinePunct w:val="0"/>
              <w:bidi w:val="0"/>
              <w:adjustRightInd/>
              <w:snapToGrid/>
              <w:spacing w:line="240" w:lineRule="auto"/>
              <w:ind w:firstLine="0" w:firstLineChars="0"/>
              <w:jc w:val="center"/>
              <w:rPr>
                <w:rFonts w:hint="eastAsia" w:ascii="宋体" w:hAnsi="宋体" w:eastAsia="宋体" w:cs="宋体"/>
                <w:kern w:val="0"/>
                <w:sz w:val="18"/>
                <w:szCs w:val="18"/>
                <w:highlight w:val="none"/>
              </w:rPr>
            </w:pPr>
            <w:r>
              <w:rPr>
                <w:rFonts w:hint="eastAsia" w:ascii="宋体" w:hAnsi="宋体" w:eastAsia="宋体" w:cs="宋体"/>
                <w:kern w:val="0"/>
                <w:sz w:val="18"/>
                <w:szCs w:val="18"/>
                <w:highlight w:val="none"/>
              </w:rPr>
              <w:t>3500-5250</w:t>
            </w:r>
          </w:p>
        </w:tc>
        <w:tc>
          <w:tcPr>
            <w:tcW w:w="843" w:type="pct"/>
            <w:tcBorders>
              <w:top w:val="nil"/>
              <w:left w:val="nil"/>
              <w:bottom w:val="single" w:color="auto" w:sz="4" w:space="0"/>
              <w:right w:val="single" w:color="auto" w:sz="4" w:space="0"/>
            </w:tcBorders>
            <w:shd w:val="clear" w:color="000000" w:fill="FFFFFF"/>
            <w:noWrap w:val="0"/>
            <w:vAlign w:val="center"/>
          </w:tcPr>
          <w:p w14:paraId="33099CAB">
            <w:pPr>
              <w:keepNext w:val="0"/>
              <w:keepLines w:val="0"/>
              <w:pageBreakBefore w:val="0"/>
              <w:widowControl/>
              <w:kinsoku/>
              <w:wordWrap/>
              <w:overflowPunct/>
              <w:topLinePunct w:val="0"/>
              <w:bidi w:val="0"/>
              <w:adjustRightInd/>
              <w:snapToGrid/>
              <w:spacing w:line="240" w:lineRule="auto"/>
              <w:ind w:firstLine="0" w:firstLineChars="0"/>
              <w:jc w:val="center"/>
              <w:rPr>
                <w:rFonts w:hint="eastAsia" w:ascii="宋体" w:hAnsi="宋体" w:eastAsia="宋体" w:cs="宋体"/>
                <w:kern w:val="0"/>
                <w:sz w:val="18"/>
                <w:szCs w:val="18"/>
                <w:highlight w:val="none"/>
              </w:rPr>
            </w:pPr>
            <w:r>
              <w:rPr>
                <w:rFonts w:hint="eastAsia" w:ascii="宋体" w:hAnsi="宋体" w:eastAsia="宋体" w:cs="宋体"/>
                <w:kern w:val="0"/>
                <w:sz w:val="18"/>
                <w:szCs w:val="18"/>
                <w:highlight w:val="none"/>
                <w:lang w:val="en-US" w:eastAsia="zh-CN"/>
              </w:rPr>
              <w:t>4.5-10.3</w:t>
            </w:r>
          </w:p>
        </w:tc>
        <w:tc>
          <w:tcPr>
            <w:tcW w:w="632" w:type="pct"/>
            <w:tcBorders>
              <w:top w:val="nil"/>
              <w:left w:val="nil"/>
              <w:bottom w:val="single" w:color="auto" w:sz="4" w:space="0"/>
              <w:right w:val="single" w:color="auto" w:sz="4" w:space="0"/>
            </w:tcBorders>
            <w:shd w:val="clear" w:color="000000" w:fill="FFFFFF"/>
            <w:noWrap w:val="0"/>
            <w:vAlign w:val="center"/>
          </w:tcPr>
          <w:p w14:paraId="198A8F35">
            <w:pPr>
              <w:keepNext w:val="0"/>
              <w:keepLines w:val="0"/>
              <w:pageBreakBefore w:val="0"/>
              <w:widowControl/>
              <w:kinsoku/>
              <w:wordWrap/>
              <w:overflowPunct/>
              <w:topLinePunct w:val="0"/>
              <w:bidi w:val="0"/>
              <w:adjustRightInd/>
              <w:snapToGrid/>
              <w:spacing w:line="240" w:lineRule="auto"/>
              <w:ind w:firstLine="0" w:firstLineChars="0"/>
              <w:jc w:val="center"/>
              <w:rPr>
                <w:rFonts w:hint="eastAsia" w:ascii="宋体" w:hAnsi="宋体" w:eastAsia="宋体" w:cs="宋体"/>
                <w:kern w:val="0"/>
                <w:sz w:val="18"/>
                <w:szCs w:val="18"/>
                <w:highlight w:val="none"/>
              </w:rPr>
            </w:pPr>
            <w:r>
              <w:rPr>
                <w:rFonts w:hint="eastAsia" w:ascii="宋体" w:hAnsi="宋体" w:eastAsia="宋体" w:cs="宋体"/>
                <w:kern w:val="0"/>
                <w:sz w:val="18"/>
                <w:szCs w:val="18"/>
                <w:highlight w:val="none"/>
                <w:lang w:val="en-US" w:eastAsia="zh-CN"/>
              </w:rPr>
              <w:t>26.7</w:t>
            </w:r>
          </w:p>
        </w:tc>
      </w:tr>
      <w:tr w14:paraId="34396C7A">
        <w:tblPrEx>
          <w:tblCellMar>
            <w:top w:w="0" w:type="dxa"/>
            <w:left w:w="108" w:type="dxa"/>
            <w:bottom w:w="0" w:type="dxa"/>
            <w:right w:w="108" w:type="dxa"/>
          </w:tblCellMar>
        </w:tblPrEx>
        <w:trPr>
          <w:trHeight w:val="283" w:hRule="atLeast"/>
          <w:jc w:val="center"/>
        </w:trPr>
        <w:tc>
          <w:tcPr>
            <w:tcW w:w="352" w:type="pct"/>
            <w:vMerge w:val="continue"/>
            <w:tcBorders>
              <w:left w:val="single" w:color="auto" w:sz="4" w:space="0"/>
              <w:bottom w:val="single" w:color="auto" w:sz="4" w:space="0"/>
              <w:right w:val="single" w:color="auto" w:sz="4" w:space="0"/>
            </w:tcBorders>
            <w:shd w:val="clear" w:color="auto" w:fill="auto"/>
            <w:noWrap w:val="0"/>
            <w:vAlign w:val="center"/>
          </w:tcPr>
          <w:p w14:paraId="34C06DBC">
            <w:pPr>
              <w:keepNext w:val="0"/>
              <w:keepLines w:val="0"/>
              <w:pageBreakBefore w:val="0"/>
              <w:widowControl/>
              <w:kinsoku/>
              <w:wordWrap/>
              <w:overflowPunct/>
              <w:topLinePunct w:val="0"/>
              <w:bidi w:val="0"/>
              <w:adjustRightInd/>
              <w:snapToGrid/>
              <w:spacing w:line="240" w:lineRule="auto"/>
              <w:ind w:firstLine="0" w:firstLineChars="0"/>
              <w:jc w:val="center"/>
              <w:rPr>
                <w:rFonts w:hint="eastAsia" w:ascii="宋体" w:hAnsi="宋体" w:eastAsia="宋体" w:cs="宋体"/>
                <w:kern w:val="0"/>
                <w:sz w:val="18"/>
                <w:szCs w:val="18"/>
                <w:highlight w:val="none"/>
              </w:rPr>
            </w:pPr>
          </w:p>
        </w:tc>
        <w:tc>
          <w:tcPr>
            <w:tcW w:w="359" w:type="pct"/>
            <w:vMerge w:val="continue"/>
            <w:tcBorders>
              <w:left w:val="single" w:color="auto" w:sz="4" w:space="0"/>
              <w:bottom w:val="single" w:color="auto" w:sz="4" w:space="0"/>
              <w:right w:val="single" w:color="auto" w:sz="4" w:space="0"/>
            </w:tcBorders>
            <w:shd w:val="clear" w:color="auto" w:fill="auto"/>
            <w:noWrap w:val="0"/>
            <w:vAlign w:val="center"/>
          </w:tcPr>
          <w:p w14:paraId="72B2FE3E">
            <w:pPr>
              <w:keepNext w:val="0"/>
              <w:keepLines w:val="0"/>
              <w:pageBreakBefore w:val="0"/>
              <w:widowControl/>
              <w:kinsoku/>
              <w:wordWrap/>
              <w:overflowPunct/>
              <w:topLinePunct w:val="0"/>
              <w:bidi w:val="0"/>
              <w:adjustRightInd/>
              <w:snapToGrid/>
              <w:spacing w:line="240" w:lineRule="auto"/>
              <w:ind w:firstLine="0" w:firstLineChars="0"/>
              <w:jc w:val="center"/>
              <w:rPr>
                <w:rFonts w:hint="eastAsia" w:ascii="宋体" w:hAnsi="宋体" w:eastAsia="宋体" w:cs="宋体"/>
                <w:kern w:val="0"/>
                <w:sz w:val="18"/>
                <w:szCs w:val="18"/>
                <w:highlight w:val="none"/>
              </w:rPr>
            </w:pPr>
          </w:p>
        </w:tc>
        <w:tc>
          <w:tcPr>
            <w:tcW w:w="358" w:type="pct"/>
            <w:vMerge w:val="continue"/>
            <w:tcBorders>
              <w:left w:val="single" w:color="auto" w:sz="4" w:space="0"/>
              <w:bottom w:val="single" w:color="auto" w:sz="4" w:space="0"/>
              <w:right w:val="single" w:color="auto" w:sz="4" w:space="0"/>
            </w:tcBorders>
            <w:shd w:val="clear" w:color="auto" w:fill="auto"/>
            <w:noWrap w:val="0"/>
            <w:vAlign w:val="center"/>
          </w:tcPr>
          <w:p w14:paraId="202DD7C4">
            <w:pPr>
              <w:keepNext w:val="0"/>
              <w:keepLines w:val="0"/>
              <w:pageBreakBefore w:val="0"/>
              <w:widowControl/>
              <w:kinsoku/>
              <w:wordWrap/>
              <w:overflowPunct/>
              <w:topLinePunct w:val="0"/>
              <w:bidi w:val="0"/>
              <w:adjustRightInd/>
              <w:snapToGrid/>
              <w:spacing w:line="240" w:lineRule="auto"/>
              <w:ind w:firstLine="0" w:firstLineChars="0"/>
              <w:jc w:val="center"/>
              <w:rPr>
                <w:rFonts w:hint="eastAsia" w:ascii="宋体" w:hAnsi="宋体" w:eastAsia="宋体" w:cs="宋体"/>
                <w:kern w:val="0"/>
                <w:sz w:val="18"/>
                <w:szCs w:val="18"/>
                <w:highlight w:val="none"/>
              </w:rPr>
            </w:pPr>
          </w:p>
        </w:tc>
        <w:tc>
          <w:tcPr>
            <w:tcW w:w="393" w:type="pct"/>
            <w:tcBorders>
              <w:top w:val="nil"/>
              <w:left w:val="nil"/>
              <w:bottom w:val="single" w:color="auto" w:sz="4" w:space="0"/>
              <w:right w:val="single" w:color="auto" w:sz="4" w:space="0"/>
            </w:tcBorders>
            <w:shd w:val="clear" w:color="000000" w:fill="FFFFFF"/>
            <w:noWrap w:val="0"/>
            <w:vAlign w:val="center"/>
          </w:tcPr>
          <w:p w14:paraId="01A7DD74">
            <w:pPr>
              <w:keepNext w:val="0"/>
              <w:keepLines w:val="0"/>
              <w:pageBreakBefore w:val="0"/>
              <w:widowControl/>
              <w:kinsoku/>
              <w:wordWrap/>
              <w:overflowPunct/>
              <w:topLinePunct w:val="0"/>
              <w:bidi w:val="0"/>
              <w:adjustRightInd/>
              <w:snapToGrid/>
              <w:spacing w:line="240" w:lineRule="auto"/>
              <w:ind w:firstLine="0" w:firstLineChars="0"/>
              <w:jc w:val="center"/>
              <w:rPr>
                <w:rFonts w:hint="eastAsia" w:ascii="宋体" w:hAnsi="宋体" w:eastAsia="宋体" w:cs="宋体"/>
                <w:kern w:val="0"/>
                <w:sz w:val="18"/>
                <w:szCs w:val="18"/>
                <w:highlight w:val="none"/>
              </w:rPr>
            </w:pPr>
            <w:r>
              <w:rPr>
                <w:rFonts w:hint="eastAsia" w:ascii="宋体" w:hAnsi="宋体" w:eastAsia="宋体" w:cs="宋体"/>
                <w:kern w:val="0"/>
                <w:sz w:val="18"/>
                <w:szCs w:val="18"/>
                <w:highlight w:val="none"/>
              </w:rPr>
              <w:t>燃驱</w:t>
            </w:r>
          </w:p>
        </w:tc>
        <w:tc>
          <w:tcPr>
            <w:tcW w:w="1257" w:type="pct"/>
            <w:tcBorders>
              <w:top w:val="nil"/>
              <w:left w:val="nil"/>
              <w:bottom w:val="single" w:color="auto" w:sz="4" w:space="0"/>
              <w:right w:val="single" w:color="auto" w:sz="4" w:space="0"/>
            </w:tcBorders>
            <w:shd w:val="clear" w:color="000000" w:fill="FFFFFF"/>
            <w:noWrap w:val="0"/>
            <w:vAlign w:val="center"/>
          </w:tcPr>
          <w:p w14:paraId="03EE228C">
            <w:pPr>
              <w:keepNext w:val="0"/>
              <w:keepLines w:val="0"/>
              <w:pageBreakBefore w:val="0"/>
              <w:widowControl/>
              <w:kinsoku/>
              <w:wordWrap/>
              <w:overflowPunct/>
              <w:topLinePunct w:val="0"/>
              <w:bidi w:val="0"/>
              <w:adjustRightInd/>
              <w:snapToGrid/>
              <w:spacing w:line="240" w:lineRule="auto"/>
              <w:ind w:firstLine="0" w:firstLineChars="0"/>
              <w:jc w:val="center"/>
              <w:rPr>
                <w:rFonts w:hint="eastAsia" w:ascii="宋体" w:hAnsi="宋体" w:eastAsia="宋体" w:cs="宋体"/>
                <w:kern w:val="0"/>
                <w:sz w:val="18"/>
                <w:szCs w:val="18"/>
                <w:highlight w:val="none"/>
              </w:rPr>
            </w:pPr>
            <w:r>
              <w:rPr>
                <w:rFonts w:hint="eastAsia" w:ascii="宋体" w:hAnsi="宋体" w:eastAsia="宋体" w:cs="宋体"/>
                <w:kern w:val="0"/>
                <w:sz w:val="18"/>
                <w:szCs w:val="18"/>
                <w:highlight w:val="none"/>
              </w:rPr>
              <w:t>沈鼓</w:t>
            </w:r>
            <w:r>
              <w:rPr>
                <w:rFonts w:hint="eastAsia" w:ascii="宋体" w:hAnsi="宋体" w:eastAsia="宋体" w:cs="宋体"/>
                <w:kern w:val="0"/>
                <w:sz w:val="18"/>
                <w:szCs w:val="18"/>
                <w:highlight w:val="none"/>
                <w:lang w:val="en-US" w:eastAsia="zh-CN"/>
              </w:rPr>
              <w:t>/</w:t>
            </w:r>
            <w:r>
              <w:rPr>
                <w:rFonts w:hint="eastAsia" w:ascii="宋体" w:hAnsi="宋体" w:eastAsia="宋体" w:cs="宋体"/>
                <w:kern w:val="0"/>
                <w:sz w:val="18"/>
                <w:szCs w:val="18"/>
                <w:highlight w:val="none"/>
              </w:rPr>
              <w:t>PCL803</w:t>
            </w:r>
          </w:p>
        </w:tc>
        <w:tc>
          <w:tcPr>
            <w:tcW w:w="802" w:type="pct"/>
            <w:tcBorders>
              <w:top w:val="nil"/>
              <w:left w:val="nil"/>
              <w:bottom w:val="single" w:color="auto" w:sz="4" w:space="0"/>
              <w:right w:val="single" w:color="auto" w:sz="4" w:space="0"/>
            </w:tcBorders>
            <w:shd w:val="clear" w:color="000000" w:fill="FFFFFF"/>
            <w:noWrap w:val="0"/>
            <w:vAlign w:val="center"/>
          </w:tcPr>
          <w:p w14:paraId="3809DF83">
            <w:pPr>
              <w:keepNext w:val="0"/>
              <w:keepLines w:val="0"/>
              <w:pageBreakBefore w:val="0"/>
              <w:widowControl/>
              <w:kinsoku/>
              <w:wordWrap/>
              <w:overflowPunct/>
              <w:topLinePunct w:val="0"/>
              <w:bidi w:val="0"/>
              <w:adjustRightInd/>
              <w:snapToGrid/>
              <w:spacing w:line="240" w:lineRule="auto"/>
              <w:ind w:firstLine="0" w:firstLineChars="0"/>
              <w:jc w:val="center"/>
              <w:rPr>
                <w:rFonts w:hint="eastAsia" w:ascii="宋体" w:hAnsi="宋体" w:eastAsia="宋体" w:cs="宋体"/>
                <w:kern w:val="0"/>
                <w:sz w:val="18"/>
                <w:szCs w:val="18"/>
                <w:highlight w:val="none"/>
              </w:rPr>
            </w:pPr>
            <w:r>
              <w:rPr>
                <w:rFonts w:hint="eastAsia" w:ascii="宋体" w:hAnsi="宋体" w:eastAsia="宋体" w:cs="宋体"/>
                <w:kern w:val="0"/>
                <w:sz w:val="18"/>
                <w:szCs w:val="18"/>
                <w:highlight w:val="none"/>
              </w:rPr>
              <w:t>3500-5250</w:t>
            </w:r>
          </w:p>
        </w:tc>
        <w:tc>
          <w:tcPr>
            <w:tcW w:w="843" w:type="pct"/>
            <w:tcBorders>
              <w:top w:val="nil"/>
              <w:left w:val="nil"/>
              <w:bottom w:val="single" w:color="auto" w:sz="4" w:space="0"/>
              <w:right w:val="single" w:color="auto" w:sz="4" w:space="0"/>
            </w:tcBorders>
            <w:shd w:val="clear" w:color="000000" w:fill="FFFFFF"/>
            <w:noWrap w:val="0"/>
            <w:vAlign w:val="center"/>
          </w:tcPr>
          <w:p w14:paraId="231AF3F8">
            <w:pPr>
              <w:keepNext w:val="0"/>
              <w:keepLines w:val="0"/>
              <w:pageBreakBefore w:val="0"/>
              <w:widowControl/>
              <w:kinsoku/>
              <w:wordWrap/>
              <w:overflowPunct/>
              <w:topLinePunct w:val="0"/>
              <w:bidi w:val="0"/>
              <w:adjustRightInd/>
              <w:snapToGrid/>
              <w:spacing w:line="240" w:lineRule="auto"/>
              <w:ind w:firstLine="0" w:firstLineChars="0"/>
              <w:jc w:val="center"/>
              <w:rPr>
                <w:rFonts w:hint="eastAsia" w:ascii="宋体" w:hAnsi="宋体" w:eastAsia="宋体" w:cs="宋体"/>
                <w:kern w:val="0"/>
                <w:sz w:val="18"/>
                <w:szCs w:val="18"/>
                <w:highlight w:val="none"/>
              </w:rPr>
            </w:pPr>
            <w:r>
              <w:rPr>
                <w:rFonts w:hint="eastAsia" w:ascii="宋体" w:hAnsi="宋体" w:eastAsia="宋体" w:cs="宋体"/>
                <w:kern w:val="0"/>
                <w:sz w:val="18"/>
                <w:szCs w:val="18"/>
                <w:highlight w:val="none"/>
                <w:lang w:val="en-US" w:eastAsia="zh-CN"/>
              </w:rPr>
              <w:t>4.5-10.3</w:t>
            </w:r>
          </w:p>
        </w:tc>
        <w:tc>
          <w:tcPr>
            <w:tcW w:w="632" w:type="pct"/>
            <w:tcBorders>
              <w:top w:val="nil"/>
              <w:left w:val="nil"/>
              <w:bottom w:val="single" w:color="auto" w:sz="4" w:space="0"/>
              <w:right w:val="single" w:color="auto" w:sz="4" w:space="0"/>
            </w:tcBorders>
            <w:shd w:val="clear" w:color="000000" w:fill="FFFFFF"/>
            <w:noWrap w:val="0"/>
            <w:vAlign w:val="center"/>
          </w:tcPr>
          <w:p w14:paraId="3D0466D5">
            <w:pPr>
              <w:keepNext w:val="0"/>
              <w:keepLines w:val="0"/>
              <w:pageBreakBefore w:val="0"/>
              <w:widowControl/>
              <w:kinsoku/>
              <w:wordWrap/>
              <w:overflowPunct/>
              <w:topLinePunct w:val="0"/>
              <w:bidi w:val="0"/>
              <w:adjustRightInd/>
              <w:snapToGrid/>
              <w:spacing w:line="240" w:lineRule="auto"/>
              <w:ind w:firstLine="0" w:firstLineChars="0"/>
              <w:jc w:val="center"/>
              <w:rPr>
                <w:rFonts w:hint="eastAsia" w:ascii="宋体" w:hAnsi="宋体" w:eastAsia="宋体" w:cs="宋体"/>
                <w:kern w:val="0"/>
                <w:sz w:val="18"/>
                <w:szCs w:val="18"/>
                <w:highlight w:val="none"/>
              </w:rPr>
            </w:pPr>
            <w:r>
              <w:rPr>
                <w:rFonts w:hint="eastAsia" w:ascii="宋体" w:hAnsi="宋体" w:eastAsia="宋体" w:cs="宋体"/>
                <w:kern w:val="0"/>
                <w:sz w:val="18"/>
                <w:szCs w:val="18"/>
                <w:highlight w:val="none"/>
                <w:lang w:val="en-US" w:eastAsia="zh-CN"/>
              </w:rPr>
              <w:t>26.7</w:t>
            </w:r>
          </w:p>
        </w:tc>
      </w:tr>
      <w:tr w14:paraId="48883B1A">
        <w:tblPrEx>
          <w:tblCellMar>
            <w:top w:w="0" w:type="dxa"/>
            <w:left w:w="108" w:type="dxa"/>
            <w:bottom w:w="0" w:type="dxa"/>
            <w:right w:w="108" w:type="dxa"/>
          </w:tblCellMar>
        </w:tblPrEx>
        <w:trPr>
          <w:trHeight w:val="113" w:hRule="atLeast"/>
          <w:jc w:val="center"/>
        </w:trPr>
        <w:tc>
          <w:tcPr>
            <w:tcW w:w="352" w:type="pct"/>
            <w:vMerge w:val="restart"/>
            <w:tcBorders>
              <w:top w:val="single" w:color="auto" w:sz="4" w:space="0"/>
              <w:left w:val="single" w:color="auto" w:sz="4" w:space="0"/>
              <w:right w:val="single" w:color="auto" w:sz="4" w:space="0"/>
            </w:tcBorders>
            <w:shd w:val="clear" w:color="auto" w:fill="auto"/>
            <w:noWrap w:val="0"/>
            <w:vAlign w:val="center"/>
          </w:tcPr>
          <w:p w14:paraId="24D45165">
            <w:pPr>
              <w:keepNext w:val="0"/>
              <w:keepLines w:val="0"/>
              <w:pageBreakBefore w:val="0"/>
              <w:widowControl/>
              <w:kinsoku/>
              <w:wordWrap/>
              <w:overflowPunct/>
              <w:topLinePunct w:val="0"/>
              <w:bidi w:val="0"/>
              <w:adjustRightInd/>
              <w:snapToGrid/>
              <w:spacing w:line="240" w:lineRule="auto"/>
              <w:ind w:firstLine="0" w:firstLineChars="0"/>
              <w:jc w:val="center"/>
              <w:rPr>
                <w:rFonts w:hint="eastAsia" w:ascii="宋体" w:hAnsi="宋体" w:eastAsia="宋体" w:cs="宋体"/>
                <w:kern w:val="0"/>
                <w:sz w:val="18"/>
                <w:szCs w:val="18"/>
                <w:highlight w:val="none"/>
                <w:lang w:val="en-US" w:eastAsia="zh-CN"/>
              </w:rPr>
            </w:pPr>
            <w:r>
              <w:rPr>
                <w:rFonts w:hint="eastAsia" w:ascii="宋体" w:hAnsi="宋体" w:eastAsia="宋体" w:cs="宋体"/>
                <w:kern w:val="0"/>
                <w:sz w:val="18"/>
                <w:szCs w:val="18"/>
                <w:highlight w:val="none"/>
              </w:rPr>
              <w:t>西二线</w:t>
            </w:r>
          </w:p>
        </w:tc>
        <w:tc>
          <w:tcPr>
            <w:tcW w:w="359" w:type="pct"/>
            <w:vMerge w:val="restart"/>
            <w:tcBorders>
              <w:top w:val="single" w:color="auto" w:sz="4" w:space="0"/>
              <w:left w:val="single" w:color="auto" w:sz="4" w:space="0"/>
              <w:right w:val="single" w:color="auto" w:sz="4" w:space="0"/>
            </w:tcBorders>
            <w:shd w:val="clear" w:color="auto" w:fill="auto"/>
            <w:noWrap w:val="0"/>
            <w:vAlign w:val="center"/>
          </w:tcPr>
          <w:p w14:paraId="24D450D1">
            <w:pPr>
              <w:keepNext w:val="0"/>
              <w:keepLines w:val="0"/>
              <w:pageBreakBefore w:val="0"/>
              <w:widowControl/>
              <w:kinsoku/>
              <w:wordWrap/>
              <w:overflowPunct/>
              <w:topLinePunct w:val="0"/>
              <w:bidi w:val="0"/>
              <w:adjustRightInd/>
              <w:snapToGrid/>
              <w:spacing w:line="240" w:lineRule="auto"/>
              <w:ind w:firstLine="0" w:firstLineChars="0"/>
              <w:jc w:val="center"/>
              <w:rPr>
                <w:rFonts w:hint="eastAsia" w:ascii="宋体" w:hAnsi="宋体" w:eastAsia="宋体" w:cs="宋体"/>
                <w:kern w:val="0"/>
                <w:sz w:val="18"/>
                <w:szCs w:val="18"/>
                <w:highlight w:val="none"/>
              </w:rPr>
            </w:pPr>
            <w:r>
              <w:rPr>
                <w:rFonts w:hint="eastAsia" w:ascii="宋体" w:hAnsi="宋体" w:eastAsia="宋体" w:cs="宋体"/>
                <w:kern w:val="0"/>
                <w:sz w:val="18"/>
                <w:szCs w:val="18"/>
                <w:highlight w:val="none"/>
              </w:rPr>
              <w:t>广州</w:t>
            </w:r>
          </w:p>
        </w:tc>
        <w:tc>
          <w:tcPr>
            <w:tcW w:w="358" w:type="pct"/>
            <w:vMerge w:val="restart"/>
            <w:tcBorders>
              <w:top w:val="single" w:color="auto" w:sz="4" w:space="0"/>
              <w:left w:val="single" w:color="auto" w:sz="4" w:space="0"/>
              <w:right w:val="single" w:color="auto" w:sz="4" w:space="0"/>
            </w:tcBorders>
            <w:shd w:val="clear" w:color="auto" w:fill="auto"/>
            <w:noWrap w:val="0"/>
            <w:vAlign w:val="center"/>
          </w:tcPr>
          <w:p w14:paraId="77DFC4F2">
            <w:pPr>
              <w:keepNext w:val="0"/>
              <w:keepLines w:val="0"/>
              <w:pageBreakBefore w:val="0"/>
              <w:widowControl/>
              <w:kinsoku/>
              <w:wordWrap/>
              <w:overflowPunct/>
              <w:topLinePunct w:val="0"/>
              <w:bidi w:val="0"/>
              <w:adjustRightInd/>
              <w:snapToGrid/>
              <w:spacing w:line="240" w:lineRule="auto"/>
              <w:ind w:firstLine="0" w:firstLineChars="0"/>
              <w:jc w:val="center"/>
              <w:rPr>
                <w:rFonts w:hint="eastAsia" w:ascii="宋体" w:hAnsi="宋体" w:eastAsia="宋体" w:cs="宋体"/>
                <w:kern w:val="0"/>
                <w:sz w:val="18"/>
                <w:szCs w:val="18"/>
                <w:highlight w:val="none"/>
              </w:rPr>
            </w:pPr>
            <w:r>
              <w:rPr>
                <w:rFonts w:hint="eastAsia" w:ascii="宋体" w:hAnsi="宋体" w:eastAsia="宋体" w:cs="宋体"/>
                <w:kern w:val="0"/>
                <w:sz w:val="18"/>
                <w:szCs w:val="18"/>
                <w:highlight w:val="none"/>
              </w:rPr>
              <w:t>1+1</w:t>
            </w:r>
          </w:p>
        </w:tc>
        <w:tc>
          <w:tcPr>
            <w:tcW w:w="393" w:type="pct"/>
            <w:tcBorders>
              <w:top w:val="single" w:color="auto" w:sz="4" w:space="0"/>
              <w:left w:val="nil"/>
              <w:bottom w:val="single" w:color="auto" w:sz="4" w:space="0"/>
              <w:right w:val="single" w:color="auto" w:sz="4" w:space="0"/>
            </w:tcBorders>
            <w:shd w:val="clear" w:color="000000" w:fill="FFFFFF"/>
            <w:noWrap w:val="0"/>
            <w:vAlign w:val="center"/>
          </w:tcPr>
          <w:p w14:paraId="3784D197">
            <w:pPr>
              <w:keepNext w:val="0"/>
              <w:keepLines w:val="0"/>
              <w:pageBreakBefore w:val="0"/>
              <w:widowControl/>
              <w:kinsoku/>
              <w:wordWrap/>
              <w:overflowPunct/>
              <w:topLinePunct w:val="0"/>
              <w:bidi w:val="0"/>
              <w:adjustRightInd/>
              <w:snapToGrid/>
              <w:spacing w:line="240" w:lineRule="auto"/>
              <w:ind w:firstLine="0" w:firstLineChars="0"/>
              <w:jc w:val="center"/>
              <w:rPr>
                <w:rFonts w:hint="eastAsia" w:ascii="宋体" w:hAnsi="宋体" w:eastAsia="宋体" w:cs="宋体"/>
                <w:kern w:val="0"/>
                <w:sz w:val="18"/>
                <w:szCs w:val="18"/>
                <w:highlight w:val="none"/>
              </w:rPr>
            </w:pPr>
            <w:r>
              <w:rPr>
                <w:rFonts w:hint="eastAsia" w:ascii="宋体" w:hAnsi="宋体" w:eastAsia="宋体" w:cs="宋体"/>
                <w:kern w:val="0"/>
                <w:sz w:val="18"/>
                <w:szCs w:val="18"/>
                <w:highlight w:val="none"/>
              </w:rPr>
              <w:t>电驱</w:t>
            </w:r>
          </w:p>
        </w:tc>
        <w:tc>
          <w:tcPr>
            <w:tcW w:w="1257" w:type="pct"/>
            <w:tcBorders>
              <w:top w:val="single" w:color="auto" w:sz="4" w:space="0"/>
              <w:left w:val="nil"/>
              <w:bottom w:val="single" w:color="auto" w:sz="4" w:space="0"/>
              <w:right w:val="single" w:color="auto" w:sz="4" w:space="0"/>
            </w:tcBorders>
            <w:shd w:val="clear" w:color="000000" w:fill="FFFFFF"/>
            <w:noWrap w:val="0"/>
            <w:vAlign w:val="center"/>
          </w:tcPr>
          <w:p w14:paraId="6DE3F828">
            <w:pPr>
              <w:keepNext w:val="0"/>
              <w:keepLines w:val="0"/>
              <w:pageBreakBefore w:val="0"/>
              <w:widowControl/>
              <w:kinsoku/>
              <w:wordWrap/>
              <w:overflowPunct/>
              <w:topLinePunct w:val="0"/>
              <w:bidi w:val="0"/>
              <w:adjustRightInd/>
              <w:snapToGrid/>
              <w:spacing w:line="240" w:lineRule="auto"/>
              <w:ind w:firstLine="0" w:firstLineChars="0"/>
              <w:jc w:val="center"/>
              <w:rPr>
                <w:rFonts w:hint="eastAsia" w:ascii="宋体" w:hAnsi="宋体" w:eastAsia="宋体" w:cs="宋体"/>
                <w:kern w:val="0"/>
                <w:sz w:val="18"/>
                <w:szCs w:val="18"/>
                <w:highlight w:val="none"/>
                <w:lang w:val="en-US" w:eastAsia="zh-CN"/>
              </w:rPr>
            </w:pPr>
            <w:r>
              <w:rPr>
                <w:rFonts w:hint="eastAsia" w:ascii="宋体" w:hAnsi="宋体" w:eastAsia="宋体" w:cs="宋体"/>
                <w:kern w:val="0"/>
                <w:sz w:val="18"/>
                <w:szCs w:val="18"/>
                <w:highlight w:val="none"/>
              </w:rPr>
              <w:t>沈鼓</w:t>
            </w:r>
            <w:r>
              <w:rPr>
                <w:rFonts w:hint="eastAsia" w:ascii="宋体" w:hAnsi="宋体" w:eastAsia="宋体" w:cs="宋体"/>
                <w:kern w:val="0"/>
                <w:sz w:val="18"/>
                <w:szCs w:val="18"/>
                <w:highlight w:val="none"/>
                <w:lang w:val="en-US" w:eastAsia="zh-CN"/>
              </w:rPr>
              <w:t>/</w:t>
            </w:r>
            <w:r>
              <w:rPr>
                <w:rFonts w:hint="eastAsia" w:ascii="宋体" w:hAnsi="宋体" w:eastAsia="宋体" w:cs="宋体"/>
                <w:kern w:val="0"/>
                <w:sz w:val="18"/>
                <w:szCs w:val="18"/>
                <w:highlight w:val="none"/>
              </w:rPr>
              <w:t>PCL804</w:t>
            </w:r>
          </w:p>
        </w:tc>
        <w:tc>
          <w:tcPr>
            <w:tcW w:w="802" w:type="pct"/>
            <w:tcBorders>
              <w:top w:val="single" w:color="auto" w:sz="4" w:space="0"/>
              <w:left w:val="nil"/>
              <w:bottom w:val="single" w:color="auto" w:sz="4" w:space="0"/>
              <w:right w:val="single" w:color="auto" w:sz="4" w:space="0"/>
            </w:tcBorders>
            <w:shd w:val="clear" w:color="000000" w:fill="FFFFFF"/>
            <w:noWrap w:val="0"/>
            <w:vAlign w:val="center"/>
          </w:tcPr>
          <w:p w14:paraId="1DAC2D06">
            <w:pPr>
              <w:keepNext w:val="0"/>
              <w:keepLines w:val="0"/>
              <w:pageBreakBefore w:val="0"/>
              <w:widowControl/>
              <w:kinsoku/>
              <w:wordWrap/>
              <w:overflowPunct/>
              <w:topLinePunct w:val="0"/>
              <w:bidi w:val="0"/>
              <w:adjustRightInd/>
              <w:snapToGrid/>
              <w:spacing w:line="240" w:lineRule="auto"/>
              <w:ind w:firstLine="0" w:firstLineChars="0"/>
              <w:jc w:val="center"/>
              <w:rPr>
                <w:rFonts w:hint="eastAsia" w:ascii="宋体" w:hAnsi="宋体" w:eastAsia="宋体" w:cs="宋体"/>
                <w:kern w:val="0"/>
                <w:sz w:val="18"/>
                <w:szCs w:val="18"/>
                <w:highlight w:val="none"/>
              </w:rPr>
            </w:pPr>
            <w:r>
              <w:rPr>
                <w:rFonts w:hint="eastAsia" w:ascii="宋体" w:hAnsi="宋体" w:eastAsia="宋体" w:cs="宋体"/>
                <w:kern w:val="0"/>
                <w:sz w:val="18"/>
                <w:szCs w:val="18"/>
                <w:highlight w:val="none"/>
              </w:rPr>
              <w:t>3120-4800</w:t>
            </w:r>
          </w:p>
        </w:tc>
        <w:tc>
          <w:tcPr>
            <w:tcW w:w="843" w:type="pct"/>
            <w:tcBorders>
              <w:top w:val="single" w:color="auto" w:sz="4" w:space="0"/>
              <w:left w:val="nil"/>
              <w:bottom w:val="single" w:color="auto" w:sz="4" w:space="0"/>
              <w:right w:val="single" w:color="auto" w:sz="4" w:space="0"/>
            </w:tcBorders>
            <w:shd w:val="clear" w:color="000000" w:fill="FFFFFF"/>
            <w:noWrap w:val="0"/>
            <w:vAlign w:val="center"/>
          </w:tcPr>
          <w:p w14:paraId="0A77FEAE">
            <w:pPr>
              <w:keepNext w:val="0"/>
              <w:keepLines w:val="0"/>
              <w:pageBreakBefore w:val="0"/>
              <w:widowControl/>
              <w:kinsoku/>
              <w:wordWrap/>
              <w:overflowPunct/>
              <w:topLinePunct w:val="0"/>
              <w:bidi w:val="0"/>
              <w:adjustRightInd/>
              <w:snapToGrid/>
              <w:spacing w:line="240" w:lineRule="auto"/>
              <w:ind w:firstLine="0" w:firstLineChars="0"/>
              <w:jc w:val="center"/>
              <w:rPr>
                <w:rFonts w:hint="eastAsia" w:ascii="宋体" w:hAnsi="宋体" w:eastAsia="宋体" w:cs="宋体"/>
                <w:kern w:val="0"/>
                <w:sz w:val="18"/>
                <w:szCs w:val="18"/>
                <w:highlight w:val="none"/>
              </w:rPr>
            </w:pPr>
            <w:r>
              <w:rPr>
                <w:rFonts w:hint="eastAsia" w:ascii="宋体" w:hAnsi="宋体" w:eastAsia="宋体" w:cs="宋体"/>
                <w:kern w:val="0"/>
                <w:sz w:val="18"/>
                <w:szCs w:val="18"/>
                <w:highlight w:val="none"/>
              </w:rPr>
              <w:t>&gt;5.95</w:t>
            </w:r>
          </w:p>
        </w:tc>
        <w:tc>
          <w:tcPr>
            <w:tcW w:w="632" w:type="pct"/>
            <w:tcBorders>
              <w:top w:val="single" w:color="auto" w:sz="4" w:space="0"/>
              <w:left w:val="nil"/>
              <w:bottom w:val="single" w:color="auto" w:sz="4" w:space="0"/>
              <w:right w:val="single" w:color="auto" w:sz="4" w:space="0"/>
            </w:tcBorders>
            <w:shd w:val="clear" w:color="000000" w:fill="FFFFFF"/>
            <w:noWrap w:val="0"/>
            <w:vAlign w:val="center"/>
          </w:tcPr>
          <w:p w14:paraId="31816337">
            <w:pPr>
              <w:keepNext w:val="0"/>
              <w:keepLines w:val="0"/>
              <w:pageBreakBefore w:val="0"/>
              <w:widowControl/>
              <w:kinsoku/>
              <w:wordWrap/>
              <w:overflowPunct/>
              <w:topLinePunct w:val="0"/>
              <w:bidi w:val="0"/>
              <w:adjustRightInd/>
              <w:snapToGrid/>
              <w:spacing w:line="240" w:lineRule="auto"/>
              <w:ind w:firstLine="0" w:firstLineChars="0"/>
              <w:jc w:val="center"/>
              <w:rPr>
                <w:rFonts w:hint="eastAsia" w:ascii="宋体" w:hAnsi="宋体" w:eastAsia="宋体" w:cs="宋体"/>
                <w:kern w:val="0"/>
                <w:sz w:val="18"/>
                <w:szCs w:val="18"/>
                <w:highlight w:val="none"/>
              </w:rPr>
            </w:pPr>
            <w:r>
              <w:rPr>
                <w:rFonts w:hint="eastAsia" w:ascii="宋体" w:hAnsi="宋体" w:eastAsia="宋体" w:cs="宋体"/>
                <w:kern w:val="0"/>
                <w:sz w:val="18"/>
                <w:szCs w:val="18"/>
                <w:highlight w:val="none"/>
              </w:rPr>
              <w:t xml:space="preserve">18.0 </w:t>
            </w:r>
          </w:p>
        </w:tc>
      </w:tr>
      <w:tr w14:paraId="0018918E">
        <w:tblPrEx>
          <w:tblCellMar>
            <w:top w:w="0" w:type="dxa"/>
            <w:left w:w="108" w:type="dxa"/>
            <w:bottom w:w="0" w:type="dxa"/>
            <w:right w:w="108" w:type="dxa"/>
          </w:tblCellMar>
        </w:tblPrEx>
        <w:trPr>
          <w:trHeight w:val="113" w:hRule="atLeast"/>
          <w:jc w:val="center"/>
        </w:trPr>
        <w:tc>
          <w:tcPr>
            <w:tcW w:w="352" w:type="pct"/>
            <w:vMerge w:val="continue"/>
            <w:tcBorders>
              <w:left w:val="single" w:color="auto" w:sz="4" w:space="0"/>
              <w:right w:val="single" w:color="auto" w:sz="4" w:space="0"/>
            </w:tcBorders>
            <w:shd w:val="clear" w:color="auto" w:fill="auto"/>
            <w:noWrap w:val="0"/>
            <w:vAlign w:val="center"/>
          </w:tcPr>
          <w:p w14:paraId="02C7EB79">
            <w:pPr>
              <w:keepNext w:val="0"/>
              <w:keepLines w:val="0"/>
              <w:pageBreakBefore w:val="0"/>
              <w:widowControl/>
              <w:kinsoku/>
              <w:wordWrap/>
              <w:overflowPunct/>
              <w:topLinePunct w:val="0"/>
              <w:bidi w:val="0"/>
              <w:spacing w:line="240" w:lineRule="auto"/>
              <w:ind w:left="0" w:leftChars="0" w:firstLine="0" w:firstLineChars="0"/>
              <w:jc w:val="both"/>
              <w:rPr>
                <w:rFonts w:hint="eastAsia" w:ascii="宋体" w:hAnsi="宋体" w:eastAsia="宋体" w:cs="宋体"/>
                <w:kern w:val="0"/>
                <w:sz w:val="18"/>
                <w:szCs w:val="18"/>
                <w:highlight w:val="none"/>
              </w:rPr>
            </w:pPr>
          </w:p>
        </w:tc>
        <w:tc>
          <w:tcPr>
            <w:tcW w:w="359" w:type="pct"/>
            <w:vMerge w:val="continue"/>
            <w:tcBorders>
              <w:left w:val="single" w:color="auto" w:sz="4" w:space="0"/>
              <w:bottom w:val="single" w:color="auto" w:sz="4" w:space="0"/>
              <w:right w:val="single" w:color="auto" w:sz="4" w:space="0"/>
            </w:tcBorders>
            <w:shd w:val="clear" w:color="auto" w:fill="auto"/>
            <w:noWrap w:val="0"/>
            <w:vAlign w:val="center"/>
          </w:tcPr>
          <w:p w14:paraId="0154B655">
            <w:pPr>
              <w:keepNext w:val="0"/>
              <w:keepLines w:val="0"/>
              <w:pageBreakBefore w:val="0"/>
              <w:widowControl/>
              <w:kinsoku/>
              <w:wordWrap/>
              <w:overflowPunct/>
              <w:topLinePunct w:val="0"/>
              <w:bidi w:val="0"/>
              <w:adjustRightInd/>
              <w:snapToGrid/>
              <w:spacing w:line="240" w:lineRule="auto"/>
              <w:ind w:firstLine="0" w:firstLineChars="0"/>
              <w:jc w:val="center"/>
              <w:rPr>
                <w:rFonts w:hint="eastAsia" w:ascii="宋体" w:hAnsi="宋体" w:eastAsia="宋体" w:cs="宋体"/>
                <w:kern w:val="0"/>
                <w:sz w:val="18"/>
                <w:szCs w:val="18"/>
                <w:highlight w:val="none"/>
              </w:rPr>
            </w:pPr>
          </w:p>
        </w:tc>
        <w:tc>
          <w:tcPr>
            <w:tcW w:w="358" w:type="pct"/>
            <w:vMerge w:val="continue"/>
            <w:tcBorders>
              <w:left w:val="single" w:color="auto" w:sz="4" w:space="0"/>
              <w:bottom w:val="single" w:color="auto" w:sz="4" w:space="0"/>
              <w:right w:val="single" w:color="auto" w:sz="4" w:space="0"/>
            </w:tcBorders>
            <w:shd w:val="clear" w:color="auto" w:fill="auto"/>
            <w:noWrap w:val="0"/>
            <w:vAlign w:val="center"/>
          </w:tcPr>
          <w:p w14:paraId="15DEA3CF">
            <w:pPr>
              <w:keepNext w:val="0"/>
              <w:keepLines w:val="0"/>
              <w:pageBreakBefore w:val="0"/>
              <w:widowControl/>
              <w:kinsoku/>
              <w:wordWrap/>
              <w:overflowPunct/>
              <w:topLinePunct w:val="0"/>
              <w:bidi w:val="0"/>
              <w:adjustRightInd/>
              <w:snapToGrid/>
              <w:spacing w:line="240" w:lineRule="auto"/>
              <w:ind w:firstLine="0" w:firstLineChars="0"/>
              <w:jc w:val="center"/>
              <w:rPr>
                <w:rFonts w:hint="eastAsia" w:ascii="宋体" w:hAnsi="宋体" w:eastAsia="宋体" w:cs="宋体"/>
                <w:kern w:val="0"/>
                <w:sz w:val="18"/>
                <w:szCs w:val="18"/>
                <w:highlight w:val="none"/>
              </w:rPr>
            </w:pPr>
          </w:p>
        </w:tc>
        <w:tc>
          <w:tcPr>
            <w:tcW w:w="393" w:type="pct"/>
            <w:tcBorders>
              <w:top w:val="single" w:color="auto" w:sz="4" w:space="0"/>
              <w:left w:val="nil"/>
              <w:bottom w:val="single" w:color="auto" w:sz="4" w:space="0"/>
              <w:right w:val="single" w:color="auto" w:sz="4" w:space="0"/>
            </w:tcBorders>
            <w:shd w:val="clear" w:color="000000" w:fill="FFFFFF"/>
            <w:noWrap w:val="0"/>
            <w:vAlign w:val="center"/>
          </w:tcPr>
          <w:p w14:paraId="385D60A7">
            <w:pPr>
              <w:keepNext w:val="0"/>
              <w:keepLines w:val="0"/>
              <w:pageBreakBefore w:val="0"/>
              <w:widowControl/>
              <w:kinsoku/>
              <w:wordWrap/>
              <w:overflowPunct/>
              <w:topLinePunct w:val="0"/>
              <w:bidi w:val="0"/>
              <w:adjustRightInd/>
              <w:snapToGrid/>
              <w:spacing w:line="240" w:lineRule="auto"/>
              <w:ind w:firstLine="0" w:firstLineChars="0"/>
              <w:jc w:val="center"/>
              <w:rPr>
                <w:rFonts w:hint="eastAsia" w:ascii="宋体" w:hAnsi="宋体" w:eastAsia="宋体" w:cs="宋体"/>
                <w:kern w:val="0"/>
                <w:sz w:val="18"/>
                <w:szCs w:val="18"/>
                <w:highlight w:val="none"/>
              </w:rPr>
            </w:pPr>
            <w:r>
              <w:rPr>
                <w:rFonts w:hint="eastAsia" w:ascii="宋体" w:hAnsi="宋体" w:eastAsia="宋体" w:cs="宋体"/>
                <w:kern w:val="0"/>
                <w:sz w:val="18"/>
                <w:szCs w:val="18"/>
                <w:highlight w:val="none"/>
              </w:rPr>
              <w:t>电驱</w:t>
            </w:r>
          </w:p>
        </w:tc>
        <w:tc>
          <w:tcPr>
            <w:tcW w:w="1257" w:type="pct"/>
            <w:tcBorders>
              <w:top w:val="single" w:color="auto" w:sz="4" w:space="0"/>
              <w:left w:val="nil"/>
              <w:bottom w:val="single" w:color="auto" w:sz="4" w:space="0"/>
              <w:right w:val="single" w:color="auto" w:sz="4" w:space="0"/>
            </w:tcBorders>
            <w:shd w:val="clear" w:color="000000" w:fill="FFFFFF"/>
            <w:noWrap w:val="0"/>
            <w:vAlign w:val="center"/>
          </w:tcPr>
          <w:p w14:paraId="21C73D1D">
            <w:pPr>
              <w:keepNext w:val="0"/>
              <w:keepLines w:val="0"/>
              <w:pageBreakBefore w:val="0"/>
              <w:widowControl/>
              <w:kinsoku/>
              <w:wordWrap/>
              <w:overflowPunct/>
              <w:topLinePunct w:val="0"/>
              <w:bidi w:val="0"/>
              <w:adjustRightInd/>
              <w:snapToGrid/>
              <w:spacing w:line="240" w:lineRule="auto"/>
              <w:ind w:firstLine="0" w:firstLineChars="0"/>
              <w:jc w:val="center"/>
              <w:rPr>
                <w:rFonts w:hint="eastAsia" w:ascii="宋体" w:hAnsi="宋体" w:eastAsia="宋体" w:cs="宋体"/>
                <w:kern w:val="0"/>
                <w:sz w:val="18"/>
                <w:szCs w:val="18"/>
                <w:highlight w:val="none"/>
                <w:lang w:val="en-US" w:eastAsia="zh-CN"/>
              </w:rPr>
            </w:pPr>
            <w:r>
              <w:rPr>
                <w:rFonts w:hint="eastAsia" w:ascii="宋体" w:hAnsi="宋体" w:eastAsia="宋体" w:cs="宋体"/>
                <w:kern w:val="0"/>
                <w:sz w:val="18"/>
                <w:szCs w:val="18"/>
                <w:highlight w:val="none"/>
              </w:rPr>
              <w:t>沈鼓</w:t>
            </w:r>
            <w:r>
              <w:rPr>
                <w:rFonts w:hint="eastAsia" w:ascii="宋体" w:hAnsi="宋体" w:eastAsia="宋体" w:cs="宋体"/>
                <w:kern w:val="0"/>
                <w:sz w:val="18"/>
                <w:szCs w:val="18"/>
                <w:highlight w:val="none"/>
                <w:lang w:val="en-US" w:eastAsia="zh-CN"/>
              </w:rPr>
              <w:t>/</w:t>
            </w:r>
            <w:r>
              <w:rPr>
                <w:rFonts w:hint="eastAsia" w:ascii="宋体" w:hAnsi="宋体" w:eastAsia="宋体" w:cs="宋体"/>
                <w:kern w:val="0"/>
                <w:sz w:val="18"/>
                <w:szCs w:val="18"/>
                <w:highlight w:val="none"/>
              </w:rPr>
              <w:t>PCL804</w:t>
            </w:r>
          </w:p>
        </w:tc>
        <w:tc>
          <w:tcPr>
            <w:tcW w:w="802" w:type="pct"/>
            <w:tcBorders>
              <w:top w:val="single" w:color="auto" w:sz="4" w:space="0"/>
              <w:left w:val="nil"/>
              <w:bottom w:val="single" w:color="auto" w:sz="4" w:space="0"/>
              <w:right w:val="single" w:color="auto" w:sz="4" w:space="0"/>
            </w:tcBorders>
            <w:shd w:val="clear" w:color="000000" w:fill="FFFFFF"/>
            <w:noWrap w:val="0"/>
            <w:vAlign w:val="center"/>
          </w:tcPr>
          <w:p w14:paraId="08427A1E">
            <w:pPr>
              <w:keepNext w:val="0"/>
              <w:keepLines w:val="0"/>
              <w:pageBreakBefore w:val="0"/>
              <w:widowControl/>
              <w:kinsoku/>
              <w:wordWrap/>
              <w:overflowPunct/>
              <w:topLinePunct w:val="0"/>
              <w:bidi w:val="0"/>
              <w:adjustRightInd/>
              <w:snapToGrid/>
              <w:spacing w:line="240" w:lineRule="auto"/>
              <w:ind w:firstLine="0" w:firstLineChars="0"/>
              <w:jc w:val="center"/>
              <w:rPr>
                <w:rFonts w:hint="eastAsia" w:ascii="宋体" w:hAnsi="宋体" w:eastAsia="宋体" w:cs="宋体"/>
                <w:kern w:val="0"/>
                <w:sz w:val="18"/>
                <w:szCs w:val="18"/>
                <w:highlight w:val="none"/>
              </w:rPr>
            </w:pPr>
            <w:r>
              <w:rPr>
                <w:rFonts w:hint="eastAsia" w:ascii="宋体" w:hAnsi="宋体" w:eastAsia="宋体" w:cs="宋体"/>
                <w:kern w:val="0"/>
                <w:sz w:val="18"/>
                <w:szCs w:val="18"/>
                <w:highlight w:val="none"/>
              </w:rPr>
              <w:t>3120-4800</w:t>
            </w:r>
          </w:p>
        </w:tc>
        <w:tc>
          <w:tcPr>
            <w:tcW w:w="843" w:type="pct"/>
            <w:tcBorders>
              <w:top w:val="single" w:color="auto" w:sz="4" w:space="0"/>
              <w:left w:val="nil"/>
              <w:bottom w:val="single" w:color="auto" w:sz="4" w:space="0"/>
              <w:right w:val="single" w:color="auto" w:sz="4" w:space="0"/>
            </w:tcBorders>
            <w:shd w:val="clear" w:color="000000" w:fill="FFFFFF"/>
            <w:noWrap w:val="0"/>
            <w:vAlign w:val="center"/>
          </w:tcPr>
          <w:p w14:paraId="1CD4E322">
            <w:pPr>
              <w:keepNext w:val="0"/>
              <w:keepLines w:val="0"/>
              <w:pageBreakBefore w:val="0"/>
              <w:widowControl/>
              <w:kinsoku/>
              <w:wordWrap/>
              <w:overflowPunct/>
              <w:topLinePunct w:val="0"/>
              <w:bidi w:val="0"/>
              <w:adjustRightInd/>
              <w:snapToGrid/>
              <w:spacing w:line="240" w:lineRule="auto"/>
              <w:ind w:firstLine="0" w:firstLineChars="0"/>
              <w:jc w:val="center"/>
              <w:rPr>
                <w:rFonts w:hint="eastAsia" w:ascii="宋体" w:hAnsi="宋体" w:eastAsia="宋体" w:cs="宋体"/>
                <w:kern w:val="0"/>
                <w:sz w:val="18"/>
                <w:szCs w:val="18"/>
                <w:highlight w:val="none"/>
              </w:rPr>
            </w:pPr>
            <w:r>
              <w:rPr>
                <w:rFonts w:hint="eastAsia" w:ascii="宋体" w:hAnsi="宋体" w:eastAsia="宋体" w:cs="宋体"/>
                <w:kern w:val="0"/>
                <w:sz w:val="18"/>
                <w:szCs w:val="18"/>
                <w:highlight w:val="none"/>
              </w:rPr>
              <w:t>&gt;5.95</w:t>
            </w:r>
          </w:p>
        </w:tc>
        <w:tc>
          <w:tcPr>
            <w:tcW w:w="632" w:type="pct"/>
            <w:tcBorders>
              <w:top w:val="single" w:color="auto" w:sz="4" w:space="0"/>
              <w:left w:val="nil"/>
              <w:bottom w:val="single" w:color="auto" w:sz="4" w:space="0"/>
              <w:right w:val="single" w:color="auto" w:sz="4" w:space="0"/>
            </w:tcBorders>
            <w:shd w:val="clear" w:color="000000" w:fill="FFFFFF"/>
            <w:noWrap w:val="0"/>
            <w:vAlign w:val="center"/>
          </w:tcPr>
          <w:p w14:paraId="4BF602B1">
            <w:pPr>
              <w:keepNext w:val="0"/>
              <w:keepLines w:val="0"/>
              <w:pageBreakBefore w:val="0"/>
              <w:widowControl/>
              <w:kinsoku/>
              <w:wordWrap/>
              <w:overflowPunct/>
              <w:topLinePunct w:val="0"/>
              <w:bidi w:val="0"/>
              <w:adjustRightInd/>
              <w:snapToGrid/>
              <w:spacing w:line="240" w:lineRule="auto"/>
              <w:ind w:firstLine="0" w:firstLineChars="0"/>
              <w:jc w:val="center"/>
              <w:rPr>
                <w:rFonts w:hint="eastAsia" w:ascii="宋体" w:hAnsi="宋体" w:eastAsia="宋体" w:cs="宋体"/>
                <w:kern w:val="0"/>
                <w:sz w:val="18"/>
                <w:szCs w:val="18"/>
                <w:highlight w:val="none"/>
              </w:rPr>
            </w:pPr>
            <w:r>
              <w:rPr>
                <w:rFonts w:hint="eastAsia" w:ascii="宋体" w:hAnsi="宋体" w:eastAsia="宋体" w:cs="宋体"/>
                <w:kern w:val="0"/>
                <w:sz w:val="18"/>
                <w:szCs w:val="18"/>
                <w:highlight w:val="none"/>
              </w:rPr>
              <w:t xml:space="preserve">18.0 </w:t>
            </w:r>
          </w:p>
        </w:tc>
      </w:tr>
      <w:tr w14:paraId="00A5F5D3">
        <w:tblPrEx>
          <w:tblCellMar>
            <w:top w:w="0" w:type="dxa"/>
            <w:left w:w="108" w:type="dxa"/>
            <w:bottom w:w="0" w:type="dxa"/>
            <w:right w:w="108" w:type="dxa"/>
          </w:tblCellMar>
        </w:tblPrEx>
        <w:trPr>
          <w:trHeight w:val="113" w:hRule="atLeast"/>
          <w:jc w:val="center"/>
        </w:trPr>
        <w:tc>
          <w:tcPr>
            <w:tcW w:w="352" w:type="pct"/>
            <w:vMerge w:val="continue"/>
            <w:tcBorders>
              <w:left w:val="single" w:color="auto" w:sz="4" w:space="0"/>
              <w:right w:val="single" w:color="auto" w:sz="4" w:space="0"/>
            </w:tcBorders>
            <w:shd w:val="clear" w:color="auto" w:fill="auto"/>
            <w:noWrap w:val="0"/>
            <w:vAlign w:val="center"/>
          </w:tcPr>
          <w:p w14:paraId="60C59151">
            <w:pPr>
              <w:keepNext w:val="0"/>
              <w:keepLines w:val="0"/>
              <w:pageBreakBefore w:val="0"/>
              <w:widowControl/>
              <w:kinsoku/>
              <w:wordWrap/>
              <w:overflowPunct/>
              <w:topLinePunct w:val="0"/>
              <w:bidi w:val="0"/>
              <w:spacing w:line="240" w:lineRule="auto"/>
              <w:ind w:left="0" w:leftChars="0" w:firstLine="0" w:firstLineChars="0"/>
              <w:jc w:val="both"/>
              <w:rPr>
                <w:rFonts w:hint="eastAsia" w:ascii="宋体" w:hAnsi="宋体" w:eastAsia="宋体" w:cs="宋体"/>
                <w:kern w:val="0"/>
                <w:sz w:val="18"/>
                <w:szCs w:val="18"/>
                <w:highlight w:val="none"/>
                <w:lang w:val="en-US" w:eastAsia="zh-CN"/>
              </w:rPr>
            </w:pPr>
          </w:p>
        </w:tc>
        <w:tc>
          <w:tcPr>
            <w:tcW w:w="359" w:type="pct"/>
            <w:vMerge w:val="restart"/>
            <w:tcBorders>
              <w:top w:val="single" w:color="auto" w:sz="4" w:space="0"/>
              <w:left w:val="single" w:color="auto" w:sz="4" w:space="0"/>
              <w:bottom w:val="single" w:color="auto" w:sz="4" w:space="0"/>
              <w:right w:val="single" w:color="auto" w:sz="4" w:space="0"/>
            </w:tcBorders>
            <w:shd w:val="clear" w:color="auto" w:fill="auto"/>
            <w:noWrap w:val="0"/>
            <w:vAlign w:val="center"/>
          </w:tcPr>
          <w:p w14:paraId="54ABDB38">
            <w:pPr>
              <w:keepNext w:val="0"/>
              <w:keepLines w:val="0"/>
              <w:pageBreakBefore w:val="0"/>
              <w:widowControl/>
              <w:kinsoku/>
              <w:wordWrap/>
              <w:overflowPunct/>
              <w:topLinePunct w:val="0"/>
              <w:bidi w:val="0"/>
              <w:adjustRightInd/>
              <w:snapToGrid/>
              <w:spacing w:line="240" w:lineRule="auto"/>
              <w:ind w:firstLine="0" w:firstLineChars="0"/>
              <w:jc w:val="center"/>
              <w:rPr>
                <w:rFonts w:hint="default" w:ascii="宋体" w:hAnsi="宋体" w:eastAsia="宋体" w:cs="宋体"/>
                <w:kern w:val="0"/>
                <w:sz w:val="18"/>
                <w:szCs w:val="18"/>
                <w:highlight w:val="none"/>
                <w:lang w:val="en-US" w:eastAsia="zh-CN"/>
              </w:rPr>
            </w:pPr>
            <w:r>
              <w:rPr>
                <w:rFonts w:hint="eastAsia" w:ascii="宋体" w:hAnsi="宋体" w:eastAsia="宋体" w:cs="宋体"/>
                <w:kern w:val="0"/>
                <w:sz w:val="18"/>
                <w:szCs w:val="18"/>
                <w:highlight w:val="none"/>
                <w:lang w:val="en-US" w:eastAsia="zh-CN"/>
              </w:rPr>
              <w:t>大铲岛</w:t>
            </w:r>
          </w:p>
        </w:tc>
        <w:tc>
          <w:tcPr>
            <w:tcW w:w="358" w:type="pct"/>
            <w:vMerge w:val="restart"/>
            <w:tcBorders>
              <w:top w:val="single" w:color="auto" w:sz="4" w:space="0"/>
              <w:left w:val="single" w:color="auto" w:sz="4" w:space="0"/>
              <w:bottom w:val="single" w:color="auto" w:sz="4" w:space="0"/>
              <w:right w:val="single" w:color="auto" w:sz="4" w:space="0"/>
            </w:tcBorders>
            <w:shd w:val="clear" w:color="auto" w:fill="auto"/>
            <w:noWrap w:val="0"/>
            <w:vAlign w:val="center"/>
          </w:tcPr>
          <w:p w14:paraId="74A215EB">
            <w:pPr>
              <w:keepNext w:val="0"/>
              <w:keepLines w:val="0"/>
              <w:pageBreakBefore w:val="0"/>
              <w:widowControl/>
              <w:kinsoku/>
              <w:wordWrap/>
              <w:overflowPunct/>
              <w:topLinePunct w:val="0"/>
              <w:bidi w:val="0"/>
              <w:adjustRightInd/>
              <w:snapToGrid/>
              <w:spacing w:line="240" w:lineRule="auto"/>
              <w:ind w:firstLine="0" w:firstLineChars="0"/>
              <w:jc w:val="center"/>
              <w:rPr>
                <w:rFonts w:hint="eastAsia" w:ascii="宋体" w:hAnsi="宋体" w:eastAsia="宋体" w:cs="宋体"/>
                <w:kern w:val="0"/>
                <w:sz w:val="18"/>
                <w:szCs w:val="18"/>
                <w:highlight w:val="none"/>
                <w:lang w:val="en-US" w:eastAsia="zh-CN"/>
              </w:rPr>
            </w:pPr>
            <w:r>
              <w:rPr>
                <w:rFonts w:hint="eastAsia" w:ascii="宋体" w:hAnsi="宋体" w:eastAsia="宋体" w:cs="宋体"/>
                <w:kern w:val="0"/>
                <w:sz w:val="18"/>
                <w:szCs w:val="18"/>
                <w:highlight w:val="none"/>
                <w:lang w:val="en-US" w:eastAsia="zh-CN"/>
              </w:rPr>
              <w:t>3</w:t>
            </w:r>
            <w:r>
              <w:rPr>
                <w:rFonts w:hint="eastAsia" w:ascii="宋体" w:hAnsi="宋体" w:eastAsia="宋体" w:cs="宋体"/>
                <w:kern w:val="0"/>
                <w:sz w:val="18"/>
                <w:szCs w:val="18"/>
                <w:highlight w:val="none"/>
              </w:rPr>
              <w:t>+1</w:t>
            </w:r>
          </w:p>
        </w:tc>
        <w:tc>
          <w:tcPr>
            <w:tcW w:w="393" w:type="pct"/>
            <w:tcBorders>
              <w:top w:val="single" w:color="auto" w:sz="4" w:space="0"/>
              <w:left w:val="single" w:color="auto" w:sz="4" w:space="0"/>
              <w:bottom w:val="single" w:color="auto" w:sz="4" w:space="0"/>
              <w:right w:val="single" w:color="auto" w:sz="4" w:space="0"/>
            </w:tcBorders>
            <w:shd w:val="clear" w:color="000000" w:fill="FFFFFF"/>
            <w:noWrap w:val="0"/>
            <w:vAlign w:val="center"/>
          </w:tcPr>
          <w:p w14:paraId="1F52F405">
            <w:pPr>
              <w:keepNext w:val="0"/>
              <w:keepLines w:val="0"/>
              <w:pageBreakBefore w:val="0"/>
              <w:widowControl/>
              <w:kinsoku/>
              <w:wordWrap/>
              <w:overflowPunct/>
              <w:topLinePunct w:val="0"/>
              <w:bidi w:val="0"/>
              <w:adjustRightInd/>
              <w:snapToGrid/>
              <w:spacing w:line="240" w:lineRule="auto"/>
              <w:ind w:firstLine="0" w:firstLineChars="0"/>
              <w:jc w:val="center"/>
              <w:rPr>
                <w:rFonts w:hint="eastAsia" w:ascii="宋体" w:hAnsi="宋体" w:eastAsia="宋体" w:cs="宋体"/>
                <w:kern w:val="0"/>
                <w:sz w:val="18"/>
                <w:szCs w:val="18"/>
                <w:highlight w:val="none"/>
                <w:lang w:val="en-US" w:eastAsia="zh-CN"/>
              </w:rPr>
            </w:pPr>
            <w:r>
              <w:rPr>
                <w:rFonts w:hint="eastAsia" w:ascii="宋体" w:hAnsi="宋体" w:eastAsia="宋体" w:cs="宋体"/>
                <w:kern w:val="0"/>
                <w:sz w:val="18"/>
                <w:szCs w:val="18"/>
                <w:highlight w:val="none"/>
              </w:rPr>
              <w:t>燃驱</w:t>
            </w:r>
          </w:p>
        </w:tc>
        <w:tc>
          <w:tcPr>
            <w:tcW w:w="1257" w:type="pct"/>
            <w:tcBorders>
              <w:top w:val="single" w:color="auto" w:sz="4" w:space="0"/>
              <w:left w:val="single" w:color="auto" w:sz="4" w:space="0"/>
              <w:bottom w:val="single" w:color="auto" w:sz="4" w:space="0"/>
              <w:right w:val="single" w:color="auto" w:sz="4" w:space="0"/>
            </w:tcBorders>
            <w:shd w:val="clear" w:color="000000" w:fill="FFFFFF"/>
            <w:noWrap w:val="0"/>
            <w:vAlign w:val="center"/>
          </w:tcPr>
          <w:p w14:paraId="442CF754">
            <w:pPr>
              <w:keepNext w:val="0"/>
              <w:keepLines w:val="0"/>
              <w:pageBreakBefore w:val="0"/>
              <w:widowControl/>
              <w:kinsoku/>
              <w:wordWrap/>
              <w:overflowPunct/>
              <w:topLinePunct w:val="0"/>
              <w:bidi w:val="0"/>
              <w:adjustRightInd/>
              <w:snapToGrid/>
              <w:spacing w:line="240" w:lineRule="auto"/>
              <w:ind w:firstLine="0" w:firstLineChars="0"/>
              <w:jc w:val="center"/>
              <w:rPr>
                <w:rFonts w:hint="default" w:ascii="宋体" w:hAnsi="宋体" w:eastAsia="宋体" w:cs="宋体"/>
                <w:kern w:val="0"/>
                <w:sz w:val="18"/>
                <w:szCs w:val="18"/>
                <w:highlight w:val="none"/>
                <w:lang w:val="en-US" w:eastAsia="zh-CN"/>
              </w:rPr>
            </w:pPr>
            <w:r>
              <w:rPr>
                <w:rFonts w:hint="eastAsia" w:ascii="宋体" w:hAnsi="宋体" w:eastAsia="宋体" w:cs="宋体"/>
                <w:kern w:val="0"/>
                <w:sz w:val="18"/>
                <w:szCs w:val="18"/>
                <w:highlight w:val="none"/>
                <w:lang w:val="en-US" w:eastAsia="zh-CN"/>
              </w:rPr>
              <w:t>Cameron/MH66</w:t>
            </w:r>
          </w:p>
        </w:tc>
        <w:tc>
          <w:tcPr>
            <w:tcW w:w="802" w:type="pct"/>
            <w:tcBorders>
              <w:top w:val="single" w:color="auto" w:sz="4" w:space="0"/>
              <w:left w:val="single" w:color="auto" w:sz="4" w:space="0"/>
              <w:bottom w:val="single" w:color="auto" w:sz="4" w:space="0"/>
              <w:right w:val="single" w:color="auto" w:sz="4" w:space="0"/>
            </w:tcBorders>
            <w:shd w:val="clear" w:color="000000" w:fill="FFFFFF"/>
            <w:noWrap w:val="0"/>
            <w:vAlign w:val="center"/>
          </w:tcPr>
          <w:p w14:paraId="2E0E5B9A">
            <w:pPr>
              <w:keepNext w:val="0"/>
              <w:keepLines w:val="0"/>
              <w:pageBreakBefore w:val="0"/>
              <w:widowControl/>
              <w:kinsoku/>
              <w:wordWrap/>
              <w:overflowPunct/>
              <w:topLinePunct w:val="0"/>
              <w:bidi w:val="0"/>
              <w:adjustRightInd/>
              <w:snapToGrid/>
              <w:spacing w:line="240" w:lineRule="auto"/>
              <w:ind w:firstLine="0" w:firstLineChars="0"/>
              <w:jc w:val="center"/>
              <w:rPr>
                <w:rFonts w:hint="eastAsia" w:ascii="宋体" w:hAnsi="宋体" w:eastAsia="宋体" w:cs="宋体"/>
                <w:kern w:val="0"/>
                <w:sz w:val="18"/>
                <w:szCs w:val="18"/>
                <w:highlight w:val="none"/>
                <w:lang w:val="en-US" w:eastAsia="zh-CN"/>
              </w:rPr>
            </w:pPr>
            <w:r>
              <w:rPr>
                <w:rFonts w:hint="eastAsia" w:ascii="宋体" w:hAnsi="宋体" w:eastAsia="宋体" w:cs="宋体"/>
                <w:kern w:val="0"/>
                <w:sz w:val="18"/>
                <w:szCs w:val="18"/>
                <w:highlight w:val="none"/>
                <w:lang w:val="en-US" w:eastAsia="zh-CN"/>
              </w:rPr>
              <w:t>825-1000</w:t>
            </w:r>
          </w:p>
        </w:tc>
        <w:tc>
          <w:tcPr>
            <w:tcW w:w="843" w:type="pct"/>
            <w:tcBorders>
              <w:top w:val="single" w:color="auto" w:sz="4" w:space="0"/>
              <w:left w:val="single" w:color="auto" w:sz="4" w:space="0"/>
              <w:bottom w:val="single" w:color="auto" w:sz="4" w:space="0"/>
              <w:right w:val="single" w:color="auto" w:sz="4" w:space="0"/>
            </w:tcBorders>
            <w:shd w:val="clear" w:color="000000" w:fill="FFFFFF"/>
            <w:noWrap w:val="0"/>
            <w:vAlign w:val="center"/>
          </w:tcPr>
          <w:p w14:paraId="3E6810DA">
            <w:pPr>
              <w:keepNext w:val="0"/>
              <w:keepLines w:val="0"/>
              <w:pageBreakBefore w:val="0"/>
              <w:widowControl/>
              <w:kinsoku/>
              <w:wordWrap/>
              <w:overflowPunct/>
              <w:topLinePunct w:val="0"/>
              <w:bidi w:val="0"/>
              <w:adjustRightInd/>
              <w:snapToGrid/>
              <w:spacing w:line="240" w:lineRule="auto"/>
              <w:ind w:firstLine="0" w:firstLineChars="0"/>
              <w:jc w:val="center"/>
              <w:rPr>
                <w:rFonts w:hint="eastAsia" w:ascii="宋体" w:hAnsi="宋体" w:eastAsia="宋体" w:cs="宋体"/>
                <w:kern w:val="0"/>
                <w:sz w:val="18"/>
                <w:szCs w:val="18"/>
                <w:highlight w:val="none"/>
                <w:lang w:val="en-US" w:eastAsia="zh-CN"/>
              </w:rPr>
            </w:pPr>
            <w:r>
              <w:rPr>
                <w:rFonts w:hint="eastAsia" w:ascii="宋体" w:hAnsi="宋体" w:eastAsia="宋体" w:cs="宋体"/>
                <w:kern w:val="0"/>
                <w:sz w:val="18"/>
                <w:szCs w:val="18"/>
                <w:highlight w:val="none"/>
                <w:lang w:val="en-US" w:eastAsia="zh-CN"/>
              </w:rPr>
              <w:t>3.3-4.0</w:t>
            </w:r>
          </w:p>
        </w:tc>
        <w:tc>
          <w:tcPr>
            <w:tcW w:w="632" w:type="pct"/>
            <w:tcBorders>
              <w:top w:val="single" w:color="auto" w:sz="4" w:space="0"/>
              <w:left w:val="single" w:color="auto" w:sz="4" w:space="0"/>
              <w:bottom w:val="single" w:color="auto" w:sz="4" w:space="0"/>
              <w:right w:val="single" w:color="auto" w:sz="4" w:space="0"/>
            </w:tcBorders>
            <w:shd w:val="clear" w:color="000000" w:fill="FFFFFF"/>
            <w:noWrap w:val="0"/>
            <w:vAlign w:val="center"/>
          </w:tcPr>
          <w:p w14:paraId="1918E725">
            <w:pPr>
              <w:keepNext w:val="0"/>
              <w:keepLines w:val="0"/>
              <w:pageBreakBefore w:val="0"/>
              <w:widowControl/>
              <w:kinsoku/>
              <w:wordWrap/>
              <w:overflowPunct/>
              <w:topLinePunct w:val="0"/>
              <w:bidi w:val="0"/>
              <w:adjustRightInd/>
              <w:snapToGrid/>
              <w:spacing w:line="240" w:lineRule="auto"/>
              <w:ind w:firstLine="0" w:firstLineChars="0"/>
              <w:jc w:val="center"/>
              <w:rPr>
                <w:rFonts w:hint="eastAsia" w:ascii="宋体" w:hAnsi="宋体" w:eastAsia="宋体" w:cs="宋体"/>
                <w:kern w:val="0"/>
                <w:sz w:val="18"/>
                <w:szCs w:val="18"/>
                <w:highlight w:val="none"/>
                <w:lang w:val="en-US" w:eastAsia="zh-CN"/>
              </w:rPr>
            </w:pPr>
            <w:r>
              <w:rPr>
                <w:rFonts w:hint="eastAsia" w:ascii="宋体" w:hAnsi="宋体" w:eastAsia="宋体" w:cs="宋体"/>
                <w:kern w:val="0"/>
                <w:sz w:val="18"/>
                <w:szCs w:val="18"/>
                <w:highlight w:val="none"/>
                <w:lang w:val="en-US" w:eastAsia="zh-CN"/>
              </w:rPr>
              <w:t xml:space="preserve">2.8 </w:t>
            </w:r>
          </w:p>
        </w:tc>
      </w:tr>
      <w:tr w14:paraId="5BBFFC7B">
        <w:tblPrEx>
          <w:tblCellMar>
            <w:top w:w="0" w:type="dxa"/>
            <w:left w:w="108" w:type="dxa"/>
            <w:bottom w:w="0" w:type="dxa"/>
            <w:right w:w="108" w:type="dxa"/>
          </w:tblCellMar>
        </w:tblPrEx>
        <w:trPr>
          <w:trHeight w:val="170" w:hRule="atLeast"/>
          <w:jc w:val="center"/>
        </w:trPr>
        <w:tc>
          <w:tcPr>
            <w:tcW w:w="352" w:type="pct"/>
            <w:vMerge w:val="continue"/>
            <w:tcBorders>
              <w:left w:val="single" w:color="auto" w:sz="4" w:space="0"/>
              <w:right w:val="single" w:color="auto" w:sz="4" w:space="0"/>
            </w:tcBorders>
            <w:shd w:val="clear" w:color="auto" w:fill="auto"/>
            <w:noWrap w:val="0"/>
            <w:vAlign w:val="center"/>
          </w:tcPr>
          <w:p w14:paraId="44C4C3DF">
            <w:pPr>
              <w:keepNext w:val="0"/>
              <w:keepLines w:val="0"/>
              <w:pageBreakBefore w:val="0"/>
              <w:widowControl/>
              <w:kinsoku/>
              <w:wordWrap/>
              <w:overflowPunct/>
              <w:topLinePunct w:val="0"/>
              <w:bidi w:val="0"/>
              <w:spacing w:line="240" w:lineRule="auto"/>
              <w:jc w:val="left"/>
              <w:rPr>
                <w:rFonts w:ascii="宋体" w:hAnsi="宋体" w:cs="宋体"/>
                <w:kern w:val="0"/>
                <w:sz w:val="18"/>
                <w:szCs w:val="18"/>
                <w:highlight w:val="none"/>
              </w:rPr>
            </w:pPr>
          </w:p>
        </w:tc>
        <w:tc>
          <w:tcPr>
            <w:tcW w:w="359" w:type="pct"/>
            <w:vMerge w:val="continue"/>
            <w:tcBorders>
              <w:top w:val="single" w:color="auto" w:sz="4" w:space="0"/>
              <w:left w:val="single" w:color="auto" w:sz="4" w:space="0"/>
              <w:bottom w:val="single" w:color="auto" w:sz="4" w:space="0"/>
              <w:right w:val="single" w:color="auto" w:sz="4" w:space="0"/>
            </w:tcBorders>
            <w:shd w:val="clear" w:color="auto" w:fill="auto"/>
            <w:noWrap w:val="0"/>
            <w:vAlign w:val="center"/>
          </w:tcPr>
          <w:p w14:paraId="220AB66B">
            <w:pPr>
              <w:keepNext w:val="0"/>
              <w:keepLines w:val="0"/>
              <w:pageBreakBefore w:val="0"/>
              <w:widowControl/>
              <w:kinsoku/>
              <w:wordWrap/>
              <w:overflowPunct/>
              <w:topLinePunct w:val="0"/>
              <w:bidi w:val="0"/>
              <w:adjustRightInd/>
              <w:snapToGrid/>
              <w:spacing w:line="240" w:lineRule="auto"/>
              <w:ind w:firstLine="0" w:firstLineChars="0"/>
              <w:jc w:val="center"/>
              <w:rPr>
                <w:rFonts w:hint="eastAsia" w:ascii="宋体" w:hAnsi="宋体" w:eastAsia="宋体" w:cs="宋体"/>
                <w:kern w:val="0"/>
                <w:sz w:val="18"/>
                <w:szCs w:val="18"/>
                <w:highlight w:val="none"/>
              </w:rPr>
            </w:pPr>
          </w:p>
        </w:tc>
        <w:tc>
          <w:tcPr>
            <w:tcW w:w="358" w:type="pct"/>
            <w:vMerge w:val="continue"/>
            <w:tcBorders>
              <w:top w:val="single" w:color="auto" w:sz="4" w:space="0"/>
              <w:left w:val="single" w:color="auto" w:sz="4" w:space="0"/>
              <w:bottom w:val="single" w:color="auto" w:sz="4" w:space="0"/>
              <w:right w:val="single" w:color="auto" w:sz="4" w:space="0"/>
            </w:tcBorders>
            <w:shd w:val="clear" w:color="auto" w:fill="auto"/>
            <w:noWrap w:val="0"/>
            <w:vAlign w:val="center"/>
          </w:tcPr>
          <w:p w14:paraId="1F282992">
            <w:pPr>
              <w:keepNext w:val="0"/>
              <w:keepLines w:val="0"/>
              <w:pageBreakBefore w:val="0"/>
              <w:widowControl/>
              <w:kinsoku/>
              <w:wordWrap/>
              <w:overflowPunct/>
              <w:topLinePunct w:val="0"/>
              <w:bidi w:val="0"/>
              <w:adjustRightInd/>
              <w:snapToGrid/>
              <w:spacing w:line="240" w:lineRule="auto"/>
              <w:ind w:firstLine="0" w:firstLineChars="0"/>
              <w:jc w:val="center"/>
              <w:rPr>
                <w:rFonts w:hint="eastAsia" w:ascii="宋体" w:hAnsi="宋体" w:eastAsia="宋体" w:cs="宋体"/>
                <w:kern w:val="0"/>
                <w:sz w:val="18"/>
                <w:szCs w:val="18"/>
                <w:highlight w:val="none"/>
              </w:rPr>
            </w:pPr>
          </w:p>
        </w:tc>
        <w:tc>
          <w:tcPr>
            <w:tcW w:w="393" w:type="pct"/>
            <w:tcBorders>
              <w:top w:val="single" w:color="auto" w:sz="4" w:space="0"/>
              <w:left w:val="single" w:color="auto" w:sz="4" w:space="0"/>
              <w:bottom w:val="single" w:color="auto" w:sz="4" w:space="0"/>
              <w:right w:val="single" w:color="auto" w:sz="4" w:space="0"/>
            </w:tcBorders>
            <w:shd w:val="clear" w:color="000000" w:fill="FFFFFF"/>
            <w:noWrap w:val="0"/>
            <w:vAlign w:val="center"/>
          </w:tcPr>
          <w:p w14:paraId="7D9E8B33">
            <w:pPr>
              <w:keepNext w:val="0"/>
              <w:keepLines w:val="0"/>
              <w:pageBreakBefore w:val="0"/>
              <w:widowControl/>
              <w:kinsoku/>
              <w:wordWrap/>
              <w:overflowPunct/>
              <w:topLinePunct w:val="0"/>
              <w:bidi w:val="0"/>
              <w:adjustRightInd/>
              <w:snapToGrid/>
              <w:spacing w:line="240" w:lineRule="auto"/>
              <w:ind w:firstLine="0" w:firstLineChars="0"/>
              <w:jc w:val="center"/>
              <w:rPr>
                <w:rFonts w:hint="eastAsia" w:ascii="宋体" w:hAnsi="宋体" w:eastAsia="宋体" w:cs="宋体"/>
                <w:kern w:val="0"/>
                <w:sz w:val="18"/>
                <w:szCs w:val="18"/>
                <w:highlight w:val="none"/>
                <w:lang w:val="en-US" w:eastAsia="zh-CN"/>
              </w:rPr>
            </w:pPr>
            <w:r>
              <w:rPr>
                <w:rFonts w:hint="eastAsia" w:ascii="宋体" w:hAnsi="宋体" w:eastAsia="宋体" w:cs="宋体"/>
                <w:kern w:val="0"/>
                <w:sz w:val="18"/>
                <w:szCs w:val="18"/>
                <w:highlight w:val="none"/>
              </w:rPr>
              <w:t>燃驱</w:t>
            </w:r>
          </w:p>
        </w:tc>
        <w:tc>
          <w:tcPr>
            <w:tcW w:w="1257" w:type="pct"/>
            <w:tcBorders>
              <w:top w:val="single" w:color="auto" w:sz="4" w:space="0"/>
              <w:left w:val="single" w:color="auto" w:sz="4" w:space="0"/>
              <w:bottom w:val="single" w:color="auto" w:sz="4" w:space="0"/>
              <w:right w:val="single" w:color="auto" w:sz="4" w:space="0"/>
            </w:tcBorders>
            <w:shd w:val="clear" w:color="000000" w:fill="FFFFFF"/>
            <w:noWrap w:val="0"/>
            <w:vAlign w:val="center"/>
          </w:tcPr>
          <w:p w14:paraId="24F75B73">
            <w:pPr>
              <w:keepNext w:val="0"/>
              <w:keepLines w:val="0"/>
              <w:pageBreakBefore w:val="0"/>
              <w:widowControl/>
              <w:kinsoku/>
              <w:wordWrap/>
              <w:overflowPunct/>
              <w:topLinePunct w:val="0"/>
              <w:bidi w:val="0"/>
              <w:adjustRightInd/>
              <w:snapToGrid/>
              <w:spacing w:line="240" w:lineRule="auto"/>
              <w:ind w:firstLine="0" w:firstLineChars="0"/>
              <w:jc w:val="center"/>
              <w:rPr>
                <w:rFonts w:hint="eastAsia" w:ascii="宋体" w:hAnsi="宋体" w:eastAsia="宋体" w:cs="宋体"/>
                <w:kern w:val="0"/>
                <w:sz w:val="18"/>
                <w:szCs w:val="18"/>
                <w:highlight w:val="none"/>
                <w:lang w:val="en-US" w:eastAsia="zh-CN"/>
              </w:rPr>
            </w:pPr>
            <w:r>
              <w:rPr>
                <w:rFonts w:hint="eastAsia" w:ascii="宋体" w:hAnsi="宋体" w:eastAsia="宋体" w:cs="宋体"/>
                <w:kern w:val="0"/>
                <w:sz w:val="18"/>
                <w:szCs w:val="18"/>
                <w:highlight w:val="none"/>
                <w:lang w:val="en-US" w:eastAsia="zh-CN"/>
              </w:rPr>
              <w:t>Cameron/MH66</w:t>
            </w:r>
          </w:p>
        </w:tc>
        <w:tc>
          <w:tcPr>
            <w:tcW w:w="802" w:type="pct"/>
            <w:tcBorders>
              <w:top w:val="single" w:color="auto" w:sz="4" w:space="0"/>
              <w:left w:val="single" w:color="auto" w:sz="4" w:space="0"/>
              <w:bottom w:val="single" w:color="auto" w:sz="4" w:space="0"/>
              <w:right w:val="single" w:color="auto" w:sz="4" w:space="0"/>
            </w:tcBorders>
            <w:shd w:val="clear" w:color="000000" w:fill="FFFFFF"/>
            <w:noWrap w:val="0"/>
            <w:vAlign w:val="center"/>
          </w:tcPr>
          <w:p w14:paraId="37A83499">
            <w:pPr>
              <w:keepNext w:val="0"/>
              <w:keepLines w:val="0"/>
              <w:pageBreakBefore w:val="0"/>
              <w:widowControl/>
              <w:kinsoku/>
              <w:wordWrap/>
              <w:overflowPunct/>
              <w:topLinePunct w:val="0"/>
              <w:bidi w:val="0"/>
              <w:adjustRightInd/>
              <w:snapToGrid/>
              <w:spacing w:line="240" w:lineRule="auto"/>
              <w:ind w:firstLine="0" w:firstLineChars="0"/>
              <w:jc w:val="center"/>
              <w:rPr>
                <w:rFonts w:hint="eastAsia" w:ascii="宋体" w:hAnsi="宋体" w:eastAsia="宋体" w:cs="宋体"/>
                <w:kern w:val="0"/>
                <w:sz w:val="18"/>
                <w:szCs w:val="18"/>
                <w:highlight w:val="none"/>
                <w:lang w:val="en-US" w:eastAsia="zh-CN"/>
              </w:rPr>
            </w:pPr>
            <w:r>
              <w:rPr>
                <w:rFonts w:hint="eastAsia" w:ascii="宋体" w:hAnsi="宋体" w:eastAsia="宋体" w:cs="宋体"/>
                <w:kern w:val="0"/>
                <w:sz w:val="18"/>
                <w:szCs w:val="18"/>
                <w:highlight w:val="none"/>
                <w:lang w:val="en-US" w:eastAsia="zh-CN"/>
              </w:rPr>
              <w:t>825-1000</w:t>
            </w:r>
          </w:p>
        </w:tc>
        <w:tc>
          <w:tcPr>
            <w:tcW w:w="843" w:type="pct"/>
            <w:tcBorders>
              <w:top w:val="single" w:color="auto" w:sz="4" w:space="0"/>
              <w:left w:val="single" w:color="auto" w:sz="4" w:space="0"/>
              <w:bottom w:val="single" w:color="auto" w:sz="4" w:space="0"/>
              <w:right w:val="single" w:color="auto" w:sz="4" w:space="0"/>
            </w:tcBorders>
            <w:shd w:val="clear" w:color="000000" w:fill="FFFFFF"/>
            <w:noWrap w:val="0"/>
            <w:vAlign w:val="center"/>
          </w:tcPr>
          <w:p w14:paraId="134848F4">
            <w:pPr>
              <w:keepNext w:val="0"/>
              <w:keepLines w:val="0"/>
              <w:pageBreakBefore w:val="0"/>
              <w:widowControl/>
              <w:kinsoku/>
              <w:wordWrap/>
              <w:overflowPunct/>
              <w:topLinePunct w:val="0"/>
              <w:bidi w:val="0"/>
              <w:adjustRightInd/>
              <w:snapToGrid/>
              <w:spacing w:line="240" w:lineRule="auto"/>
              <w:ind w:firstLine="0" w:firstLineChars="0"/>
              <w:jc w:val="center"/>
              <w:rPr>
                <w:rFonts w:hint="default" w:ascii="宋体" w:hAnsi="宋体" w:eastAsia="宋体" w:cs="宋体"/>
                <w:kern w:val="0"/>
                <w:sz w:val="18"/>
                <w:szCs w:val="18"/>
                <w:highlight w:val="none"/>
                <w:lang w:val="en-US" w:eastAsia="zh-CN"/>
              </w:rPr>
            </w:pPr>
            <w:r>
              <w:rPr>
                <w:rFonts w:hint="eastAsia" w:ascii="宋体" w:hAnsi="宋体" w:eastAsia="宋体" w:cs="宋体"/>
                <w:kern w:val="0"/>
                <w:sz w:val="18"/>
                <w:szCs w:val="18"/>
                <w:highlight w:val="none"/>
                <w:lang w:val="en-US" w:eastAsia="zh-CN"/>
              </w:rPr>
              <w:t>3.3-4.0</w:t>
            </w:r>
          </w:p>
        </w:tc>
        <w:tc>
          <w:tcPr>
            <w:tcW w:w="632" w:type="pct"/>
            <w:tcBorders>
              <w:top w:val="single" w:color="auto" w:sz="4" w:space="0"/>
              <w:left w:val="single" w:color="auto" w:sz="4" w:space="0"/>
              <w:bottom w:val="single" w:color="auto" w:sz="4" w:space="0"/>
              <w:right w:val="single" w:color="auto" w:sz="4" w:space="0"/>
            </w:tcBorders>
            <w:shd w:val="clear" w:color="000000" w:fill="FFFFFF"/>
            <w:noWrap w:val="0"/>
            <w:vAlign w:val="center"/>
          </w:tcPr>
          <w:p w14:paraId="09EBB426">
            <w:pPr>
              <w:keepNext w:val="0"/>
              <w:keepLines w:val="0"/>
              <w:pageBreakBefore w:val="0"/>
              <w:widowControl/>
              <w:kinsoku/>
              <w:wordWrap/>
              <w:overflowPunct/>
              <w:topLinePunct w:val="0"/>
              <w:bidi w:val="0"/>
              <w:adjustRightInd/>
              <w:snapToGrid/>
              <w:spacing w:line="240" w:lineRule="auto"/>
              <w:ind w:firstLine="0" w:firstLineChars="0"/>
              <w:jc w:val="center"/>
              <w:rPr>
                <w:rFonts w:hint="eastAsia" w:ascii="宋体" w:hAnsi="宋体" w:eastAsia="宋体" w:cs="宋体"/>
                <w:kern w:val="0"/>
                <w:sz w:val="18"/>
                <w:szCs w:val="18"/>
                <w:highlight w:val="none"/>
                <w:lang w:val="en-US" w:eastAsia="zh-CN"/>
              </w:rPr>
            </w:pPr>
            <w:r>
              <w:rPr>
                <w:rFonts w:hint="eastAsia" w:ascii="宋体" w:hAnsi="宋体" w:eastAsia="宋体" w:cs="宋体"/>
                <w:kern w:val="0"/>
                <w:sz w:val="18"/>
                <w:szCs w:val="18"/>
                <w:highlight w:val="none"/>
                <w:lang w:val="en-US" w:eastAsia="zh-CN"/>
              </w:rPr>
              <w:t xml:space="preserve">2.8 </w:t>
            </w:r>
          </w:p>
        </w:tc>
      </w:tr>
      <w:tr w14:paraId="1E1C9836">
        <w:tblPrEx>
          <w:tblCellMar>
            <w:top w:w="0" w:type="dxa"/>
            <w:left w:w="108" w:type="dxa"/>
            <w:bottom w:w="0" w:type="dxa"/>
            <w:right w:w="108" w:type="dxa"/>
          </w:tblCellMar>
        </w:tblPrEx>
        <w:trPr>
          <w:trHeight w:val="227" w:hRule="atLeast"/>
          <w:jc w:val="center"/>
        </w:trPr>
        <w:tc>
          <w:tcPr>
            <w:tcW w:w="352" w:type="pct"/>
            <w:vMerge w:val="continue"/>
            <w:tcBorders>
              <w:left w:val="single" w:color="auto" w:sz="4" w:space="0"/>
              <w:right w:val="single" w:color="auto" w:sz="4" w:space="0"/>
            </w:tcBorders>
            <w:shd w:val="clear" w:color="auto" w:fill="auto"/>
            <w:noWrap w:val="0"/>
            <w:vAlign w:val="center"/>
          </w:tcPr>
          <w:p w14:paraId="3A1A783A">
            <w:pPr>
              <w:keepNext w:val="0"/>
              <w:keepLines w:val="0"/>
              <w:pageBreakBefore w:val="0"/>
              <w:widowControl/>
              <w:kinsoku/>
              <w:wordWrap/>
              <w:overflowPunct/>
              <w:topLinePunct w:val="0"/>
              <w:bidi w:val="0"/>
              <w:spacing w:line="240" w:lineRule="auto"/>
              <w:jc w:val="left"/>
              <w:rPr>
                <w:rFonts w:ascii="宋体" w:hAnsi="宋体" w:cs="宋体"/>
                <w:kern w:val="0"/>
                <w:sz w:val="18"/>
                <w:szCs w:val="18"/>
                <w:highlight w:val="none"/>
              </w:rPr>
            </w:pPr>
          </w:p>
        </w:tc>
        <w:tc>
          <w:tcPr>
            <w:tcW w:w="359" w:type="pct"/>
            <w:vMerge w:val="continue"/>
            <w:tcBorders>
              <w:top w:val="single" w:color="auto" w:sz="4" w:space="0"/>
              <w:left w:val="single" w:color="auto" w:sz="4" w:space="0"/>
              <w:bottom w:val="single" w:color="auto" w:sz="4" w:space="0"/>
              <w:right w:val="single" w:color="auto" w:sz="4" w:space="0"/>
            </w:tcBorders>
            <w:shd w:val="clear" w:color="auto" w:fill="auto"/>
            <w:noWrap w:val="0"/>
            <w:vAlign w:val="center"/>
          </w:tcPr>
          <w:p w14:paraId="3E00BB29">
            <w:pPr>
              <w:keepNext w:val="0"/>
              <w:keepLines w:val="0"/>
              <w:pageBreakBefore w:val="0"/>
              <w:widowControl/>
              <w:kinsoku/>
              <w:wordWrap/>
              <w:overflowPunct/>
              <w:topLinePunct w:val="0"/>
              <w:bidi w:val="0"/>
              <w:spacing w:line="240" w:lineRule="auto"/>
              <w:jc w:val="left"/>
              <w:rPr>
                <w:rFonts w:ascii="宋体" w:hAnsi="宋体" w:cs="宋体"/>
                <w:kern w:val="0"/>
                <w:sz w:val="18"/>
                <w:szCs w:val="18"/>
                <w:highlight w:val="none"/>
              </w:rPr>
            </w:pPr>
          </w:p>
        </w:tc>
        <w:tc>
          <w:tcPr>
            <w:tcW w:w="358" w:type="pct"/>
            <w:vMerge w:val="continue"/>
            <w:tcBorders>
              <w:top w:val="single" w:color="auto" w:sz="4" w:space="0"/>
              <w:left w:val="single" w:color="auto" w:sz="4" w:space="0"/>
              <w:bottom w:val="single" w:color="auto" w:sz="4" w:space="0"/>
              <w:right w:val="single" w:color="auto" w:sz="4" w:space="0"/>
            </w:tcBorders>
            <w:shd w:val="clear" w:color="auto" w:fill="auto"/>
            <w:noWrap w:val="0"/>
            <w:vAlign w:val="center"/>
          </w:tcPr>
          <w:p w14:paraId="7FD849BA">
            <w:pPr>
              <w:keepNext w:val="0"/>
              <w:keepLines w:val="0"/>
              <w:pageBreakBefore w:val="0"/>
              <w:widowControl/>
              <w:kinsoku/>
              <w:wordWrap/>
              <w:overflowPunct/>
              <w:topLinePunct w:val="0"/>
              <w:bidi w:val="0"/>
              <w:spacing w:line="240" w:lineRule="auto"/>
              <w:jc w:val="left"/>
              <w:rPr>
                <w:rFonts w:ascii="宋体" w:hAnsi="宋体" w:cs="宋体"/>
                <w:kern w:val="0"/>
                <w:sz w:val="18"/>
                <w:szCs w:val="18"/>
                <w:highlight w:val="none"/>
              </w:rPr>
            </w:pPr>
          </w:p>
        </w:tc>
        <w:tc>
          <w:tcPr>
            <w:tcW w:w="393" w:type="pct"/>
            <w:tcBorders>
              <w:top w:val="single" w:color="auto" w:sz="4" w:space="0"/>
              <w:left w:val="single" w:color="auto" w:sz="4" w:space="0"/>
              <w:bottom w:val="single" w:color="auto" w:sz="4" w:space="0"/>
              <w:right w:val="single" w:color="auto" w:sz="4" w:space="0"/>
            </w:tcBorders>
            <w:shd w:val="clear" w:color="000000" w:fill="FFFFFF"/>
            <w:noWrap w:val="0"/>
            <w:vAlign w:val="center"/>
          </w:tcPr>
          <w:p w14:paraId="78D9A68F">
            <w:pPr>
              <w:keepNext w:val="0"/>
              <w:keepLines w:val="0"/>
              <w:pageBreakBefore w:val="0"/>
              <w:widowControl/>
              <w:kinsoku/>
              <w:wordWrap/>
              <w:overflowPunct/>
              <w:topLinePunct w:val="0"/>
              <w:bidi w:val="0"/>
              <w:adjustRightInd/>
              <w:snapToGrid/>
              <w:spacing w:line="240" w:lineRule="auto"/>
              <w:ind w:firstLine="0" w:firstLineChars="0"/>
              <w:jc w:val="center"/>
              <w:rPr>
                <w:rFonts w:hint="eastAsia" w:ascii="宋体" w:hAnsi="宋体" w:eastAsia="宋体" w:cs="宋体"/>
                <w:kern w:val="0"/>
                <w:sz w:val="18"/>
                <w:szCs w:val="18"/>
                <w:highlight w:val="none"/>
                <w:lang w:val="en-US" w:eastAsia="zh-CN"/>
              </w:rPr>
            </w:pPr>
            <w:r>
              <w:rPr>
                <w:rFonts w:hint="eastAsia" w:ascii="宋体" w:hAnsi="宋体" w:eastAsia="宋体" w:cs="宋体"/>
                <w:kern w:val="0"/>
                <w:sz w:val="18"/>
                <w:szCs w:val="18"/>
                <w:highlight w:val="none"/>
                <w:lang w:val="en-US" w:eastAsia="zh-CN"/>
              </w:rPr>
              <w:t>燃驱</w:t>
            </w:r>
          </w:p>
        </w:tc>
        <w:tc>
          <w:tcPr>
            <w:tcW w:w="1257" w:type="pct"/>
            <w:tcBorders>
              <w:top w:val="single" w:color="auto" w:sz="4" w:space="0"/>
              <w:left w:val="single" w:color="auto" w:sz="4" w:space="0"/>
              <w:bottom w:val="single" w:color="auto" w:sz="4" w:space="0"/>
              <w:right w:val="single" w:color="auto" w:sz="4" w:space="0"/>
            </w:tcBorders>
            <w:shd w:val="clear" w:color="000000" w:fill="FFFFFF"/>
            <w:noWrap w:val="0"/>
            <w:vAlign w:val="center"/>
          </w:tcPr>
          <w:p w14:paraId="4B67B583">
            <w:pPr>
              <w:keepNext w:val="0"/>
              <w:keepLines w:val="0"/>
              <w:pageBreakBefore w:val="0"/>
              <w:widowControl/>
              <w:kinsoku/>
              <w:wordWrap/>
              <w:overflowPunct/>
              <w:topLinePunct w:val="0"/>
              <w:bidi w:val="0"/>
              <w:adjustRightInd/>
              <w:snapToGrid/>
              <w:spacing w:line="240" w:lineRule="auto"/>
              <w:ind w:firstLine="0" w:firstLineChars="0"/>
              <w:jc w:val="center"/>
              <w:rPr>
                <w:rFonts w:hint="eastAsia" w:ascii="宋体" w:hAnsi="宋体" w:eastAsia="宋体" w:cs="宋体"/>
                <w:kern w:val="0"/>
                <w:sz w:val="18"/>
                <w:szCs w:val="18"/>
                <w:highlight w:val="none"/>
              </w:rPr>
            </w:pPr>
            <w:r>
              <w:rPr>
                <w:rFonts w:hint="eastAsia" w:ascii="宋体" w:hAnsi="宋体" w:eastAsia="宋体" w:cs="宋体"/>
                <w:kern w:val="0"/>
                <w:sz w:val="18"/>
                <w:szCs w:val="18"/>
                <w:highlight w:val="none"/>
                <w:lang w:val="en-US" w:eastAsia="zh-CN"/>
              </w:rPr>
              <w:t>Cameron/MH66</w:t>
            </w:r>
          </w:p>
        </w:tc>
        <w:tc>
          <w:tcPr>
            <w:tcW w:w="802" w:type="pct"/>
            <w:tcBorders>
              <w:top w:val="single" w:color="auto" w:sz="4" w:space="0"/>
              <w:left w:val="single" w:color="auto" w:sz="4" w:space="0"/>
              <w:bottom w:val="single" w:color="auto" w:sz="4" w:space="0"/>
              <w:right w:val="single" w:color="auto" w:sz="4" w:space="0"/>
            </w:tcBorders>
            <w:shd w:val="clear" w:color="000000" w:fill="FFFFFF"/>
            <w:noWrap w:val="0"/>
            <w:vAlign w:val="center"/>
          </w:tcPr>
          <w:p w14:paraId="2993340E">
            <w:pPr>
              <w:keepNext w:val="0"/>
              <w:keepLines w:val="0"/>
              <w:pageBreakBefore w:val="0"/>
              <w:widowControl/>
              <w:kinsoku/>
              <w:wordWrap/>
              <w:overflowPunct/>
              <w:topLinePunct w:val="0"/>
              <w:bidi w:val="0"/>
              <w:adjustRightInd/>
              <w:snapToGrid/>
              <w:spacing w:line="240" w:lineRule="auto"/>
              <w:ind w:firstLine="0" w:firstLineChars="0"/>
              <w:jc w:val="center"/>
              <w:rPr>
                <w:rFonts w:hint="eastAsia" w:ascii="宋体" w:hAnsi="宋体" w:eastAsia="宋体" w:cs="宋体"/>
                <w:kern w:val="0"/>
                <w:sz w:val="18"/>
                <w:szCs w:val="18"/>
                <w:highlight w:val="none"/>
              </w:rPr>
            </w:pPr>
            <w:r>
              <w:rPr>
                <w:rFonts w:hint="eastAsia" w:ascii="宋体" w:hAnsi="宋体" w:eastAsia="宋体" w:cs="宋体"/>
                <w:kern w:val="0"/>
                <w:sz w:val="18"/>
                <w:szCs w:val="18"/>
                <w:highlight w:val="none"/>
                <w:lang w:val="en-US" w:eastAsia="zh-CN"/>
              </w:rPr>
              <w:t>825-1000</w:t>
            </w:r>
          </w:p>
        </w:tc>
        <w:tc>
          <w:tcPr>
            <w:tcW w:w="843" w:type="pct"/>
            <w:tcBorders>
              <w:top w:val="single" w:color="auto" w:sz="4" w:space="0"/>
              <w:left w:val="single" w:color="auto" w:sz="4" w:space="0"/>
              <w:bottom w:val="single" w:color="auto" w:sz="4" w:space="0"/>
              <w:right w:val="single" w:color="auto" w:sz="4" w:space="0"/>
            </w:tcBorders>
            <w:shd w:val="clear" w:color="000000" w:fill="FFFFFF"/>
            <w:noWrap w:val="0"/>
            <w:vAlign w:val="center"/>
          </w:tcPr>
          <w:p w14:paraId="0DFB139F">
            <w:pPr>
              <w:keepNext w:val="0"/>
              <w:keepLines w:val="0"/>
              <w:pageBreakBefore w:val="0"/>
              <w:widowControl/>
              <w:kinsoku/>
              <w:wordWrap/>
              <w:overflowPunct/>
              <w:topLinePunct w:val="0"/>
              <w:bidi w:val="0"/>
              <w:adjustRightInd/>
              <w:snapToGrid/>
              <w:spacing w:line="240" w:lineRule="auto"/>
              <w:ind w:firstLine="0" w:firstLineChars="0"/>
              <w:jc w:val="center"/>
              <w:rPr>
                <w:rFonts w:hint="eastAsia" w:ascii="宋体" w:hAnsi="宋体" w:eastAsia="宋体" w:cs="宋体"/>
                <w:kern w:val="0"/>
                <w:sz w:val="18"/>
                <w:szCs w:val="18"/>
                <w:highlight w:val="none"/>
              </w:rPr>
            </w:pPr>
            <w:r>
              <w:rPr>
                <w:rFonts w:hint="eastAsia" w:ascii="宋体" w:hAnsi="宋体" w:eastAsia="宋体" w:cs="宋体"/>
                <w:kern w:val="0"/>
                <w:sz w:val="18"/>
                <w:szCs w:val="18"/>
                <w:highlight w:val="none"/>
                <w:lang w:val="en-US" w:eastAsia="zh-CN"/>
              </w:rPr>
              <w:t>3.3-4.0</w:t>
            </w:r>
          </w:p>
        </w:tc>
        <w:tc>
          <w:tcPr>
            <w:tcW w:w="632" w:type="pct"/>
            <w:tcBorders>
              <w:top w:val="single" w:color="auto" w:sz="4" w:space="0"/>
              <w:left w:val="single" w:color="auto" w:sz="4" w:space="0"/>
              <w:bottom w:val="single" w:color="auto" w:sz="4" w:space="0"/>
              <w:right w:val="single" w:color="auto" w:sz="4" w:space="0"/>
            </w:tcBorders>
            <w:shd w:val="clear" w:color="000000" w:fill="FFFFFF"/>
            <w:noWrap w:val="0"/>
            <w:vAlign w:val="center"/>
          </w:tcPr>
          <w:p w14:paraId="6104B74B">
            <w:pPr>
              <w:keepNext w:val="0"/>
              <w:keepLines w:val="0"/>
              <w:pageBreakBefore w:val="0"/>
              <w:widowControl/>
              <w:kinsoku/>
              <w:wordWrap/>
              <w:overflowPunct/>
              <w:topLinePunct w:val="0"/>
              <w:bidi w:val="0"/>
              <w:adjustRightInd/>
              <w:snapToGrid/>
              <w:spacing w:line="240" w:lineRule="auto"/>
              <w:ind w:firstLine="0" w:firstLineChars="0"/>
              <w:jc w:val="center"/>
              <w:rPr>
                <w:rFonts w:hint="eastAsia" w:ascii="宋体" w:hAnsi="宋体" w:eastAsia="宋体" w:cs="宋体"/>
                <w:kern w:val="0"/>
                <w:sz w:val="18"/>
                <w:szCs w:val="18"/>
                <w:highlight w:val="none"/>
              </w:rPr>
            </w:pPr>
            <w:r>
              <w:rPr>
                <w:rFonts w:hint="eastAsia" w:ascii="宋体" w:hAnsi="宋体" w:eastAsia="宋体" w:cs="宋体"/>
                <w:kern w:val="0"/>
                <w:sz w:val="18"/>
                <w:szCs w:val="18"/>
                <w:highlight w:val="none"/>
                <w:lang w:val="en-US" w:eastAsia="zh-CN"/>
              </w:rPr>
              <w:t xml:space="preserve">2.8 </w:t>
            </w:r>
          </w:p>
        </w:tc>
      </w:tr>
      <w:tr w14:paraId="382FC535">
        <w:tblPrEx>
          <w:tblCellMar>
            <w:top w:w="0" w:type="dxa"/>
            <w:left w:w="108" w:type="dxa"/>
            <w:bottom w:w="0" w:type="dxa"/>
            <w:right w:w="108" w:type="dxa"/>
          </w:tblCellMar>
        </w:tblPrEx>
        <w:trPr>
          <w:trHeight w:val="170" w:hRule="atLeast"/>
          <w:jc w:val="center"/>
        </w:trPr>
        <w:tc>
          <w:tcPr>
            <w:tcW w:w="352" w:type="pct"/>
            <w:vMerge w:val="continue"/>
            <w:tcBorders>
              <w:left w:val="single" w:color="auto" w:sz="4" w:space="0"/>
              <w:bottom w:val="single" w:color="auto" w:sz="4" w:space="0"/>
              <w:right w:val="single" w:color="auto" w:sz="4" w:space="0"/>
            </w:tcBorders>
            <w:shd w:val="clear" w:color="auto" w:fill="auto"/>
            <w:noWrap w:val="0"/>
            <w:vAlign w:val="center"/>
          </w:tcPr>
          <w:p w14:paraId="354756F9">
            <w:pPr>
              <w:keepNext w:val="0"/>
              <w:keepLines w:val="0"/>
              <w:pageBreakBefore w:val="0"/>
              <w:widowControl/>
              <w:kinsoku/>
              <w:wordWrap/>
              <w:overflowPunct/>
              <w:topLinePunct w:val="0"/>
              <w:bidi w:val="0"/>
              <w:spacing w:line="240" w:lineRule="auto"/>
              <w:jc w:val="left"/>
              <w:rPr>
                <w:rFonts w:ascii="宋体" w:hAnsi="宋体" w:cs="宋体"/>
                <w:kern w:val="0"/>
                <w:sz w:val="18"/>
                <w:szCs w:val="18"/>
                <w:highlight w:val="none"/>
              </w:rPr>
            </w:pPr>
          </w:p>
        </w:tc>
        <w:tc>
          <w:tcPr>
            <w:tcW w:w="359" w:type="pct"/>
            <w:vMerge w:val="continue"/>
            <w:tcBorders>
              <w:top w:val="single" w:color="auto" w:sz="4" w:space="0"/>
              <w:left w:val="single" w:color="auto" w:sz="4" w:space="0"/>
              <w:bottom w:val="single" w:color="auto" w:sz="4" w:space="0"/>
              <w:right w:val="single" w:color="auto" w:sz="4" w:space="0"/>
            </w:tcBorders>
            <w:shd w:val="clear" w:color="auto" w:fill="auto"/>
            <w:noWrap w:val="0"/>
            <w:vAlign w:val="center"/>
          </w:tcPr>
          <w:p w14:paraId="66F9DCBB">
            <w:pPr>
              <w:keepNext w:val="0"/>
              <w:keepLines w:val="0"/>
              <w:pageBreakBefore w:val="0"/>
              <w:widowControl/>
              <w:kinsoku/>
              <w:wordWrap/>
              <w:overflowPunct/>
              <w:topLinePunct w:val="0"/>
              <w:bidi w:val="0"/>
              <w:spacing w:line="240" w:lineRule="auto"/>
              <w:jc w:val="left"/>
              <w:rPr>
                <w:rFonts w:ascii="宋体" w:hAnsi="宋体" w:cs="宋体"/>
                <w:kern w:val="0"/>
                <w:sz w:val="18"/>
                <w:szCs w:val="18"/>
                <w:highlight w:val="none"/>
              </w:rPr>
            </w:pPr>
          </w:p>
        </w:tc>
        <w:tc>
          <w:tcPr>
            <w:tcW w:w="358" w:type="pct"/>
            <w:vMerge w:val="continue"/>
            <w:tcBorders>
              <w:top w:val="single" w:color="auto" w:sz="4" w:space="0"/>
              <w:left w:val="single" w:color="auto" w:sz="4" w:space="0"/>
              <w:bottom w:val="single" w:color="auto" w:sz="4" w:space="0"/>
              <w:right w:val="single" w:color="auto" w:sz="4" w:space="0"/>
            </w:tcBorders>
            <w:shd w:val="clear" w:color="auto" w:fill="auto"/>
            <w:noWrap w:val="0"/>
            <w:vAlign w:val="center"/>
          </w:tcPr>
          <w:p w14:paraId="310F14F9">
            <w:pPr>
              <w:keepNext w:val="0"/>
              <w:keepLines w:val="0"/>
              <w:pageBreakBefore w:val="0"/>
              <w:widowControl/>
              <w:kinsoku/>
              <w:wordWrap/>
              <w:overflowPunct/>
              <w:topLinePunct w:val="0"/>
              <w:bidi w:val="0"/>
              <w:spacing w:line="240" w:lineRule="auto"/>
              <w:jc w:val="left"/>
              <w:rPr>
                <w:rFonts w:ascii="宋体" w:hAnsi="宋体" w:cs="宋体"/>
                <w:kern w:val="0"/>
                <w:sz w:val="18"/>
                <w:szCs w:val="18"/>
                <w:highlight w:val="none"/>
              </w:rPr>
            </w:pPr>
          </w:p>
        </w:tc>
        <w:tc>
          <w:tcPr>
            <w:tcW w:w="393" w:type="pct"/>
            <w:tcBorders>
              <w:top w:val="single" w:color="auto" w:sz="4" w:space="0"/>
              <w:left w:val="single" w:color="auto" w:sz="4" w:space="0"/>
              <w:bottom w:val="single" w:color="auto" w:sz="4" w:space="0"/>
              <w:right w:val="single" w:color="auto" w:sz="4" w:space="0"/>
            </w:tcBorders>
            <w:shd w:val="clear" w:color="000000" w:fill="FFFFFF"/>
            <w:noWrap w:val="0"/>
            <w:vAlign w:val="center"/>
          </w:tcPr>
          <w:p w14:paraId="667756FA">
            <w:pPr>
              <w:keepNext w:val="0"/>
              <w:keepLines w:val="0"/>
              <w:pageBreakBefore w:val="0"/>
              <w:widowControl/>
              <w:kinsoku/>
              <w:wordWrap/>
              <w:overflowPunct/>
              <w:topLinePunct w:val="0"/>
              <w:bidi w:val="0"/>
              <w:adjustRightInd/>
              <w:snapToGrid/>
              <w:spacing w:line="240" w:lineRule="auto"/>
              <w:ind w:firstLine="0" w:firstLineChars="0"/>
              <w:jc w:val="center"/>
              <w:rPr>
                <w:rFonts w:hint="eastAsia" w:ascii="宋体" w:hAnsi="宋体" w:eastAsia="宋体" w:cs="宋体"/>
                <w:kern w:val="0"/>
                <w:sz w:val="18"/>
                <w:szCs w:val="18"/>
                <w:highlight w:val="none"/>
                <w:lang w:val="en-US" w:eastAsia="zh-CN"/>
              </w:rPr>
            </w:pPr>
            <w:r>
              <w:rPr>
                <w:rFonts w:hint="eastAsia" w:ascii="宋体" w:hAnsi="宋体" w:eastAsia="宋体" w:cs="宋体"/>
                <w:kern w:val="0"/>
                <w:sz w:val="18"/>
                <w:szCs w:val="18"/>
                <w:highlight w:val="none"/>
                <w:lang w:val="en-US" w:eastAsia="zh-CN"/>
              </w:rPr>
              <w:t>燃驱</w:t>
            </w:r>
          </w:p>
        </w:tc>
        <w:tc>
          <w:tcPr>
            <w:tcW w:w="1257" w:type="pct"/>
            <w:tcBorders>
              <w:top w:val="single" w:color="auto" w:sz="4" w:space="0"/>
              <w:left w:val="single" w:color="auto" w:sz="4" w:space="0"/>
              <w:bottom w:val="single" w:color="auto" w:sz="4" w:space="0"/>
              <w:right w:val="single" w:color="auto" w:sz="4" w:space="0"/>
            </w:tcBorders>
            <w:shd w:val="clear" w:color="000000" w:fill="FFFFFF"/>
            <w:noWrap w:val="0"/>
            <w:vAlign w:val="center"/>
          </w:tcPr>
          <w:p w14:paraId="5DF2BD93">
            <w:pPr>
              <w:keepNext w:val="0"/>
              <w:keepLines w:val="0"/>
              <w:pageBreakBefore w:val="0"/>
              <w:widowControl/>
              <w:kinsoku/>
              <w:wordWrap/>
              <w:overflowPunct/>
              <w:topLinePunct w:val="0"/>
              <w:bidi w:val="0"/>
              <w:adjustRightInd/>
              <w:snapToGrid/>
              <w:spacing w:line="240" w:lineRule="auto"/>
              <w:ind w:firstLine="0" w:firstLineChars="0"/>
              <w:jc w:val="center"/>
              <w:rPr>
                <w:rFonts w:hint="eastAsia" w:ascii="宋体" w:hAnsi="宋体" w:eastAsia="宋体" w:cs="宋体"/>
                <w:kern w:val="0"/>
                <w:sz w:val="18"/>
                <w:szCs w:val="18"/>
                <w:highlight w:val="none"/>
              </w:rPr>
            </w:pPr>
            <w:r>
              <w:rPr>
                <w:rFonts w:hint="eastAsia" w:ascii="宋体" w:hAnsi="宋体" w:eastAsia="宋体" w:cs="宋体"/>
                <w:kern w:val="0"/>
                <w:sz w:val="18"/>
                <w:szCs w:val="18"/>
                <w:highlight w:val="none"/>
                <w:lang w:val="en-US" w:eastAsia="zh-CN"/>
              </w:rPr>
              <w:t>Cameron/MH66</w:t>
            </w:r>
          </w:p>
        </w:tc>
        <w:tc>
          <w:tcPr>
            <w:tcW w:w="802" w:type="pct"/>
            <w:tcBorders>
              <w:top w:val="single" w:color="auto" w:sz="4" w:space="0"/>
              <w:left w:val="single" w:color="auto" w:sz="4" w:space="0"/>
              <w:bottom w:val="single" w:color="auto" w:sz="4" w:space="0"/>
              <w:right w:val="single" w:color="auto" w:sz="4" w:space="0"/>
            </w:tcBorders>
            <w:shd w:val="clear" w:color="000000" w:fill="FFFFFF"/>
            <w:noWrap w:val="0"/>
            <w:vAlign w:val="center"/>
          </w:tcPr>
          <w:p w14:paraId="062F54A7">
            <w:pPr>
              <w:keepNext w:val="0"/>
              <w:keepLines w:val="0"/>
              <w:pageBreakBefore w:val="0"/>
              <w:widowControl/>
              <w:kinsoku/>
              <w:wordWrap/>
              <w:overflowPunct/>
              <w:topLinePunct w:val="0"/>
              <w:bidi w:val="0"/>
              <w:adjustRightInd/>
              <w:snapToGrid/>
              <w:spacing w:line="240" w:lineRule="auto"/>
              <w:ind w:firstLine="0" w:firstLineChars="0"/>
              <w:jc w:val="center"/>
              <w:rPr>
                <w:rFonts w:hint="eastAsia" w:ascii="宋体" w:hAnsi="宋体" w:eastAsia="宋体" w:cs="宋体"/>
                <w:kern w:val="0"/>
                <w:sz w:val="18"/>
                <w:szCs w:val="18"/>
                <w:highlight w:val="none"/>
              </w:rPr>
            </w:pPr>
            <w:r>
              <w:rPr>
                <w:rFonts w:hint="eastAsia" w:ascii="宋体" w:hAnsi="宋体" w:eastAsia="宋体" w:cs="宋体"/>
                <w:kern w:val="0"/>
                <w:sz w:val="18"/>
                <w:szCs w:val="18"/>
                <w:highlight w:val="none"/>
                <w:lang w:val="en-US" w:eastAsia="zh-CN"/>
              </w:rPr>
              <w:t>825-1000</w:t>
            </w:r>
          </w:p>
        </w:tc>
        <w:tc>
          <w:tcPr>
            <w:tcW w:w="843" w:type="pct"/>
            <w:tcBorders>
              <w:top w:val="single" w:color="auto" w:sz="4" w:space="0"/>
              <w:left w:val="single" w:color="auto" w:sz="4" w:space="0"/>
              <w:bottom w:val="single" w:color="auto" w:sz="4" w:space="0"/>
              <w:right w:val="single" w:color="auto" w:sz="4" w:space="0"/>
            </w:tcBorders>
            <w:shd w:val="clear" w:color="000000" w:fill="FFFFFF"/>
            <w:noWrap w:val="0"/>
            <w:vAlign w:val="center"/>
          </w:tcPr>
          <w:p w14:paraId="3C004954">
            <w:pPr>
              <w:keepNext w:val="0"/>
              <w:keepLines w:val="0"/>
              <w:pageBreakBefore w:val="0"/>
              <w:widowControl/>
              <w:kinsoku/>
              <w:wordWrap/>
              <w:overflowPunct/>
              <w:topLinePunct w:val="0"/>
              <w:bidi w:val="0"/>
              <w:adjustRightInd/>
              <w:snapToGrid/>
              <w:spacing w:line="240" w:lineRule="auto"/>
              <w:ind w:firstLine="0" w:firstLineChars="0"/>
              <w:jc w:val="center"/>
              <w:rPr>
                <w:rFonts w:hint="eastAsia" w:ascii="宋体" w:hAnsi="宋体" w:eastAsia="宋体" w:cs="宋体"/>
                <w:kern w:val="0"/>
                <w:sz w:val="18"/>
                <w:szCs w:val="18"/>
                <w:highlight w:val="none"/>
              </w:rPr>
            </w:pPr>
            <w:r>
              <w:rPr>
                <w:rFonts w:hint="eastAsia" w:ascii="宋体" w:hAnsi="宋体" w:eastAsia="宋体" w:cs="宋体"/>
                <w:kern w:val="0"/>
                <w:sz w:val="18"/>
                <w:szCs w:val="18"/>
                <w:highlight w:val="none"/>
                <w:lang w:val="en-US" w:eastAsia="zh-CN"/>
              </w:rPr>
              <w:t>3.3-4.0</w:t>
            </w:r>
          </w:p>
        </w:tc>
        <w:tc>
          <w:tcPr>
            <w:tcW w:w="632" w:type="pct"/>
            <w:tcBorders>
              <w:top w:val="single" w:color="auto" w:sz="4" w:space="0"/>
              <w:left w:val="single" w:color="auto" w:sz="4" w:space="0"/>
              <w:bottom w:val="single" w:color="auto" w:sz="4" w:space="0"/>
              <w:right w:val="single" w:color="auto" w:sz="4" w:space="0"/>
            </w:tcBorders>
            <w:shd w:val="clear" w:color="000000" w:fill="FFFFFF"/>
            <w:noWrap w:val="0"/>
            <w:vAlign w:val="center"/>
          </w:tcPr>
          <w:p w14:paraId="6D000AEE">
            <w:pPr>
              <w:keepNext w:val="0"/>
              <w:keepLines w:val="0"/>
              <w:pageBreakBefore w:val="0"/>
              <w:widowControl/>
              <w:kinsoku/>
              <w:wordWrap/>
              <w:overflowPunct/>
              <w:topLinePunct w:val="0"/>
              <w:bidi w:val="0"/>
              <w:adjustRightInd/>
              <w:snapToGrid/>
              <w:spacing w:line="240" w:lineRule="auto"/>
              <w:ind w:firstLine="0" w:firstLineChars="0"/>
              <w:jc w:val="center"/>
              <w:rPr>
                <w:rFonts w:hint="eastAsia" w:ascii="宋体" w:hAnsi="宋体" w:eastAsia="宋体" w:cs="宋体"/>
                <w:kern w:val="0"/>
                <w:sz w:val="18"/>
                <w:szCs w:val="18"/>
                <w:highlight w:val="none"/>
              </w:rPr>
            </w:pPr>
            <w:r>
              <w:rPr>
                <w:rFonts w:hint="eastAsia" w:ascii="宋体" w:hAnsi="宋体" w:eastAsia="宋体" w:cs="宋体"/>
                <w:kern w:val="0"/>
                <w:sz w:val="18"/>
                <w:szCs w:val="18"/>
                <w:highlight w:val="none"/>
                <w:lang w:val="en-US" w:eastAsia="zh-CN"/>
              </w:rPr>
              <w:t xml:space="preserve">2.8 </w:t>
            </w:r>
          </w:p>
        </w:tc>
      </w:tr>
      <w:tr w14:paraId="523E15DD">
        <w:tblPrEx>
          <w:tblCellMar>
            <w:top w:w="0" w:type="dxa"/>
            <w:left w:w="108" w:type="dxa"/>
            <w:bottom w:w="0" w:type="dxa"/>
            <w:right w:w="108" w:type="dxa"/>
          </w:tblCellMar>
        </w:tblPrEx>
        <w:trPr>
          <w:trHeight w:val="90" w:hRule="atLeast"/>
          <w:jc w:val="center"/>
        </w:trPr>
        <w:tc>
          <w:tcPr>
            <w:tcW w:w="352" w:type="pct"/>
            <w:vMerge w:val="restart"/>
            <w:tcBorders>
              <w:top w:val="single" w:color="auto" w:sz="4" w:space="0"/>
              <w:left w:val="single" w:color="auto" w:sz="4" w:space="0"/>
              <w:right w:val="single" w:color="auto" w:sz="4" w:space="0"/>
            </w:tcBorders>
            <w:shd w:val="clear" w:color="auto" w:fill="auto"/>
            <w:noWrap w:val="0"/>
            <w:vAlign w:val="center"/>
          </w:tcPr>
          <w:p w14:paraId="64BEF541">
            <w:pPr>
              <w:keepNext w:val="0"/>
              <w:keepLines w:val="0"/>
              <w:pageBreakBefore w:val="0"/>
              <w:widowControl/>
              <w:kinsoku/>
              <w:wordWrap/>
              <w:overflowPunct/>
              <w:topLinePunct w:val="0"/>
              <w:bidi w:val="0"/>
              <w:spacing w:line="240" w:lineRule="auto"/>
              <w:ind w:left="0" w:leftChars="0" w:firstLine="0" w:firstLineChars="0"/>
              <w:jc w:val="center"/>
              <w:rPr>
                <w:rFonts w:hint="eastAsia" w:ascii="宋体" w:hAnsi="宋体" w:eastAsia="宋体" w:cs="宋体"/>
                <w:kern w:val="0"/>
                <w:sz w:val="18"/>
                <w:szCs w:val="18"/>
                <w:highlight w:val="none"/>
                <w:lang w:val="en-US" w:eastAsia="zh-CN"/>
              </w:rPr>
            </w:pPr>
            <w:r>
              <w:rPr>
                <w:rFonts w:hint="eastAsia" w:ascii="宋体" w:hAnsi="宋体" w:cs="宋体"/>
                <w:kern w:val="0"/>
                <w:sz w:val="18"/>
                <w:szCs w:val="18"/>
                <w:highlight w:val="none"/>
                <w:lang w:val="en-US" w:eastAsia="zh-CN"/>
              </w:rPr>
              <w:t>西三线</w:t>
            </w:r>
          </w:p>
        </w:tc>
        <w:tc>
          <w:tcPr>
            <w:tcW w:w="359" w:type="pct"/>
            <w:vMerge w:val="restart"/>
            <w:tcBorders>
              <w:top w:val="single" w:color="auto" w:sz="4" w:space="0"/>
              <w:left w:val="single" w:color="auto" w:sz="4" w:space="0"/>
              <w:right w:val="single" w:color="auto" w:sz="4" w:space="0"/>
            </w:tcBorders>
            <w:shd w:val="clear" w:color="auto" w:fill="auto"/>
            <w:noWrap w:val="0"/>
            <w:vAlign w:val="center"/>
          </w:tcPr>
          <w:p w14:paraId="537C937C">
            <w:pPr>
              <w:keepNext w:val="0"/>
              <w:keepLines w:val="0"/>
              <w:pageBreakBefore w:val="0"/>
              <w:widowControl/>
              <w:kinsoku/>
              <w:wordWrap/>
              <w:overflowPunct/>
              <w:topLinePunct w:val="0"/>
              <w:bidi w:val="0"/>
              <w:spacing w:line="240" w:lineRule="auto"/>
              <w:ind w:left="0" w:leftChars="0" w:firstLine="0" w:firstLineChars="0"/>
              <w:jc w:val="left"/>
              <w:rPr>
                <w:rFonts w:hint="eastAsia" w:ascii="宋体" w:hAnsi="宋体" w:eastAsia="宋体" w:cs="宋体"/>
                <w:kern w:val="0"/>
                <w:sz w:val="18"/>
                <w:szCs w:val="18"/>
                <w:highlight w:val="none"/>
                <w:lang w:val="en-US" w:eastAsia="zh-CN"/>
              </w:rPr>
            </w:pPr>
            <w:r>
              <w:rPr>
                <w:rFonts w:hint="eastAsia" w:ascii="宋体" w:hAnsi="宋体" w:cs="宋体"/>
                <w:kern w:val="0"/>
                <w:sz w:val="18"/>
                <w:szCs w:val="18"/>
                <w:highlight w:val="none"/>
                <w:lang w:val="en-US" w:eastAsia="zh-CN"/>
              </w:rPr>
              <w:t>吉安</w:t>
            </w:r>
          </w:p>
        </w:tc>
        <w:tc>
          <w:tcPr>
            <w:tcW w:w="588" w:type="dxa"/>
            <w:vMerge w:val="restart"/>
            <w:tcBorders>
              <w:top w:val="single" w:color="auto" w:sz="4" w:space="0"/>
              <w:left w:val="single" w:color="auto" w:sz="4" w:space="0"/>
              <w:bottom w:val="single" w:color="auto" w:sz="4" w:space="0"/>
              <w:right w:val="single" w:color="auto" w:sz="4" w:space="0"/>
            </w:tcBorders>
            <w:shd w:val="clear" w:color="auto" w:fill="auto"/>
            <w:noWrap w:val="0"/>
            <w:vAlign w:val="center"/>
          </w:tcPr>
          <w:p w14:paraId="1BEFB03C">
            <w:pPr>
              <w:keepNext w:val="0"/>
              <w:keepLines w:val="0"/>
              <w:pageBreakBefore w:val="0"/>
              <w:widowControl/>
              <w:suppressLineNumbers w:val="0"/>
              <w:kinsoku/>
              <w:wordWrap/>
              <w:overflowPunct/>
              <w:topLinePunct w:val="0"/>
              <w:bidi w:val="0"/>
              <w:adjustRightInd w:val="0"/>
              <w:snapToGrid/>
              <w:spacing w:before="0" w:beforeAutospacing="0" w:after="0" w:afterAutospacing="0" w:line="240" w:lineRule="auto"/>
              <w:ind w:left="0" w:leftChars="0" w:right="0" w:rightChars="0" w:firstLine="0" w:firstLineChars="0"/>
              <w:jc w:val="center"/>
              <w:textAlignment w:val="center"/>
              <w:rPr>
                <w:rFonts w:ascii="宋体" w:hAnsi="宋体" w:cs="宋体"/>
                <w:kern w:val="0"/>
                <w:sz w:val="18"/>
                <w:szCs w:val="18"/>
                <w:highlight w:val="none"/>
              </w:rPr>
            </w:pPr>
            <w:r>
              <w:rPr>
                <w:rFonts w:hint="eastAsia" w:ascii="宋体" w:hAnsi="宋体" w:eastAsia="宋体" w:cs="宋体"/>
                <w:kern w:val="0"/>
                <w:sz w:val="18"/>
                <w:szCs w:val="18"/>
                <w:highlight w:val="none"/>
                <w:lang w:val="en-US" w:eastAsia="zh-CN"/>
              </w:rPr>
              <w:t>2+0</w:t>
            </w:r>
          </w:p>
        </w:tc>
        <w:tc>
          <w:tcPr>
            <w:tcW w:w="646" w:type="dxa"/>
            <w:tcBorders>
              <w:top w:val="single" w:color="auto" w:sz="4" w:space="0"/>
              <w:left w:val="single" w:color="auto" w:sz="4" w:space="0"/>
              <w:bottom w:val="single" w:color="auto" w:sz="4" w:space="0"/>
              <w:right w:val="single" w:color="auto" w:sz="4" w:space="0"/>
            </w:tcBorders>
            <w:shd w:val="clear" w:color="000000" w:fill="FFFFFF"/>
            <w:noWrap w:val="0"/>
            <w:vAlign w:val="center"/>
          </w:tcPr>
          <w:p w14:paraId="182F940A">
            <w:pPr>
              <w:pStyle w:val="21"/>
              <w:keepNext w:val="0"/>
              <w:keepLines w:val="0"/>
              <w:pageBreakBefore w:val="0"/>
              <w:widowControl/>
              <w:suppressLineNumbers w:val="0"/>
              <w:kinsoku/>
              <w:wordWrap/>
              <w:overflowPunct/>
              <w:topLinePunct w:val="0"/>
              <w:bidi w:val="0"/>
              <w:adjustRightInd/>
              <w:snapToGrid/>
              <w:spacing w:before="0" w:beforeAutospacing="0" w:after="0" w:afterAutospacing="0" w:line="240" w:lineRule="auto"/>
              <w:ind w:left="0" w:leftChars="0" w:right="0" w:rightChars="0" w:firstLine="0" w:firstLineChars="0"/>
              <w:textAlignment w:val="auto"/>
              <w:rPr>
                <w:rFonts w:hint="eastAsia" w:ascii="宋体" w:hAnsi="宋体" w:eastAsia="宋体" w:cs="宋体"/>
                <w:kern w:val="0"/>
                <w:sz w:val="18"/>
                <w:szCs w:val="18"/>
                <w:highlight w:val="none"/>
                <w:lang w:val="en-US" w:eastAsia="zh-CN"/>
              </w:rPr>
            </w:pPr>
            <w:r>
              <w:rPr>
                <w:rFonts w:hint="eastAsia" w:ascii="宋体" w:hAnsi="宋体" w:eastAsia="宋体" w:cs="宋体"/>
                <w:color w:val="000000" w:themeColor="text1"/>
                <w:sz w:val="18"/>
                <w:szCs w:val="18"/>
                <w:highlight w:val="none"/>
                <w:lang w:eastAsia="en-US"/>
                <w14:textFill>
                  <w14:solidFill>
                    <w14:schemeClr w14:val="tx1"/>
                  </w14:solidFill>
                </w14:textFill>
              </w:rPr>
              <w:t>电驱</w:t>
            </w:r>
          </w:p>
        </w:tc>
        <w:tc>
          <w:tcPr>
            <w:tcW w:w="2062" w:type="dxa"/>
            <w:tcBorders>
              <w:top w:val="single" w:color="auto" w:sz="4" w:space="0"/>
              <w:left w:val="single" w:color="auto" w:sz="4" w:space="0"/>
              <w:bottom w:val="single" w:color="auto" w:sz="4" w:space="0"/>
              <w:right w:val="single" w:color="auto" w:sz="4" w:space="0"/>
            </w:tcBorders>
            <w:shd w:val="clear" w:color="000000" w:fill="FFFFFF"/>
            <w:noWrap w:val="0"/>
            <w:vAlign w:val="center"/>
          </w:tcPr>
          <w:p w14:paraId="60359E86">
            <w:pPr>
              <w:keepNext w:val="0"/>
              <w:keepLines w:val="0"/>
              <w:pageBreakBefore w:val="0"/>
              <w:widowControl/>
              <w:suppressLineNumbers w:val="0"/>
              <w:kinsoku/>
              <w:wordWrap/>
              <w:overflowPunct/>
              <w:topLinePunct w:val="0"/>
              <w:bidi w:val="0"/>
              <w:adjustRightInd w:val="0"/>
              <w:snapToGrid/>
              <w:spacing w:before="0" w:beforeAutospacing="0" w:after="0" w:afterAutospacing="0" w:line="240" w:lineRule="auto"/>
              <w:ind w:left="0" w:leftChars="0" w:right="0" w:rightChars="0" w:firstLine="0" w:firstLineChars="0"/>
              <w:jc w:val="center"/>
              <w:textAlignment w:val="center"/>
              <w:rPr>
                <w:rFonts w:hint="eastAsia" w:ascii="宋体" w:hAnsi="宋体" w:eastAsia="宋体" w:cs="宋体"/>
                <w:kern w:val="0"/>
                <w:sz w:val="18"/>
                <w:szCs w:val="18"/>
                <w:highlight w:val="none"/>
                <w:lang w:val="en-US" w:eastAsia="zh-CN"/>
              </w:rPr>
            </w:pPr>
            <w:r>
              <w:rPr>
                <w:rFonts w:hint="eastAsia" w:ascii="宋体" w:hAnsi="宋体" w:eastAsia="宋体" w:cs="宋体"/>
                <w:i w:val="0"/>
                <w:iCs w:val="0"/>
                <w:color w:val="000000"/>
                <w:kern w:val="0"/>
                <w:sz w:val="18"/>
                <w:szCs w:val="18"/>
                <w:highlight w:val="none"/>
                <w:u w:val="none"/>
                <w:lang w:val="en-US" w:eastAsia="en-US" w:bidi="ar"/>
              </w:rPr>
              <w:t>沈鼓</w:t>
            </w:r>
            <w:r>
              <w:rPr>
                <w:rFonts w:hint="eastAsia" w:ascii="宋体" w:hAnsi="宋体" w:eastAsia="宋体" w:cs="宋体"/>
                <w:i w:val="0"/>
                <w:iCs w:val="0"/>
                <w:color w:val="000000"/>
                <w:kern w:val="0"/>
                <w:sz w:val="18"/>
                <w:szCs w:val="18"/>
                <w:highlight w:val="none"/>
                <w:u w:val="none"/>
                <w:lang w:val="en-US" w:eastAsia="zh-CN" w:bidi="ar"/>
              </w:rPr>
              <w:t>/</w:t>
            </w:r>
            <w:r>
              <w:rPr>
                <w:rFonts w:hint="eastAsia" w:ascii="宋体" w:hAnsi="宋体" w:eastAsia="宋体" w:cs="宋体"/>
                <w:i w:val="0"/>
                <w:iCs w:val="0"/>
                <w:color w:val="000000"/>
                <w:kern w:val="0"/>
                <w:sz w:val="18"/>
                <w:szCs w:val="18"/>
                <w:highlight w:val="none"/>
                <w:u w:val="none"/>
                <w:lang w:val="en-US" w:eastAsia="en-US" w:bidi="ar"/>
              </w:rPr>
              <w:t>PCL804</w:t>
            </w:r>
          </w:p>
        </w:tc>
        <w:tc>
          <w:tcPr>
            <w:tcW w:w="1316" w:type="dxa"/>
            <w:tcBorders>
              <w:top w:val="single" w:color="auto" w:sz="4" w:space="0"/>
              <w:left w:val="single" w:color="auto" w:sz="4" w:space="0"/>
              <w:bottom w:val="single" w:color="auto" w:sz="4" w:space="0"/>
              <w:right w:val="single" w:color="auto" w:sz="4" w:space="0"/>
            </w:tcBorders>
            <w:shd w:val="clear" w:color="000000" w:fill="FFFFFF"/>
            <w:noWrap w:val="0"/>
            <w:vAlign w:val="center"/>
          </w:tcPr>
          <w:p w14:paraId="60B1D8F2">
            <w:pPr>
              <w:pStyle w:val="21"/>
              <w:keepNext w:val="0"/>
              <w:keepLines w:val="0"/>
              <w:pageBreakBefore w:val="0"/>
              <w:widowControl/>
              <w:suppressLineNumbers w:val="0"/>
              <w:kinsoku/>
              <w:wordWrap/>
              <w:overflowPunct/>
              <w:topLinePunct w:val="0"/>
              <w:bidi w:val="0"/>
              <w:spacing w:before="0" w:beforeAutospacing="0" w:after="0" w:afterAutospacing="0" w:line="240" w:lineRule="auto"/>
              <w:ind w:left="0" w:leftChars="0" w:right="0" w:rightChars="0" w:firstLine="0" w:firstLineChars="0"/>
              <w:rPr>
                <w:rFonts w:hint="eastAsia" w:ascii="宋体" w:hAnsi="宋体" w:eastAsia="宋体" w:cs="宋体"/>
                <w:kern w:val="0"/>
                <w:sz w:val="18"/>
                <w:szCs w:val="18"/>
                <w:highlight w:val="none"/>
                <w:lang w:val="en-US" w:eastAsia="zh-CN"/>
              </w:rPr>
            </w:pPr>
            <w:r>
              <w:rPr>
                <w:rFonts w:hint="eastAsia" w:hAnsi="宋体" w:cs="宋体"/>
                <w:color w:val="000000" w:themeColor="text1"/>
                <w:szCs w:val="18"/>
                <w:highlight w:val="none"/>
                <w:lang w:eastAsia="en-US"/>
                <w14:textFill>
                  <w14:solidFill>
                    <w14:schemeClr w14:val="tx1"/>
                  </w14:solidFill>
                </w14:textFill>
              </w:rPr>
              <w:t>32</w:t>
            </w:r>
            <w:r>
              <w:rPr>
                <w:rFonts w:hint="eastAsia" w:hAnsi="宋体" w:cs="宋体"/>
                <w:color w:val="000000" w:themeColor="text1"/>
                <w:szCs w:val="18"/>
                <w:highlight w:val="none"/>
                <w14:textFill>
                  <w14:solidFill>
                    <w14:schemeClr w14:val="tx1"/>
                  </w14:solidFill>
                </w14:textFill>
              </w:rPr>
              <w:t>50</w:t>
            </w:r>
            <w:r>
              <w:rPr>
                <w:rFonts w:hint="eastAsia" w:hAnsi="宋体" w:cs="宋体"/>
                <w:color w:val="000000" w:themeColor="text1"/>
                <w:szCs w:val="18"/>
                <w:highlight w:val="none"/>
                <w:lang w:eastAsia="en-US"/>
                <w14:textFill>
                  <w14:solidFill>
                    <w14:schemeClr w14:val="tx1"/>
                  </w14:solidFill>
                </w14:textFill>
              </w:rPr>
              <w:t>～</w:t>
            </w:r>
            <w:r>
              <w:rPr>
                <w:rFonts w:hint="eastAsia" w:hAnsi="宋体" w:cs="宋体"/>
                <w:color w:val="000000" w:themeColor="text1"/>
                <w:szCs w:val="18"/>
                <w:highlight w:val="none"/>
                <w14:textFill>
                  <w14:solidFill>
                    <w14:schemeClr w14:val="tx1"/>
                  </w14:solidFill>
                </w14:textFill>
              </w:rPr>
              <w:t>5250</w:t>
            </w:r>
          </w:p>
        </w:tc>
        <w:tc>
          <w:tcPr>
            <w:tcW w:w="1384" w:type="dxa"/>
            <w:tcBorders>
              <w:top w:val="single" w:color="auto" w:sz="4" w:space="0"/>
              <w:left w:val="single" w:color="auto" w:sz="4" w:space="0"/>
              <w:bottom w:val="single" w:color="auto" w:sz="4" w:space="0"/>
              <w:right w:val="single" w:color="auto" w:sz="4" w:space="0"/>
            </w:tcBorders>
            <w:shd w:val="clear" w:color="000000" w:fill="FFFFFF"/>
            <w:noWrap w:val="0"/>
            <w:vAlign w:val="center"/>
          </w:tcPr>
          <w:p w14:paraId="1E050323">
            <w:pPr>
              <w:pStyle w:val="21"/>
              <w:keepNext w:val="0"/>
              <w:keepLines w:val="0"/>
              <w:pageBreakBefore w:val="0"/>
              <w:widowControl/>
              <w:suppressLineNumbers w:val="0"/>
              <w:kinsoku/>
              <w:wordWrap/>
              <w:overflowPunct/>
              <w:topLinePunct w:val="0"/>
              <w:bidi w:val="0"/>
              <w:spacing w:before="0" w:beforeAutospacing="0" w:after="0" w:afterAutospacing="0" w:line="240" w:lineRule="auto"/>
              <w:ind w:left="0" w:leftChars="0" w:right="0" w:rightChars="0" w:firstLine="0" w:firstLineChars="0"/>
              <w:rPr>
                <w:rFonts w:hint="eastAsia" w:ascii="宋体" w:hAnsi="宋体" w:eastAsia="宋体" w:cs="宋体"/>
                <w:kern w:val="0"/>
                <w:sz w:val="18"/>
                <w:szCs w:val="18"/>
                <w:highlight w:val="none"/>
                <w:lang w:val="en-US" w:eastAsia="zh-CN"/>
              </w:rPr>
            </w:pPr>
            <w:r>
              <w:rPr>
                <w:rFonts w:hint="eastAsia" w:hAnsi="宋体" w:cs="宋体"/>
                <w:color w:val="000000" w:themeColor="text1"/>
                <w:szCs w:val="18"/>
                <w:highlight w:val="none"/>
                <w:lang w:eastAsia="en-US"/>
                <w14:textFill>
                  <w14:solidFill>
                    <w14:schemeClr w14:val="tx1"/>
                  </w14:solidFill>
                </w14:textFill>
              </w:rPr>
              <w:t>＞</w:t>
            </w:r>
            <w:r>
              <w:rPr>
                <w:rFonts w:hint="eastAsia" w:hAnsi="宋体" w:cs="宋体"/>
                <w:color w:val="000000" w:themeColor="text1"/>
                <w:szCs w:val="18"/>
                <w:highlight w:val="none"/>
                <w14:textFill>
                  <w14:solidFill>
                    <w14:schemeClr w14:val="tx1"/>
                  </w14:solidFill>
                </w14:textFill>
              </w:rPr>
              <w:t>4.0</w:t>
            </w:r>
          </w:p>
        </w:tc>
        <w:tc>
          <w:tcPr>
            <w:tcW w:w="1038" w:type="dxa"/>
            <w:tcBorders>
              <w:top w:val="single" w:color="auto" w:sz="4" w:space="0"/>
              <w:left w:val="single" w:color="auto" w:sz="4" w:space="0"/>
              <w:bottom w:val="single" w:color="auto" w:sz="4" w:space="0"/>
              <w:right w:val="single" w:color="auto" w:sz="4" w:space="0"/>
            </w:tcBorders>
            <w:shd w:val="clear" w:color="000000" w:fill="FFFFFF"/>
            <w:noWrap w:val="0"/>
            <w:vAlign w:val="center"/>
          </w:tcPr>
          <w:p w14:paraId="4F4E3C1F">
            <w:pPr>
              <w:pStyle w:val="21"/>
              <w:keepNext w:val="0"/>
              <w:keepLines w:val="0"/>
              <w:pageBreakBefore w:val="0"/>
              <w:widowControl/>
              <w:suppressLineNumbers w:val="0"/>
              <w:kinsoku/>
              <w:wordWrap/>
              <w:overflowPunct/>
              <w:topLinePunct w:val="0"/>
              <w:bidi w:val="0"/>
              <w:adjustRightInd/>
              <w:snapToGrid/>
              <w:spacing w:before="0" w:beforeAutospacing="0" w:after="0" w:afterAutospacing="0" w:line="240" w:lineRule="auto"/>
              <w:ind w:left="0" w:leftChars="0" w:right="0" w:rightChars="0" w:firstLine="0" w:firstLineChars="0"/>
              <w:textAlignment w:val="auto"/>
              <w:rPr>
                <w:rFonts w:hint="eastAsia" w:ascii="宋体" w:hAnsi="宋体" w:eastAsia="宋体" w:cs="宋体"/>
                <w:kern w:val="0"/>
                <w:sz w:val="18"/>
                <w:szCs w:val="18"/>
                <w:highlight w:val="none"/>
                <w:lang w:val="en-US" w:eastAsia="zh-CN"/>
              </w:rPr>
            </w:pPr>
            <w:r>
              <w:rPr>
                <w:rFonts w:hint="eastAsia" w:ascii="宋体" w:hAnsi="宋体" w:eastAsia="宋体" w:cs="宋体"/>
                <w:color w:val="000000" w:themeColor="text1"/>
                <w:sz w:val="18"/>
                <w:szCs w:val="18"/>
                <w:highlight w:val="none"/>
                <w:lang w:eastAsia="en-US"/>
                <w14:textFill>
                  <w14:solidFill>
                    <w14:schemeClr w14:val="tx1"/>
                  </w14:solidFill>
                </w14:textFill>
              </w:rPr>
              <w:t>18.0</w:t>
            </w:r>
          </w:p>
        </w:tc>
      </w:tr>
      <w:tr w14:paraId="4D91B905">
        <w:tblPrEx>
          <w:tblCellMar>
            <w:top w:w="0" w:type="dxa"/>
            <w:left w:w="108" w:type="dxa"/>
            <w:bottom w:w="0" w:type="dxa"/>
            <w:right w:w="108" w:type="dxa"/>
          </w:tblCellMar>
        </w:tblPrEx>
        <w:trPr>
          <w:trHeight w:val="170" w:hRule="atLeast"/>
          <w:jc w:val="center"/>
        </w:trPr>
        <w:tc>
          <w:tcPr>
            <w:tcW w:w="352" w:type="pct"/>
            <w:vMerge w:val="continue"/>
            <w:tcBorders>
              <w:left w:val="single" w:color="auto" w:sz="4" w:space="0"/>
              <w:bottom w:val="single" w:color="auto" w:sz="4" w:space="0"/>
              <w:right w:val="single" w:color="auto" w:sz="4" w:space="0"/>
            </w:tcBorders>
            <w:shd w:val="clear" w:color="auto" w:fill="auto"/>
            <w:noWrap w:val="0"/>
            <w:vAlign w:val="center"/>
          </w:tcPr>
          <w:p w14:paraId="03EE7816">
            <w:pPr>
              <w:keepNext w:val="0"/>
              <w:keepLines w:val="0"/>
              <w:pageBreakBefore w:val="0"/>
              <w:widowControl/>
              <w:kinsoku/>
              <w:wordWrap/>
              <w:overflowPunct/>
              <w:topLinePunct w:val="0"/>
              <w:bidi w:val="0"/>
              <w:spacing w:line="240" w:lineRule="auto"/>
              <w:jc w:val="left"/>
              <w:rPr>
                <w:rFonts w:ascii="宋体" w:hAnsi="宋体" w:cs="宋体"/>
                <w:kern w:val="0"/>
                <w:sz w:val="18"/>
                <w:szCs w:val="18"/>
                <w:highlight w:val="none"/>
              </w:rPr>
            </w:pPr>
          </w:p>
        </w:tc>
        <w:tc>
          <w:tcPr>
            <w:tcW w:w="359" w:type="pct"/>
            <w:vMerge w:val="continue"/>
            <w:tcBorders>
              <w:left w:val="single" w:color="auto" w:sz="4" w:space="0"/>
              <w:bottom w:val="single" w:color="auto" w:sz="4" w:space="0"/>
              <w:right w:val="single" w:color="auto" w:sz="4" w:space="0"/>
            </w:tcBorders>
            <w:shd w:val="clear" w:color="auto" w:fill="auto"/>
            <w:noWrap w:val="0"/>
            <w:vAlign w:val="center"/>
          </w:tcPr>
          <w:p w14:paraId="5BEB8F4D">
            <w:pPr>
              <w:keepNext w:val="0"/>
              <w:keepLines w:val="0"/>
              <w:pageBreakBefore w:val="0"/>
              <w:widowControl/>
              <w:kinsoku/>
              <w:wordWrap/>
              <w:overflowPunct/>
              <w:topLinePunct w:val="0"/>
              <w:bidi w:val="0"/>
              <w:spacing w:line="240" w:lineRule="auto"/>
              <w:jc w:val="left"/>
              <w:rPr>
                <w:rFonts w:ascii="宋体" w:hAnsi="宋体" w:cs="宋体"/>
                <w:kern w:val="0"/>
                <w:sz w:val="18"/>
                <w:szCs w:val="18"/>
                <w:highlight w:val="none"/>
              </w:rPr>
            </w:pPr>
          </w:p>
        </w:tc>
        <w:tc>
          <w:tcPr>
            <w:tcW w:w="588" w:type="dxa"/>
            <w:vMerge w:val="continue"/>
            <w:tcBorders>
              <w:top w:val="single" w:color="auto" w:sz="4" w:space="0"/>
              <w:left w:val="single" w:color="auto" w:sz="4" w:space="0"/>
              <w:bottom w:val="single" w:color="auto" w:sz="4" w:space="0"/>
              <w:right w:val="single" w:color="auto" w:sz="4" w:space="0"/>
            </w:tcBorders>
            <w:shd w:val="clear" w:color="auto" w:fill="auto"/>
            <w:noWrap w:val="0"/>
            <w:vAlign w:val="center"/>
          </w:tcPr>
          <w:p w14:paraId="44C0DC67">
            <w:pPr>
              <w:keepNext w:val="0"/>
              <w:keepLines w:val="0"/>
              <w:pageBreakBefore w:val="0"/>
              <w:widowControl/>
              <w:suppressLineNumbers w:val="0"/>
              <w:kinsoku/>
              <w:wordWrap/>
              <w:overflowPunct/>
              <w:topLinePunct w:val="0"/>
              <w:bidi w:val="0"/>
              <w:adjustRightInd w:val="0"/>
              <w:snapToGrid/>
              <w:spacing w:before="0" w:beforeAutospacing="0" w:after="0" w:afterAutospacing="0" w:line="240" w:lineRule="auto"/>
              <w:ind w:left="0" w:leftChars="0" w:right="0" w:rightChars="0" w:firstLine="360" w:firstLineChars="200"/>
              <w:jc w:val="center"/>
              <w:textAlignment w:val="center"/>
              <w:rPr>
                <w:rFonts w:ascii="宋体" w:hAnsi="宋体" w:cs="宋体"/>
                <w:kern w:val="0"/>
                <w:sz w:val="18"/>
                <w:szCs w:val="18"/>
                <w:highlight w:val="none"/>
              </w:rPr>
            </w:pPr>
          </w:p>
        </w:tc>
        <w:tc>
          <w:tcPr>
            <w:tcW w:w="646" w:type="dxa"/>
            <w:tcBorders>
              <w:top w:val="single" w:color="auto" w:sz="4" w:space="0"/>
              <w:left w:val="single" w:color="auto" w:sz="4" w:space="0"/>
              <w:bottom w:val="single" w:color="auto" w:sz="4" w:space="0"/>
              <w:right w:val="single" w:color="auto" w:sz="4" w:space="0"/>
            </w:tcBorders>
            <w:shd w:val="clear" w:color="000000" w:fill="FFFFFF"/>
            <w:noWrap w:val="0"/>
            <w:vAlign w:val="center"/>
          </w:tcPr>
          <w:p w14:paraId="137635D8">
            <w:pPr>
              <w:pStyle w:val="21"/>
              <w:keepNext w:val="0"/>
              <w:keepLines w:val="0"/>
              <w:pageBreakBefore w:val="0"/>
              <w:widowControl/>
              <w:suppressLineNumbers w:val="0"/>
              <w:kinsoku/>
              <w:wordWrap/>
              <w:overflowPunct/>
              <w:topLinePunct w:val="0"/>
              <w:bidi w:val="0"/>
              <w:adjustRightInd/>
              <w:snapToGrid/>
              <w:spacing w:before="0" w:beforeAutospacing="0" w:after="0" w:afterAutospacing="0" w:line="240" w:lineRule="auto"/>
              <w:ind w:left="0" w:leftChars="0" w:right="0" w:rightChars="0" w:firstLine="0" w:firstLineChars="0"/>
              <w:textAlignment w:val="auto"/>
              <w:rPr>
                <w:rFonts w:hint="eastAsia" w:ascii="宋体" w:hAnsi="宋体" w:eastAsia="宋体" w:cs="宋体"/>
                <w:kern w:val="0"/>
                <w:sz w:val="18"/>
                <w:szCs w:val="18"/>
                <w:highlight w:val="none"/>
                <w:lang w:val="en-US" w:eastAsia="zh-CN"/>
              </w:rPr>
            </w:pPr>
            <w:r>
              <w:rPr>
                <w:rFonts w:hint="eastAsia" w:ascii="宋体" w:hAnsi="宋体" w:eastAsia="宋体" w:cs="宋体"/>
                <w:color w:val="000000" w:themeColor="text1"/>
                <w:sz w:val="18"/>
                <w:szCs w:val="18"/>
                <w:highlight w:val="none"/>
                <w:lang w:eastAsia="en-US"/>
                <w14:textFill>
                  <w14:solidFill>
                    <w14:schemeClr w14:val="tx1"/>
                  </w14:solidFill>
                </w14:textFill>
              </w:rPr>
              <w:t>电驱</w:t>
            </w:r>
          </w:p>
        </w:tc>
        <w:tc>
          <w:tcPr>
            <w:tcW w:w="2062" w:type="dxa"/>
            <w:tcBorders>
              <w:top w:val="single" w:color="auto" w:sz="4" w:space="0"/>
              <w:left w:val="single" w:color="auto" w:sz="4" w:space="0"/>
              <w:bottom w:val="single" w:color="auto" w:sz="4" w:space="0"/>
              <w:right w:val="single" w:color="auto" w:sz="4" w:space="0"/>
            </w:tcBorders>
            <w:shd w:val="clear" w:color="000000" w:fill="FFFFFF"/>
            <w:noWrap w:val="0"/>
            <w:vAlign w:val="center"/>
          </w:tcPr>
          <w:p w14:paraId="1D87187F">
            <w:pPr>
              <w:keepNext w:val="0"/>
              <w:keepLines w:val="0"/>
              <w:pageBreakBefore w:val="0"/>
              <w:widowControl/>
              <w:suppressLineNumbers w:val="0"/>
              <w:kinsoku/>
              <w:wordWrap/>
              <w:overflowPunct/>
              <w:topLinePunct w:val="0"/>
              <w:bidi w:val="0"/>
              <w:adjustRightInd w:val="0"/>
              <w:snapToGrid/>
              <w:spacing w:before="0" w:beforeAutospacing="0" w:after="0" w:afterAutospacing="0" w:line="240" w:lineRule="auto"/>
              <w:ind w:left="0" w:leftChars="0" w:right="0" w:rightChars="0" w:firstLine="0" w:firstLineChars="0"/>
              <w:jc w:val="center"/>
              <w:textAlignment w:val="center"/>
              <w:rPr>
                <w:rFonts w:hint="eastAsia" w:ascii="宋体" w:hAnsi="宋体" w:eastAsia="宋体" w:cs="宋体"/>
                <w:kern w:val="0"/>
                <w:sz w:val="18"/>
                <w:szCs w:val="18"/>
                <w:highlight w:val="none"/>
                <w:lang w:val="en-US" w:eastAsia="zh-CN"/>
              </w:rPr>
            </w:pPr>
            <w:r>
              <w:rPr>
                <w:rFonts w:hint="eastAsia" w:ascii="宋体" w:hAnsi="宋体" w:eastAsia="宋体" w:cs="宋体"/>
                <w:i w:val="0"/>
                <w:iCs w:val="0"/>
                <w:color w:val="000000"/>
                <w:kern w:val="0"/>
                <w:sz w:val="18"/>
                <w:szCs w:val="18"/>
                <w:highlight w:val="none"/>
                <w:u w:val="none"/>
                <w:lang w:val="en-US" w:eastAsia="en-US" w:bidi="ar"/>
              </w:rPr>
              <w:t>沈鼓</w:t>
            </w:r>
            <w:r>
              <w:rPr>
                <w:rFonts w:hint="eastAsia" w:ascii="宋体" w:hAnsi="宋体" w:eastAsia="宋体" w:cs="宋体"/>
                <w:i w:val="0"/>
                <w:iCs w:val="0"/>
                <w:color w:val="000000"/>
                <w:kern w:val="0"/>
                <w:sz w:val="18"/>
                <w:szCs w:val="18"/>
                <w:highlight w:val="none"/>
                <w:u w:val="none"/>
                <w:lang w:val="en-US" w:eastAsia="zh-CN" w:bidi="ar"/>
              </w:rPr>
              <w:t>/</w:t>
            </w:r>
            <w:r>
              <w:rPr>
                <w:rFonts w:hint="eastAsia" w:ascii="宋体" w:hAnsi="宋体" w:eastAsia="宋体" w:cs="宋体"/>
                <w:i w:val="0"/>
                <w:iCs w:val="0"/>
                <w:color w:val="000000"/>
                <w:kern w:val="0"/>
                <w:sz w:val="18"/>
                <w:szCs w:val="18"/>
                <w:highlight w:val="none"/>
                <w:u w:val="none"/>
                <w:lang w:val="en-US" w:eastAsia="en-US" w:bidi="ar"/>
              </w:rPr>
              <w:t>PCL804</w:t>
            </w:r>
          </w:p>
        </w:tc>
        <w:tc>
          <w:tcPr>
            <w:tcW w:w="1316" w:type="dxa"/>
            <w:tcBorders>
              <w:top w:val="single" w:color="auto" w:sz="4" w:space="0"/>
              <w:left w:val="single" w:color="auto" w:sz="4" w:space="0"/>
              <w:bottom w:val="single" w:color="auto" w:sz="4" w:space="0"/>
              <w:right w:val="single" w:color="auto" w:sz="4" w:space="0"/>
            </w:tcBorders>
            <w:shd w:val="clear" w:color="000000" w:fill="FFFFFF"/>
            <w:noWrap w:val="0"/>
            <w:vAlign w:val="center"/>
          </w:tcPr>
          <w:p w14:paraId="7718F638">
            <w:pPr>
              <w:pStyle w:val="21"/>
              <w:keepNext w:val="0"/>
              <w:keepLines w:val="0"/>
              <w:pageBreakBefore w:val="0"/>
              <w:widowControl/>
              <w:suppressLineNumbers w:val="0"/>
              <w:kinsoku/>
              <w:wordWrap/>
              <w:overflowPunct/>
              <w:topLinePunct w:val="0"/>
              <w:bidi w:val="0"/>
              <w:spacing w:before="0" w:beforeAutospacing="0" w:after="0" w:afterAutospacing="0" w:line="240" w:lineRule="auto"/>
              <w:ind w:left="0" w:leftChars="0" w:right="0" w:rightChars="0" w:firstLine="0" w:firstLineChars="0"/>
              <w:rPr>
                <w:rFonts w:hint="eastAsia" w:ascii="宋体" w:hAnsi="宋体" w:eastAsia="宋体" w:cs="宋体"/>
                <w:kern w:val="0"/>
                <w:sz w:val="18"/>
                <w:szCs w:val="18"/>
                <w:highlight w:val="none"/>
                <w:lang w:val="en-US" w:eastAsia="zh-CN"/>
              </w:rPr>
            </w:pPr>
            <w:r>
              <w:rPr>
                <w:rFonts w:hint="eastAsia" w:hAnsi="宋体" w:cs="宋体"/>
                <w:color w:val="000000" w:themeColor="text1"/>
                <w:szCs w:val="18"/>
                <w:highlight w:val="none"/>
                <w:lang w:eastAsia="en-US"/>
                <w14:textFill>
                  <w14:solidFill>
                    <w14:schemeClr w14:val="tx1"/>
                  </w14:solidFill>
                </w14:textFill>
              </w:rPr>
              <w:t>3216～</w:t>
            </w:r>
            <w:r>
              <w:rPr>
                <w:rFonts w:hint="eastAsia" w:hAnsi="宋体" w:cs="宋体"/>
                <w:color w:val="000000" w:themeColor="text1"/>
                <w:szCs w:val="18"/>
                <w:highlight w:val="none"/>
                <w14:textFill>
                  <w14:solidFill>
                    <w14:schemeClr w14:val="tx1"/>
                  </w14:solidFill>
                </w14:textFill>
              </w:rPr>
              <w:t>5250</w:t>
            </w:r>
          </w:p>
        </w:tc>
        <w:tc>
          <w:tcPr>
            <w:tcW w:w="1384" w:type="dxa"/>
            <w:tcBorders>
              <w:top w:val="single" w:color="auto" w:sz="4" w:space="0"/>
              <w:left w:val="single" w:color="auto" w:sz="4" w:space="0"/>
              <w:bottom w:val="single" w:color="auto" w:sz="4" w:space="0"/>
              <w:right w:val="single" w:color="auto" w:sz="4" w:space="0"/>
            </w:tcBorders>
            <w:shd w:val="clear" w:color="000000" w:fill="FFFFFF"/>
            <w:noWrap w:val="0"/>
            <w:vAlign w:val="center"/>
          </w:tcPr>
          <w:p w14:paraId="05F294B4">
            <w:pPr>
              <w:pStyle w:val="21"/>
              <w:keepNext w:val="0"/>
              <w:keepLines w:val="0"/>
              <w:pageBreakBefore w:val="0"/>
              <w:widowControl/>
              <w:suppressLineNumbers w:val="0"/>
              <w:kinsoku/>
              <w:wordWrap/>
              <w:overflowPunct/>
              <w:topLinePunct w:val="0"/>
              <w:bidi w:val="0"/>
              <w:spacing w:before="0" w:beforeAutospacing="0" w:after="0" w:afterAutospacing="0" w:line="240" w:lineRule="auto"/>
              <w:ind w:left="0" w:leftChars="0" w:right="0" w:rightChars="0" w:firstLine="0" w:firstLineChars="0"/>
              <w:rPr>
                <w:rFonts w:hint="eastAsia" w:ascii="宋体" w:hAnsi="宋体" w:eastAsia="宋体" w:cs="宋体"/>
                <w:kern w:val="0"/>
                <w:sz w:val="18"/>
                <w:szCs w:val="18"/>
                <w:highlight w:val="none"/>
                <w:lang w:val="en-US" w:eastAsia="zh-CN"/>
              </w:rPr>
            </w:pPr>
            <w:r>
              <w:rPr>
                <w:rFonts w:hint="eastAsia" w:hAnsi="宋体" w:cs="宋体"/>
                <w:color w:val="000000" w:themeColor="text1"/>
                <w:szCs w:val="18"/>
                <w:highlight w:val="none"/>
                <w:lang w:eastAsia="en-US"/>
                <w14:textFill>
                  <w14:solidFill>
                    <w14:schemeClr w14:val="tx1"/>
                  </w14:solidFill>
                </w14:textFill>
              </w:rPr>
              <w:t>＞</w:t>
            </w:r>
            <w:r>
              <w:rPr>
                <w:rFonts w:hint="eastAsia" w:hAnsi="宋体" w:cs="宋体"/>
                <w:color w:val="000000" w:themeColor="text1"/>
                <w:szCs w:val="18"/>
                <w:highlight w:val="none"/>
                <w14:textFill>
                  <w14:solidFill>
                    <w14:schemeClr w14:val="tx1"/>
                  </w14:solidFill>
                </w14:textFill>
              </w:rPr>
              <w:t>4.0</w:t>
            </w:r>
          </w:p>
        </w:tc>
        <w:tc>
          <w:tcPr>
            <w:tcW w:w="1038" w:type="dxa"/>
            <w:tcBorders>
              <w:top w:val="single" w:color="auto" w:sz="4" w:space="0"/>
              <w:left w:val="single" w:color="auto" w:sz="4" w:space="0"/>
              <w:bottom w:val="single" w:color="auto" w:sz="4" w:space="0"/>
              <w:right w:val="single" w:color="auto" w:sz="4" w:space="0"/>
            </w:tcBorders>
            <w:shd w:val="clear" w:color="000000" w:fill="FFFFFF"/>
            <w:noWrap w:val="0"/>
            <w:vAlign w:val="center"/>
          </w:tcPr>
          <w:p w14:paraId="42EE8377">
            <w:pPr>
              <w:pStyle w:val="21"/>
              <w:keepNext w:val="0"/>
              <w:keepLines w:val="0"/>
              <w:pageBreakBefore w:val="0"/>
              <w:widowControl/>
              <w:suppressLineNumbers w:val="0"/>
              <w:kinsoku/>
              <w:wordWrap/>
              <w:overflowPunct/>
              <w:topLinePunct w:val="0"/>
              <w:bidi w:val="0"/>
              <w:adjustRightInd/>
              <w:snapToGrid/>
              <w:spacing w:before="0" w:beforeAutospacing="0" w:after="0" w:afterAutospacing="0" w:line="240" w:lineRule="auto"/>
              <w:ind w:left="0" w:leftChars="0" w:right="0" w:rightChars="0" w:firstLine="0" w:firstLineChars="0"/>
              <w:textAlignment w:val="auto"/>
              <w:rPr>
                <w:rFonts w:hint="eastAsia" w:ascii="宋体" w:hAnsi="宋体" w:eastAsia="宋体" w:cs="宋体"/>
                <w:kern w:val="0"/>
                <w:sz w:val="18"/>
                <w:szCs w:val="18"/>
                <w:highlight w:val="none"/>
                <w:lang w:val="en-US" w:eastAsia="zh-CN"/>
              </w:rPr>
            </w:pPr>
            <w:r>
              <w:rPr>
                <w:rFonts w:hint="eastAsia" w:ascii="宋体" w:hAnsi="宋体" w:eastAsia="宋体" w:cs="宋体"/>
                <w:color w:val="000000" w:themeColor="text1"/>
                <w:sz w:val="18"/>
                <w:szCs w:val="18"/>
                <w:highlight w:val="none"/>
                <w:lang w:eastAsia="en-US"/>
                <w14:textFill>
                  <w14:solidFill>
                    <w14:schemeClr w14:val="tx1"/>
                  </w14:solidFill>
                </w14:textFill>
              </w:rPr>
              <w:t>18.0</w:t>
            </w:r>
          </w:p>
        </w:tc>
      </w:tr>
    </w:tbl>
    <w:p w14:paraId="6FA4F86B">
      <w:pPr>
        <w:pStyle w:val="17"/>
        <w:rPr>
          <w:rFonts w:hint="default" w:ascii="方正仿宋简体" w:hAnsi="方正仿宋简体" w:eastAsia="方正仿宋简体" w:cs="方正仿宋简体"/>
          <w:sz w:val="32"/>
          <w:szCs w:val="32"/>
          <w:lang w:val="en-US" w:eastAsia="zh-CN"/>
        </w:rPr>
      </w:pPr>
    </w:p>
    <w:p w14:paraId="134709B4">
      <w:pPr>
        <w:pStyle w:val="17"/>
        <w:rPr>
          <w:rFonts w:hint="default" w:ascii="方正仿宋简体" w:hAnsi="方正仿宋简体" w:eastAsia="方正仿宋简体" w:cs="方正仿宋简体"/>
          <w:sz w:val="32"/>
          <w:szCs w:val="32"/>
          <w:lang w:val="en-US" w:eastAsia="zh-CN"/>
        </w:rPr>
      </w:pPr>
    </w:p>
    <w:p w14:paraId="109FF039">
      <w:pPr>
        <w:pStyle w:val="17"/>
        <w:rPr>
          <w:rFonts w:hint="default" w:ascii="方正仿宋简体" w:hAnsi="方正仿宋简体" w:eastAsia="方正仿宋简体" w:cs="方正仿宋简体"/>
          <w:sz w:val="32"/>
          <w:szCs w:val="32"/>
          <w:lang w:val="en-US" w:eastAsia="zh-CN"/>
        </w:rPr>
        <w:sectPr>
          <w:pgSz w:w="11906" w:h="16838"/>
          <w:pgMar w:top="1440" w:right="1800" w:bottom="1440" w:left="1800" w:header="851" w:footer="992" w:gutter="0"/>
          <w:pgBorders>
            <w:top w:val="none" w:sz="0" w:space="0"/>
            <w:left w:val="none" w:sz="0" w:space="0"/>
            <w:bottom w:val="none" w:sz="0" w:space="0"/>
            <w:right w:val="none" w:sz="0" w:space="0"/>
          </w:pgBorders>
          <w:pgNumType w:start="1"/>
          <w:cols w:space="720" w:num="1"/>
          <w:docGrid w:type="lines" w:linePitch="312" w:charSpace="0"/>
        </w:sectPr>
      </w:pPr>
    </w:p>
    <w:p w14:paraId="223A133B">
      <w:pPr>
        <w:pStyle w:val="3"/>
        <w:numPr>
          <w:ilvl w:val="1"/>
          <w:numId w:val="0"/>
        </w:numPr>
        <w:adjustRightInd/>
        <w:snapToGrid/>
        <w:spacing w:before="120" w:after="120" w:line="560" w:lineRule="exact"/>
        <w:ind w:leftChars="0" w:firstLine="0" w:firstLineChars="0"/>
        <w:jc w:val="both"/>
        <w:rPr>
          <w:rFonts w:hint="default" w:ascii="方正黑体简体" w:hAnsi="方正黑体简体" w:eastAsia="方正黑体简体" w:cs="方正黑体简体"/>
          <w:b w:val="0"/>
          <w:bCs/>
          <w:sz w:val="32"/>
          <w:szCs w:val="32"/>
          <w:highlight w:val="none"/>
          <w:lang w:val="en-US" w:eastAsia="zh-CN"/>
        </w:rPr>
      </w:pPr>
      <w:bookmarkStart w:id="39" w:name="_Toc19610"/>
      <w:bookmarkStart w:id="40" w:name="_Toc13469"/>
      <w:bookmarkStart w:id="41" w:name="_Toc27890"/>
      <w:bookmarkStart w:id="42" w:name="_Toc19462"/>
      <w:bookmarkStart w:id="43" w:name="_Toc9013"/>
      <w:bookmarkStart w:id="44" w:name="_Toc14151"/>
      <w:bookmarkStart w:id="45" w:name="_Toc7118"/>
      <w:bookmarkStart w:id="46" w:name="_Toc21123"/>
      <w:bookmarkStart w:id="47" w:name="_Toc67296083"/>
      <w:bookmarkStart w:id="48" w:name="_Toc67297131"/>
      <w:bookmarkStart w:id="49" w:name="_Toc67307161"/>
      <w:bookmarkStart w:id="50" w:name="_Toc67298200"/>
      <w:bookmarkStart w:id="51" w:name="_Toc69071704"/>
      <w:bookmarkStart w:id="52" w:name="_Toc68186702"/>
      <w:bookmarkStart w:id="53" w:name="_Toc8355"/>
      <w:bookmarkStart w:id="54" w:name="_Toc18799"/>
      <w:r>
        <w:rPr>
          <w:rFonts w:hint="eastAsia" w:ascii="方正黑体简体" w:hAnsi="方正黑体简体" w:eastAsia="方正黑体简体" w:cs="方正黑体简体"/>
          <w:b w:val="0"/>
          <w:bCs/>
          <w:sz w:val="32"/>
          <w:szCs w:val="32"/>
          <w:highlight w:val="none"/>
          <w:lang w:val="en-US" w:eastAsia="zh-CN"/>
        </w:rPr>
        <w:t>8 附录</w:t>
      </w:r>
      <w:bookmarkEnd w:id="39"/>
      <w:bookmarkEnd w:id="40"/>
      <w:bookmarkEnd w:id="41"/>
      <w:bookmarkEnd w:id="42"/>
      <w:bookmarkEnd w:id="43"/>
      <w:bookmarkEnd w:id="44"/>
      <w:bookmarkStart w:id="55" w:name="_Toc10244"/>
      <w:bookmarkStart w:id="56" w:name="_Toc27675"/>
      <w:bookmarkStart w:id="57" w:name="_Toc8442"/>
      <w:bookmarkStart w:id="58" w:name="_Toc9381"/>
      <w:bookmarkStart w:id="59" w:name="_Toc18622"/>
      <w:bookmarkStart w:id="60" w:name="_Toc24613"/>
      <w:r>
        <w:rPr>
          <w:rFonts w:hint="eastAsia" w:ascii="方正黑体简体" w:hAnsi="方正黑体简体" w:eastAsia="方正黑体简体" w:cs="方正黑体简体"/>
          <w:b w:val="0"/>
          <w:bCs/>
          <w:sz w:val="32"/>
          <w:szCs w:val="32"/>
          <w:highlight w:val="none"/>
          <w:lang w:val="en-US" w:eastAsia="zh-CN"/>
        </w:rPr>
        <w:t xml:space="preserve"> 南部台管道概况</w:t>
      </w:r>
      <w:bookmarkEnd w:id="45"/>
      <w:r>
        <w:rPr>
          <w:rFonts w:hint="eastAsia" w:ascii="方正黑体简体" w:hAnsi="方正黑体简体" w:eastAsia="方正黑体简体" w:cs="方正黑体简体"/>
          <w:b w:val="0"/>
          <w:bCs/>
          <w:sz w:val="32"/>
          <w:szCs w:val="32"/>
          <w:highlight w:val="none"/>
          <w:lang w:val="en-US" w:eastAsia="zh-CN"/>
        </w:rPr>
        <w:t>表</w:t>
      </w:r>
      <w:bookmarkEnd w:id="46"/>
    </w:p>
    <w:bookmarkEnd w:id="47"/>
    <w:bookmarkEnd w:id="48"/>
    <w:bookmarkEnd w:id="49"/>
    <w:bookmarkEnd w:id="50"/>
    <w:bookmarkEnd w:id="51"/>
    <w:bookmarkEnd w:id="52"/>
    <w:bookmarkEnd w:id="53"/>
    <w:bookmarkEnd w:id="54"/>
    <w:bookmarkEnd w:id="55"/>
    <w:bookmarkEnd w:id="56"/>
    <w:bookmarkEnd w:id="57"/>
    <w:bookmarkEnd w:id="58"/>
    <w:bookmarkEnd w:id="59"/>
    <w:bookmarkEnd w:id="60"/>
    <w:tbl>
      <w:tblPr>
        <w:tblStyle w:val="13"/>
        <w:tblW w:w="14182" w:type="dxa"/>
        <w:tblInd w:w="91" w:type="dxa"/>
        <w:tblLayout w:type="fixed"/>
        <w:tblCellMar>
          <w:top w:w="0" w:type="dxa"/>
          <w:left w:w="108" w:type="dxa"/>
          <w:bottom w:w="0" w:type="dxa"/>
          <w:right w:w="108" w:type="dxa"/>
        </w:tblCellMar>
      </w:tblPr>
      <w:tblGrid>
        <w:gridCol w:w="1167"/>
        <w:gridCol w:w="1153"/>
        <w:gridCol w:w="1350"/>
        <w:gridCol w:w="1316"/>
        <w:gridCol w:w="865"/>
        <w:gridCol w:w="1466"/>
        <w:gridCol w:w="1096"/>
        <w:gridCol w:w="1165"/>
        <w:gridCol w:w="1119"/>
        <w:gridCol w:w="1120"/>
        <w:gridCol w:w="1119"/>
        <w:gridCol w:w="1246"/>
      </w:tblGrid>
      <w:tr w14:paraId="30203E54">
        <w:tblPrEx>
          <w:tblCellMar>
            <w:top w:w="0" w:type="dxa"/>
            <w:left w:w="108" w:type="dxa"/>
            <w:bottom w:w="0" w:type="dxa"/>
            <w:right w:w="108" w:type="dxa"/>
          </w:tblCellMar>
        </w:tblPrEx>
        <w:trPr>
          <w:trHeight w:val="1035" w:hRule="atLeast"/>
          <w:tblHeader/>
        </w:trPr>
        <w:tc>
          <w:tcPr>
            <w:tcW w:w="1167" w:type="dxa"/>
            <w:tcBorders>
              <w:top w:val="single" w:color="000000" w:sz="4" w:space="0"/>
              <w:left w:val="single" w:color="000000" w:sz="4" w:space="0"/>
              <w:bottom w:val="single" w:color="000000" w:sz="4" w:space="0"/>
              <w:right w:val="single" w:color="000000" w:sz="4" w:space="0"/>
            </w:tcBorders>
            <w:noWrap w:val="0"/>
            <w:vAlign w:val="center"/>
          </w:tcPr>
          <w:p w14:paraId="26E7356C">
            <w:pPr>
              <w:keepNext w:val="0"/>
              <w:keepLines w:val="0"/>
              <w:pageBreakBefore w:val="0"/>
              <w:widowControl/>
              <w:kinsoku/>
              <w:wordWrap/>
              <w:overflowPunct/>
              <w:topLinePunct w:val="0"/>
              <w:autoSpaceDE/>
              <w:autoSpaceDN/>
              <w:bidi w:val="0"/>
              <w:adjustRightInd w:val="0"/>
              <w:snapToGrid w:val="0"/>
              <w:spacing w:line="240" w:lineRule="atLeast"/>
              <w:ind w:firstLine="0" w:firstLineChars="0"/>
              <w:jc w:val="center"/>
              <w:textAlignment w:val="auto"/>
              <w:rPr>
                <w:rFonts w:hint="eastAsia" w:asciiTheme="minorEastAsia" w:hAnsiTheme="minorEastAsia" w:eastAsiaTheme="minorEastAsia" w:cstheme="minorEastAsia"/>
                <w:b/>
                <w:bCs w:val="0"/>
                <w:kern w:val="0"/>
                <w:sz w:val="21"/>
                <w:szCs w:val="21"/>
                <w:highlight w:val="none"/>
              </w:rPr>
            </w:pPr>
            <w:r>
              <w:rPr>
                <w:rFonts w:hint="eastAsia" w:asciiTheme="minorEastAsia" w:hAnsiTheme="minorEastAsia" w:eastAsiaTheme="minorEastAsia" w:cstheme="minorEastAsia"/>
                <w:b/>
                <w:bCs w:val="0"/>
                <w:kern w:val="0"/>
                <w:sz w:val="21"/>
                <w:szCs w:val="21"/>
                <w:highlight w:val="none"/>
              </w:rPr>
              <w:t>干线管道</w:t>
            </w:r>
          </w:p>
        </w:tc>
        <w:tc>
          <w:tcPr>
            <w:tcW w:w="1153" w:type="dxa"/>
            <w:tcBorders>
              <w:top w:val="single" w:color="000000" w:sz="4" w:space="0"/>
              <w:left w:val="single" w:color="000000" w:sz="4" w:space="0"/>
              <w:bottom w:val="single" w:color="000000" w:sz="4" w:space="0"/>
              <w:right w:val="single" w:color="000000" w:sz="4" w:space="0"/>
            </w:tcBorders>
            <w:noWrap w:val="0"/>
            <w:vAlign w:val="center"/>
          </w:tcPr>
          <w:p w14:paraId="20B91F9C">
            <w:pPr>
              <w:keepNext w:val="0"/>
              <w:keepLines w:val="0"/>
              <w:pageBreakBefore w:val="0"/>
              <w:widowControl/>
              <w:kinsoku/>
              <w:wordWrap/>
              <w:overflowPunct/>
              <w:topLinePunct w:val="0"/>
              <w:autoSpaceDE/>
              <w:autoSpaceDN/>
              <w:bidi w:val="0"/>
              <w:adjustRightInd w:val="0"/>
              <w:snapToGrid w:val="0"/>
              <w:spacing w:line="240" w:lineRule="atLeast"/>
              <w:ind w:firstLine="0" w:firstLineChars="0"/>
              <w:jc w:val="center"/>
              <w:textAlignment w:val="auto"/>
              <w:rPr>
                <w:rFonts w:hint="eastAsia" w:asciiTheme="minorEastAsia" w:hAnsiTheme="minorEastAsia" w:eastAsiaTheme="minorEastAsia" w:cstheme="minorEastAsia"/>
                <w:b/>
                <w:bCs w:val="0"/>
                <w:kern w:val="0"/>
                <w:sz w:val="21"/>
                <w:szCs w:val="21"/>
                <w:highlight w:val="none"/>
              </w:rPr>
            </w:pPr>
            <w:r>
              <w:rPr>
                <w:rFonts w:hint="eastAsia" w:asciiTheme="minorEastAsia" w:hAnsiTheme="minorEastAsia" w:eastAsiaTheme="minorEastAsia" w:cstheme="minorEastAsia"/>
                <w:b/>
                <w:bCs w:val="0"/>
                <w:kern w:val="0"/>
                <w:sz w:val="21"/>
                <w:szCs w:val="21"/>
                <w:highlight w:val="none"/>
              </w:rPr>
              <w:t>支线管道</w:t>
            </w:r>
          </w:p>
        </w:tc>
        <w:tc>
          <w:tcPr>
            <w:tcW w:w="1350" w:type="dxa"/>
            <w:tcBorders>
              <w:top w:val="single" w:color="000000" w:sz="4" w:space="0"/>
              <w:left w:val="single" w:color="000000" w:sz="4" w:space="0"/>
              <w:bottom w:val="single" w:color="000000" w:sz="4" w:space="0"/>
              <w:right w:val="single" w:color="000000" w:sz="4" w:space="0"/>
            </w:tcBorders>
            <w:noWrap w:val="0"/>
            <w:vAlign w:val="center"/>
          </w:tcPr>
          <w:p w14:paraId="43389821">
            <w:pPr>
              <w:keepNext w:val="0"/>
              <w:keepLines w:val="0"/>
              <w:pageBreakBefore w:val="0"/>
              <w:widowControl/>
              <w:kinsoku/>
              <w:wordWrap/>
              <w:overflowPunct/>
              <w:topLinePunct w:val="0"/>
              <w:autoSpaceDE/>
              <w:autoSpaceDN/>
              <w:bidi w:val="0"/>
              <w:adjustRightInd w:val="0"/>
              <w:snapToGrid w:val="0"/>
              <w:spacing w:line="240" w:lineRule="atLeast"/>
              <w:ind w:firstLine="0" w:firstLineChars="0"/>
              <w:jc w:val="center"/>
              <w:textAlignment w:val="auto"/>
              <w:rPr>
                <w:rFonts w:hint="eastAsia" w:asciiTheme="minorEastAsia" w:hAnsiTheme="minorEastAsia" w:eastAsiaTheme="minorEastAsia" w:cstheme="minorEastAsia"/>
                <w:b/>
                <w:bCs w:val="0"/>
                <w:kern w:val="0"/>
                <w:sz w:val="21"/>
                <w:szCs w:val="21"/>
                <w:highlight w:val="none"/>
              </w:rPr>
            </w:pPr>
            <w:r>
              <w:rPr>
                <w:rFonts w:hint="eastAsia" w:asciiTheme="minorEastAsia" w:hAnsiTheme="minorEastAsia" w:eastAsiaTheme="minorEastAsia" w:cstheme="minorEastAsia"/>
                <w:b/>
                <w:bCs w:val="0"/>
                <w:kern w:val="0"/>
                <w:sz w:val="21"/>
                <w:szCs w:val="21"/>
                <w:highlight w:val="none"/>
              </w:rPr>
              <w:t>起点</w:t>
            </w:r>
          </w:p>
        </w:tc>
        <w:tc>
          <w:tcPr>
            <w:tcW w:w="1316" w:type="dxa"/>
            <w:tcBorders>
              <w:top w:val="single" w:color="000000" w:sz="4" w:space="0"/>
              <w:left w:val="single" w:color="000000" w:sz="4" w:space="0"/>
              <w:bottom w:val="single" w:color="000000" w:sz="4" w:space="0"/>
              <w:right w:val="single" w:color="000000" w:sz="4" w:space="0"/>
            </w:tcBorders>
            <w:noWrap w:val="0"/>
            <w:vAlign w:val="center"/>
          </w:tcPr>
          <w:p w14:paraId="1442C1D8">
            <w:pPr>
              <w:keepNext w:val="0"/>
              <w:keepLines w:val="0"/>
              <w:pageBreakBefore w:val="0"/>
              <w:widowControl/>
              <w:kinsoku/>
              <w:wordWrap/>
              <w:overflowPunct/>
              <w:topLinePunct w:val="0"/>
              <w:autoSpaceDE/>
              <w:autoSpaceDN/>
              <w:bidi w:val="0"/>
              <w:adjustRightInd w:val="0"/>
              <w:snapToGrid w:val="0"/>
              <w:spacing w:line="240" w:lineRule="atLeast"/>
              <w:ind w:firstLine="0" w:firstLineChars="0"/>
              <w:jc w:val="center"/>
              <w:textAlignment w:val="auto"/>
              <w:rPr>
                <w:rFonts w:hint="eastAsia" w:asciiTheme="minorEastAsia" w:hAnsiTheme="minorEastAsia" w:eastAsiaTheme="minorEastAsia" w:cstheme="minorEastAsia"/>
                <w:b/>
                <w:bCs w:val="0"/>
                <w:kern w:val="0"/>
                <w:sz w:val="21"/>
                <w:szCs w:val="21"/>
                <w:highlight w:val="none"/>
              </w:rPr>
            </w:pPr>
            <w:r>
              <w:rPr>
                <w:rFonts w:hint="eastAsia" w:asciiTheme="minorEastAsia" w:hAnsiTheme="minorEastAsia" w:eastAsiaTheme="minorEastAsia" w:cstheme="minorEastAsia"/>
                <w:b/>
                <w:bCs w:val="0"/>
                <w:kern w:val="0"/>
                <w:sz w:val="21"/>
                <w:szCs w:val="21"/>
                <w:highlight w:val="none"/>
              </w:rPr>
              <w:t>终点</w:t>
            </w:r>
          </w:p>
        </w:tc>
        <w:tc>
          <w:tcPr>
            <w:tcW w:w="865" w:type="dxa"/>
            <w:tcBorders>
              <w:top w:val="single" w:color="000000" w:sz="4" w:space="0"/>
              <w:left w:val="single" w:color="000000" w:sz="4" w:space="0"/>
              <w:bottom w:val="single" w:color="000000" w:sz="4" w:space="0"/>
              <w:right w:val="single" w:color="000000" w:sz="4" w:space="0"/>
            </w:tcBorders>
            <w:noWrap w:val="0"/>
            <w:vAlign w:val="center"/>
          </w:tcPr>
          <w:p w14:paraId="2E7A334E">
            <w:pPr>
              <w:keepNext w:val="0"/>
              <w:keepLines w:val="0"/>
              <w:pageBreakBefore w:val="0"/>
              <w:widowControl/>
              <w:kinsoku/>
              <w:wordWrap/>
              <w:overflowPunct/>
              <w:topLinePunct w:val="0"/>
              <w:autoSpaceDE/>
              <w:autoSpaceDN/>
              <w:bidi w:val="0"/>
              <w:adjustRightInd w:val="0"/>
              <w:snapToGrid w:val="0"/>
              <w:spacing w:line="240" w:lineRule="atLeast"/>
              <w:ind w:firstLine="0" w:firstLineChars="0"/>
              <w:jc w:val="center"/>
              <w:textAlignment w:val="auto"/>
              <w:rPr>
                <w:rFonts w:hint="eastAsia" w:asciiTheme="minorEastAsia" w:hAnsiTheme="minorEastAsia" w:eastAsiaTheme="minorEastAsia" w:cstheme="minorEastAsia"/>
                <w:b/>
                <w:bCs w:val="0"/>
                <w:kern w:val="0"/>
                <w:sz w:val="21"/>
                <w:szCs w:val="21"/>
                <w:highlight w:val="none"/>
              </w:rPr>
            </w:pPr>
            <w:r>
              <w:rPr>
                <w:rFonts w:hint="eastAsia" w:asciiTheme="minorEastAsia" w:hAnsiTheme="minorEastAsia" w:eastAsiaTheme="minorEastAsia" w:cstheme="minorEastAsia"/>
                <w:b/>
                <w:bCs w:val="0"/>
                <w:kern w:val="0"/>
                <w:sz w:val="21"/>
                <w:szCs w:val="21"/>
                <w:highlight w:val="none"/>
              </w:rPr>
              <w:t>长度</w:t>
            </w:r>
          </w:p>
          <w:p w14:paraId="6004387B">
            <w:pPr>
              <w:keepNext w:val="0"/>
              <w:keepLines w:val="0"/>
              <w:pageBreakBefore w:val="0"/>
              <w:widowControl/>
              <w:kinsoku/>
              <w:wordWrap/>
              <w:overflowPunct/>
              <w:topLinePunct w:val="0"/>
              <w:autoSpaceDE/>
              <w:autoSpaceDN/>
              <w:bidi w:val="0"/>
              <w:adjustRightInd w:val="0"/>
              <w:snapToGrid w:val="0"/>
              <w:spacing w:line="240" w:lineRule="atLeast"/>
              <w:ind w:firstLine="0" w:firstLineChars="0"/>
              <w:jc w:val="center"/>
              <w:textAlignment w:val="auto"/>
              <w:rPr>
                <w:rFonts w:hint="eastAsia" w:asciiTheme="minorEastAsia" w:hAnsiTheme="minorEastAsia" w:eastAsiaTheme="minorEastAsia" w:cstheme="minorEastAsia"/>
                <w:b/>
                <w:bCs w:val="0"/>
                <w:kern w:val="0"/>
                <w:sz w:val="21"/>
                <w:szCs w:val="21"/>
                <w:highlight w:val="none"/>
              </w:rPr>
            </w:pPr>
            <w:r>
              <w:rPr>
                <w:rFonts w:hint="eastAsia" w:asciiTheme="minorEastAsia" w:hAnsiTheme="minorEastAsia" w:eastAsiaTheme="minorEastAsia" w:cstheme="minorEastAsia"/>
                <w:b/>
                <w:bCs w:val="0"/>
                <w:kern w:val="0"/>
                <w:sz w:val="21"/>
                <w:szCs w:val="21"/>
                <w:highlight w:val="none"/>
                <w:lang w:val="en-US" w:eastAsia="zh-CN"/>
              </w:rPr>
              <w:t>/</w:t>
            </w:r>
            <w:r>
              <w:rPr>
                <w:rFonts w:hint="eastAsia" w:asciiTheme="minorEastAsia" w:hAnsiTheme="minorEastAsia" w:eastAsiaTheme="minorEastAsia" w:cstheme="minorEastAsia"/>
                <w:b/>
                <w:bCs w:val="0"/>
                <w:kern w:val="0"/>
                <w:sz w:val="21"/>
                <w:szCs w:val="21"/>
                <w:highlight w:val="none"/>
              </w:rPr>
              <w:t>km</w:t>
            </w:r>
          </w:p>
        </w:tc>
        <w:tc>
          <w:tcPr>
            <w:tcW w:w="1466" w:type="dxa"/>
            <w:tcBorders>
              <w:top w:val="single" w:color="000000" w:sz="4" w:space="0"/>
              <w:left w:val="single" w:color="000000" w:sz="4" w:space="0"/>
              <w:bottom w:val="single" w:color="000000" w:sz="4" w:space="0"/>
              <w:right w:val="single" w:color="000000" w:sz="4" w:space="0"/>
            </w:tcBorders>
            <w:noWrap w:val="0"/>
            <w:vAlign w:val="center"/>
          </w:tcPr>
          <w:p w14:paraId="78F6FB6D">
            <w:pPr>
              <w:keepNext w:val="0"/>
              <w:keepLines w:val="0"/>
              <w:pageBreakBefore w:val="0"/>
              <w:widowControl/>
              <w:kinsoku/>
              <w:wordWrap/>
              <w:overflowPunct/>
              <w:topLinePunct w:val="0"/>
              <w:autoSpaceDE/>
              <w:autoSpaceDN/>
              <w:bidi w:val="0"/>
              <w:adjustRightInd w:val="0"/>
              <w:snapToGrid w:val="0"/>
              <w:spacing w:line="240" w:lineRule="atLeast"/>
              <w:ind w:firstLine="0" w:firstLineChars="0"/>
              <w:jc w:val="center"/>
              <w:textAlignment w:val="auto"/>
              <w:rPr>
                <w:rFonts w:hint="eastAsia" w:asciiTheme="minorEastAsia" w:hAnsiTheme="minorEastAsia" w:eastAsiaTheme="minorEastAsia" w:cstheme="minorEastAsia"/>
                <w:b/>
                <w:bCs w:val="0"/>
                <w:kern w:val="0"/>
                <w:sz w:val="21"/>
                <w:szCs w:val="21"/>
                <w:highlight w:val="none"/>
              </w:rPr>
            </w:pPr>
            <w:r>
              <w:rPr>
                <w:rFonts w:hint="eastAsia" w:asciiTheme="minorEastAsia" w:hAnsiTheme="minorEastAsia" w:eastAsiaTheme="minorEastAsia" w:cstheme="minorEastAsia"/>
                <w:b/>
                <w:bCs w:val="0"/>
                <w:kern w:val="0"/>
                <w:sz w:val="21"/>
                <w:szCs w:val="21"/>
                <w:highlight w:val="none"/>
              </w:rPr>
              <w:t>管径</w:t>
            </w:r>
          </w:p>
          <w:p w14:paraId="1A9999BE">
            <w:pPr>
              <w:keepNext w:val="0"/>
              <w:keepLines w:val="0"/>
              <w:pageBreakBefore w:val="0"/>
              <w:widowControl/>
              <w:kinsoku/>
              <w:wordWrap/>
              <w:overflowPunct/>
              <w:topLinePunct w:val="0"/>
              <w:autoSpaceDE/>
              <w:autoSpaceDN/>
              <w:bidi w:val="0"/>
              <w:adjustRightInd w:val="0"/>
              <w:snapToGrid w:val="0"/>
              <w:spacing w:line="240" w:lineRule="atLeast"/>
              <w:ind w:firstLine="0" w:firstLineChars="0"/>
              <w:jc w:val="center"/>
              <w:textAlignment w:val="auto"/>
              <w:rPr>
                <w:rFonts w:hint="eastAsia" w:asciiTheme="minorEastAsia" w:hAnsiTheme="minorEastAsia" w:eastAsiaTheme="minorEastAsia" w:cstheme="minorEastAsia"/>
                <w:b/>
                <w:bCs w:val="0"/>
                <w:kern w:val="0"/>
                <w:sz w:val="21"/>
                <w:szCs w:val="21"/>
                <w:highlight w:val="none"/>
              </w:rPr>
            </w:pPr>
            <w:r>
              <w:rPr>
                <w:rFonts w:hint="eastAsia" w:asciiTheme="minorEastAsia" w:hAnsiTheme="minorEastAsia" w:eastAsiaTheme="minorEastAsia" w:cstheme="minorEastAsia"/>
                <w:b/>
                <w:bCs w:val="0"/>
                <w:kern w:val="0"/>
                <w:sz w:val="21"/>
                <w:szCs w:val="21"/>
                <w:highlight w:val="none"/>
              </w:rPr>
              <w:t>/mm</w:t>
            </w:r>
          </w:p>
        </w:tc>
        <w:tc>
          <w:tcPr>
            <w:tcW w:w="1096" w:type="dxa"/>
            <w:tcBorders>
              <w:top w:val="single" w:color="000000" w:sz="4" w:space="0"/>
              <w:left w:val="single" w:color="000000" w:sz="4" w:space="0"/>
              <w:bottom w:val="single" w:color="000000" w:sz="4" w:space="0"/>
              <w:right w:val="single" w:color="000000" w:sz="4" w:space="0"/>
            </w:tcBorders>
            <w:noWrap w:val="0"/>
            <w:vAlign w:val="center"/>
          </w:tcPr>
          <w:p w14:paraId="15C1BE65">
            <w:pPr>
              <w:keepNext w:val="0"/>
              <w:keepLines w:val="0"/>
              <w:pageBreakBefore w:val="0"/>
              <w:widowControl/>
              <w:kinsoku/>
              <w:wordWrap/>
              <w:overflowPunct/>
              <w:topLinePunct w:val="0"/>
              <w:autoSpaceDE/>
              <w:autoSpaceDN/>
              <w:bidi w:val="0"/>
              <w:adjustRightInd w:val="0"/>
              <w:snapToGrid w:val="0"/>
              <w:spacing w:line="240" w:lineRule="atLeast"/>
              <w:ind w:firstLine="0" w:firstLineChars="0"/>
              <w:jc w:val="center"/>
              <w:textAlignment w:val="auto"/>
              <w:rPr>
                <w:rFonts w:hint="eastAsia" w:asciiTheme="minorEastAsia" w:hAnsiTheme="minorEastAsia" w:eastAsiaTheme="minorEastAsia" w:cstheme="minorEastAsia"/>
                <w:b/>
                <w:bCs w:val="0"/>
                <w:kern w:val="0"/>
                <w:sz w:val="21"/>
                <w:szCs w:val="21"/>
                <w:highlight w:val="none"/>
              </w:rPr>
            </w:pPr>
            <w:r>
              <w:rPr>
                <w:rFonts w:hint="eastAsia" w:asciiTheme="minorEastAsia" w:hAnsiTheme="minorEastAsia" w:eastAsiaTheme="minorEastAsia" w:cstheme="minorEastAsia"/>
                <w:b/>
                <w:bCs w:val="0"/>
                <w:kern w:val="0"/>
                <w:sz w:val="21"/>
                <w:szCs w:val="21"/>
                <w:highlight w:val="none"/>
              </w:rPr>
              <w:t>主要壁厚/mm</w:t>
            </w:r>
          </w:p>
        </w:tc>
        <w:tc>
          <w:tcPr>
            <w:tcW w:w="1165" w:type="dxa"/>
            <w:tcBorders>
              <w:top w:val="single" w:color="000000" w:sz="4" w:space="0"/>
              <w:left w:val="single" w:color="000000" w:sz="4" w:space="0"/>
              <w:bottom w:val="single" w:color="000000" w:sz="4" w:space="0"/>
              <w:right w:val="single" w:color="000000" w:sz="4" w:space="0"/>
            </w:tcBorders>
            <w:noWrap w:val="0"/>
            <w:vAlign w:val="center"/>
          </w:tcPr>
          <w:p w14:paraId="5D3E2E2E">
            <w:pPr>
              <w:keepNext w:val="0"/>
              <w:keepLines w:val="0"/>
              <w:pageBreakBefore w:val="0"/>
              <w:widowControl/>
              <w:kinsoku/>
              <w:wordWrap/>
              <w:overflowPunct/>
              <w:topLinePunct w:val="0"/>
              <w:autoSpaceDE/>
              <w:autoSpaceDN/>
              <w:bidi w:val="0"/>
              <w:adjustRightInd w:val="0"/>
              <w:snapToGrid w:val="0"/>
              <w:spacing w:line="240" w:lineRule="atLeast"/>
              <w:ind w:firstLine="0" w:firstLineChars="0"/>
              <w:jc w:val="center"/>
              <w:textAlignment w:val="auto"/>
              <w:rPr>
                <w:rFonts w:hint="eastAsia" w:asciiTheme="minorEastAsia" w:hAnsiTheme="minorEastAsia" w:eastAsiaTheme="minorEastAsia" w:cstheme="minorEastAsia"/>
                <w:b/>
                <w:bCs w:val="0"/>
                <w:kern w:val="0"/>
                <w:sz w:val="21"/>
                <w:szCs w:val="21"/>
                <w:highlight w:val="none"/>
              </w:rPr>
            </w:pPr>
            <w:r>
              <w:rPr>
                <w:rFonts w:hint="eastAsia" w:asciiTheme="minorEastAsia" w:hAnsiTheme="minorEastAsia" w:eastAsiaTheme="minorEastAsia" w:cstheme="minorEastAsia"/>
                <w:b/>
                <w:bCs w:val="0"/>
                <w:kern w:val="0"/>
                <w:sz w:val="21"/>
                <w:szCs w:val="21"/>
                <w:highlight w:val="none"/>
              </w:rPr>
              <w:t>设计压力/MPa</w:t>
            </w:r>
          </w:p>
        </w:tc>
        <w:tc>
          <w:tcPr>
            <w:tcW w:w="1119" w:type="dxa"/>
            <w:tcBorders>
              <w:top w:val="single" w:color="000000" w:sz="4" w:space="0"/>
              <w:left w:val="single" w:color="000000" w:sz="4" w:space="0"/>
              <w:bottom w:val="single" w:color="000000" w:sz="4" w:space="0"/>
              <w:right w:val="single" w:color="000000" w:sz="4" w:space="0"/>
            </w:tcBorders>
            <w:noWrap w:val="0"/>
            <w:vAlign w:val="center"/>
          </w:tcPr>
          <w:p w14:paraId="47BB06C4">
            <w:pPr>
              <w:keepNext w:val="0"/>
              <w:keepLines w:val="0"/>
              <w:pageBreakBefore w:val="0"/>
              <w:widowControl/>
              <w:kinsoku/>
              <w:wordWrap/>
              <w:overflowPunct/>
              <w:topLinePunct w:val="0"/>
              <w:autoSpaceDE/>
              <w:autoSpaceDN/>
              <w:bidi w:val="0"/>
              <w:adjustRightInd w:val="0"/>
              <w:snapToGrid w:val="0"/>
              <w:spacing w:line="240" w:lineRule="atLeast"/>
              <w:ind w:firstLine="0" w:firstLineChars="0"/>
              <w:jc w:val="center"/>
              <w:textAlignment w:val="auto"/>
              <w:rPr>
                <w:rFonts w:hint="eastAsia" w:asciiTheme="minorEastAsia" w:hAnsiTheme="minorEastAsia" w:eastAsiaTheme="minorEastAsia" w:cstheme="minorEastAsia"/>
                <w:b/>
                <w:bCs w:val="0"/>
                <w:kern w:val="0"/>
                <w:sz w:val="21"/>
                <w:szCs w:val="21"/>
                <w:highlight w:val="none"/>
              </w:rPr>
            </w:pPr>
            <w:r>
              <w:rPr>
                <w:rFonts w:hint="eastAsia" w:asciiTheme="minorEastAsia" w:hAnsiTheme="minorEastAsia" w:eastAsiaTheme="minorEastAsia" w:cstheme="minorEastAsia"/>
                <w:b/>
                <w:bCs w:val="0"/>
                <w:kern w:val="0"/>
                <w:sz w:val="21"/>
                <w:szCs w:val="21"/>
                <w:highlight w:val="none"/>
              </w:rPr>
              <w:t>设计输量/10</w:t>
            </w:r>
            <w:r>
              <w:rPr>
                <w:rFonts w:hint="eastAsia" w:asciiTheme="minorEastAsia" w:hAnsiTheme="minorEastAsia" w:eastAsiaTheme="minorEastAsia" w:cstheme="minorEastAsia"/>
                <w:b/>
                <w:bCs w:val="0"/>
                <w:kern w:val="0"/>
                <w:sz w:val="21"/>
                <w:szCs w:val="21"/>
                <w:highlight w:val="none"/>
                <w:vertAlign w:val="superscript"/>
              </w:rPr>
              <w:t>8</w:t>
            </w:r>
            <w:r>
              <w:rPr>
                <w:rFonts w:hint="eastAsia" w:asciiTheme="minorEastAsia" w:hAnsiTheme="minorEastAsia" w:eastAsiaTheme="minorEastAsia" w:cstheme="minorEastAsia"/>
                <w:b/>
                <w:bCs w:val="0"/>
                <w:kern w:val="0"/>
                <w:sz w:val="21"/>
                <w:szCs w:val="21"/>
                <w:highlight w:val="none"/>
              </w:rPr>
              <w:t>m</w:t>
            </w:r>
            <w:r>
              <w:rPr>
                <w:rFonts w:hint="eastAsia" w:asciiTheme="minorEastAsia" w:hAnsiTheme="minorEastAsia" w:eastAsiaTheme="minorEastAsia" w:cstheme="minorEastAsia"/>
                <w:b/>
                <w:bCs w:val="0"/>
                <w:kern w:val="0"/>
                <w:sz w:val="21"/>
                <w:szCs w:val="21"/>
                <w:highlight w:val="none"/>
                <w:vertAlign w:val="superscript"/>
              </w:rPr>
              <w:t>3</w:t>
            </w:r>
            <w:r>
              <w:rPr>
                <w:rFonts w:hint="eastAsia" w:asciiTheme="minorEastAsia" w:hAnsiTheme="minorEastAsia" w:eastAsiaTheme="minorEastAsia" w:cstheme="minorEastAsia"/>
                <w:b/>
                <w:bCs w:val="0"/>
                <w:kern w:val="0"/>
                <w:sz w:val="21"/>
                <w:szCs w:val="21"/>
                <w:highlight w:val="none"/>
              </w:rPr>
              <w:t>/a</w:t>
            </w:r>
          </w:p>
        </w:tc>
        <w:tc>
          <w:tcPr>
            <w:tcW w:w="1120" w:type="dxa"/>
            <w:tcBorders>
              <w:top w:val="single" w:color="000000" w:sz="4" w:space="0"/>
              <w:left w:val="single" w:color="000000" w:sz="4" w:space="0"/>
              <w:bottom w:val="single" w:color="000000" w:sz="4" w:space="0"/>
              <w:right w:val="single" w:color="000000" w:sz="4" w:space="0"/>
            </w:tcBorders>
            <w:noWrap w:val="0"/>
            <w:vAlign w:val="center"/>
          </w:tcPr>
          <w:p w14:paraId="7A88E1B5">
            <w:pPr>
              <w:keepNext w:val="0"/>
              <w:keepLines w:val="0"/>
              <w:pageBreakBefore w:val="0"/>
              <w:widowControl/>
              <w:kinsoku/>
              <w:wordWrap/>
              <w:overflowPunct/>
              <w:topLinePunct w:val="0"/>
              <w:autoSpaceDE/>
              <w:autoSpaceDN/>
              <w:bidi w:val="0"/>
              <w:adjustRightInd w:val="0"/>
              <w:snapToGrid w:val="0"/>
              <w:spacing w:line="240" w:lineRule="atLeast"/>
              <w:ind w:firstLine="0" w:firstLineChars="0"/>
              <w:jc w:val="center"/>
              <w:textAlignment w:val="auto"/>
              <w:rPr>
                <w:rFonts w:hint="eastAsia" w:asciiTheme="minorEastAsia" w:hAnsiTheme="minorEastAsia" w:eastAsiaTheme="minorEastAsia" w:cstheme="minorEastAsia"/>
                <w:b/>
                <w:bCs w:val="0"/>
                <w:kern w:val="0"/>
                <w:sz w:val="21"/>
                <w:szCs w:val="21"/>
                <w:highlight w:val="none"/>
              </w:rPr>
            </w:pPr>
            <w:r>
              <w:rPr>
                <w:rFonts w:hint="eastAsia" w:asciiTheme="minorEastAsia" w:hAnsiTheme="minorEastAsia" w:eastAsiaTheme="minorEastAsia" w:cstheme="minorEastAsia"/>
                <w:b/>
                <w:bCs w:val="0"/>
                <w:kern w:val="0"/>
                <w:sz w:val="21"/>
                <w:szCs w:val="21"/>
                <w:highlight w:val="none"/>
              </w:rPr>
              <w:t>设计输量/10</w:t>
            </w:r>
            <w:r>
              <w:rPr>
                <w:rFonts w:hint="eastAsia" w:asciiTheme="minorEastAsia" w:hAnsiTheme="minorEastAsia" w:eastAsiaTheme="minorEastAsia" w:cstheme="minorEastAsia"/>
                <w:b/>
                <w:bCs w:val="0"/>
                <w:kern w:val="0"/>
                <w:sz w:val="21"/>
                <w:szCs w:val="21"/>
                <w:highlight w:val="none"/>
                <w:vertAlign w:val="superscript"/>
              </w:rPr>
              <w:t>4</w:t>
            </w:r>
            <w:r>
              <w:rPr>
                <w:rFonts w:hint="eastAsia" w:asciiTheme="minorEastAsia" w:hAnsiTheme="minorEastAsia" w:eastAsiaTheme="minorEastAsia" w:cstheme="minorEastAsia"/>
                <w:b/>
                <w:bCs w:val="0"/>
                <w:kern w:val="0"/>
                <w:sz w:val="21"/>
                <w:szCs w:val="21"/>
                <w:highlight w:val="none"/>
              </w:rPr>
              <w:t>m</w:t>
            </w:r>
            <w:r>
              <w:rPr>
                <w:rFonts w:hint="eastAsia" w:asciiTheme="minorEastAsia" w:hAnsiTheme="minorEastAsia" w:eastAsiaTheme="minorEastAsia" w:cstheme="minorEastAsia"/>
                <w:b/>
                <w:bCs w:val="0"/>
                <w:kern w:val="0"/>
                <w:sz w:val="21"/>
                <w:szCs w:val="21"/>
                <w:highlight w:val="none"/>
                <w:vertAlign w:val="superscript"/>
              </w:rPr>
              <w:t>3</w:t>
            </w:r>
            <w:r>
              <w:rPr>
                <w:rFonts w:hint="eastAsia" w:asciiTheme="minorEastAsia" w:hAnsiTheme="minorEastAsia" w:eastAsiaTheme="minorEastAsia" w:cstheme="minorEastAsia"/>
                <w:b/>
                <w:bCs w:val="0"/>
                <w:kern w:val="0"/>
                <w:sz w:val="21"/>
                <w:szCs w:val="21"/>
                <w:highlight w:val="none"/>
              </w:rPr>
              <w:t>/d</w:t>
            </w:r>
          </w:p>
        </w:tc>
        <w:tc>
          <w:tcPr>
            <w:tcW w:w="1119" w:type="dxa"/>
            <w:tcBorders>
              <w:top w:val="single" w:color="000000" w:sz="4" w:space="0"/>
              <w:left w:val="single" w:color="000000" w:sz="4" w:space="0"/>
              <w:bottom w:val="single" w:color="000000" w:sz="4" w:space="0"/>
              <w:right w:val="single" w:color="000000" w:sz="4" w:space="0"/>
            </w:tcBorders>
            <w:noWrap w:val="0"/>
            <w:vAlign w:val="center"/>
          </w:tcPr>
          <w:p w14:paraId="4246299B">
            <w:pPr>
              <w:keepNext w:val="0"/>
              <w:keepLines w:val="0"/>
              <w:pageBreakBefore w:val="0"/>
              <w:widowControl/>
              <w:kinsoku/>
              <w:wordWrap/>
              <w:overflowPunct/>
              <w:topLinePunct w:val="0"/>
              <w:autoSpaceDE/>
              <w:autoSpaceDN/>
              <w:bidi w:val="0"/>
              <w:adjustRightInd w:val="0"/>
              <w:snapToGrid w:val="0"/>
              <w:spacing w:line="240" w:lineRule="atLeast"/>
              <w:ind w:firstLine="0" w:firstLineChars="0"/>
              <w:jc w:val="center"/>
              <w:textAlignment w:val="auto"/>
              <w:rPr>
                <w:rFonts w:hint="eastAsia" w:asciiTheme="minorEastAsia" w:hAnsiTheme="minorEastAsia" w:eastAsiaTheme="minorEastAsia" w:cstheme="minorEastAsia"/>
                <w:b/>
                <w:bCs w:val="0"/>
                <w:kern w:val="0"/>
                <w:sz w:val="21"/>
                <w:szCs w:val="21"/>
                <w:highlight w:val="none"/>
              </w:rPr>
            </w:pPr>
            <w:r>
              <w:rPr>
                <w:rFonts w:hint="eastAsia" w:asciiTheme="minorEastAsia" w:hAnsiTheme="minorEastAsia" w:eastAsiaTheme="minorEastAsia" w:cstheme="minorEastAsia"/>
                <w:b/>
                <w:bCs w:val="0"/>
                <w:kern w:val="0"/>
                <w:sz w:val="21"/>
                <w:szCs w:val="21"/>
                <w:highlight w:val="none"/>
              </w:rPr>
              <w:t>物理管容/m</w:t>
            </w:r>
            <w:r>
              <w:rPr>
                <w:rFonts w:hint="eastAsia" w:asciiTheme="minorEastAsia" w:hAnsiTheme="minorEastAsia" w:eastAsiaTheme="minorEastAsia" w:cstheme="minorEastAsia"/>
                <w:b/>
                <w:bCs w:val="0"/>
                <w:kern w:val="0"/>
                <w:sz w:val="21"/>
                <w:szCs w:val="21"/>
                <w:highlight w:val="none"/>
                <w:vertAlign w:val="superscript"/>
              </w:rPr>
              <w:t>3</w:t>
            </w:r>
          </w:p>
        </w:tc>
        <w:tc>
          <w:tcPr>
            <w:tcW w:w="1246" w:type="dxa"/>
            <w:tcBorders>
              <w:top w:val="single" w:color="000000" w:sz="4" w:space="0"/>
              <w:left w:val="single" w:color="000000" w:sz="4" w:space="0"/>
              <w:bottom w:val="single" w:color="000000" w:sz="4" w:space="0"/>
              <w:right w:val="single" w:color="000000" w:sz="4" w:space="0"/>
            </w:tcBorders>
            <w:noWrap w:val="0"/>
            <w:vAlign w:val="center"/>
          </w:tcPr>
          <w:p w14:paraId="14CAA199">
            <w:pPr>
              <w:keepNext w:val="0"/>
              <w:keepLines w:val="0"/>
              <w:pageBreakBefore w:val="0"/>
              <w:widowControl/>
              <w:kinsoku/>
              <w:wordWrap/>
              <w:overflowPunct/>
              <w:topLinePunct w:val="0"/>
              <w:autoSpaceDE/>
              <w:autoSpaceDN/>
              <w:bidi w:val="0"/>
              <w:adjustRightInd w:val="0"/>
              <w:snapToGrid w:val="0"/>
              <w:spacing w:line="240" w:lineRule="atLeast"/>
              <w:ind w:firstLine="0" w:firstLineChars="0"/>
              <w:jc w:val="center"/>
              <w:textAlignment w:val="auto"/>
              <w:rPr>
                <w:rFonts w:hint="eastAsia" w:asciiTheme="minorEastAsia" w:hAnsiTheme="minorEastAsia" w:eastAsiaTheme="minorEastAsia" w:cstheme="minorEastAsia"/>
                <w:b/>
                <w:bCs w:val="0"/>
                <w:kern w:val="0"/>
                <w:sz w:val="21"/>
                <w:szCs w:val="21"/>
                <w:highlight w:val="none"/>
              </w:rPr>
            </w:pPr>
            <w:r>
              <w:rPr>
                <w:rFonts w:hint="eastAsia" w:asciiTheme="minorEastAsia" w:hAnsiTheme="minorEastAsia" w:eastAsiaTheme="minorEastAsia" w:cstheme="minorEastAsia"/>
                <w:b/>
                <w:bCs w:val="0"/>
                <w:kern w:val="0"/>
                <w:sz w:val="21"/>
                <w:szCs w:val="21"/>
                <w:highlight w:val="none"/>
              </w:rPr>
              <w:t>管道</w:t>
            </w:r>
          </w:p>
          <w:p w14:paraId="564794BF">
            <w:pPr>
              <w:keepNext w:val="0"/>
              <w:keepLines w:val="0"/>
              <w:pageBreakBefore w:val="0"/>
              <w:widowControl/>
              <w:kinsoku/>
              <w:wordWrap/>
              <w:overflowPunct/>
              <w:topLinePunct w:val="0"/>
              <w:autoSpaceDE/>
              <w:autoSpaceDN/>
              <w:bidi w:val="0"/>
              <w:adjustRightInd w:val="0"/>
              <w:snapToGrid w:val="0"/>
              <w:spacing w:line="240" w:lineRule="atLeast"/>
              <w:ind w:firstLine="0" w:firstLineChars="0"/>
              <w:jc w:val="center"/>
              <w:textAlignment w:val="auto"/>
              <w:rPr>
                <w:rFonts w:hint="eastAsia" w:asciiTheme="minorEastAsia" w:hAnsiTheme="minorEastAsia" w:eastAsiaTheme="minorEastAsia" w:cstheme="minorEastAsia"/>
                <w:b/>
                <w:bCs w:val="0"/>
                <w:kern w:val="0"/>
                <w:sz w:val="21"/>
                <w:szCs w:val="21"/>
                <w:highlight w:val="none"/>
              </w:rPr>
            </w:pPr>
            <w:r>
              <w:rPr>
                <w:rFonts w:hint="eastAsia" w:asciiTheme="minorEastAsia" w:hAnsiTheme="minorEastAsia" w:eastAsiaTheme="minorEastAsia" w:cstheme="minorEastAsia"/>
                <w:b/>
                <w:bCs w:val="0"/>
                <w:kern w:val="0"/>
                <w:sz w:val="21"/>
                <w:szCs w:val="21"/>
                <w:highlight w:val="none"/>
              </w:rPr>
              <w:t>投产时间</w:t>
            </w:r>
          </w:p>
        </w:tc>
      </w:tr>
      <w:tr w14:paraId="1B038804">
        <w:tblPrEx>
          <w:tblCellMar>
            <w:top w:w="0" w:type="dxa"/>
            <w:left w:w="108" w:type="dxa"/>
            <w:bottom w:w="0" w:type="dxa"/>
            <w:right w:w="108" w:type="dxa"/>
          </w:tblCellMar>
        </w:tblPrEx>
        <w:trPr>
          <w:trHeight w:val="360" w:hRule="atLeast"/>
        </w:trPr>
        <w:tc>
          <w:tcPr>
            <w:tcW w:w="1167" w:type="dxa"/>
            <w:tcBorders>
              <w:top w:val="nil"/>
              <w:left w:val="single" w:color="000000" w:sz="4" w:space="0"/>
              <w:bottom w:val="nil"/>
              <w:right w:val="single" w:color="000000" w:sz="4" w:space="0"/>
            </w:tcBorders>
            <w:shd w:val="clear" w:color="auto" w:fill="auto"/>
            <w:noWrap w:val="0"/>
            <w:vAlign w:val="center"/>
          </w:tcPr>
          <w:p w14:paraId="4A83C2A0">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bCs/>
                <w:kern w:val="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西气东输二线</w:t>
            </w:r>
          </w:p>
        </w:tc>
        <w:tc>
          <w:tcPr>
            <w:tcW w:w="1153" w:type="dxa"/>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29D5142E">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bCs/>
                <w:kern w:val="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西二线干线南段</w:t>
            </w:r>
          </w:p>
        </w:tc>
        <w:tc>
          <w:tcPr>
            <w:tcW w:w="1350" w:type="dxa"/>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4FE4642F">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bCs/>
                <w:kern w:val="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吉安分输站</w:t>
            </w:r>
          </w:p>
        </w:tc>
        <w:tc>
          <w:tcPr>
            <w:tcW w:w="1316" w:type="dxa"/>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4232F869">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bCs/>
                <w:kern w:val="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广州压气站</w:t>
            </w:r>
          </w:p>
        </w:tc>
        <w:tc>
          <w:tcPr>
            <w:tcW w:w="865" w:type="dxa"/>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21C98813">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bCs/>
                <w:kern w:val="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530.71</w:t>
            </w:r>
          </w:p>
        </w:tc>
        <w:tc>
          <w:tcPr>
            <w:tcW w:w="1466"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19D1A7E1">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bCs/>
                <w:kern w:val="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1219</w:t>
            </w:r>
          </w:p>
        </w:tc>
        <w:tc>
          <w:tcPr>
            <w:tcW w:w="1096"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2145684E">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bCs/>
                <w:kern w:val="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20.0</w:t>
            </w:r>
          </w:p>
        </w:tc>
        <w:tc>
          <w:tcPr>
            <w:tcW w:w="1165"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4BC9F9C9">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bCs/>
                <w:kern w:val="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10.0</w:t>
            </w:r>
          </w:p>
        </w:tc>
        <w:tc>
          <w:tcPr>
            <w:tcW w:w="1119"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26E77F6A">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bCs/>
                <w:kern w:val="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280</w:t>
            </w:r>
          </w:p>
        </w:tc>
        <w:tc>
          <w:tcPr>
            <w:tcW w:w="1120"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0E34CB5C">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bCs/>
                <w:kern w:val="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8000</w:t>
            </w:r>
          </w:p>
        </w:tc>
        <w:tc>
          <w:tcPr>
            <w:tcW w:w="1119"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6229B1CB">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bCs/>
                <w:kern w:val="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557973</w:t>
            </w:r>
          </w:p>
        </w:tc>
        <w:tc>
          <w:tcPr>
            <w:tcW w:w="1246"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6AD8C8E6">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bCs/>
                <w:kern w:val="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20110620</w:t>
            </w:r>
          </w:p>
        </w:tc>
      </w:tr>
      <w:tr w14:paraId="02E87222">
        <w:tblPrEx>
          <w:tblCellMar>
            <w:top w:w="0" w:type="dxa"/>
            <w:left w:w="108" w:type="dxa"/>
            <w:bottom w:w="0" w:type="dxa"/>
            <w:right w:w="108" w:type="dxa"/>
          </w:tblCellMar>
        </w:tblPrEx>
        <w:trPr>
          <w:trHeight w:val="90" w:hRule="atLeast"/>
        </w:trPr>
        <w:tc>
          <w:tcPr>
            <w:tcW w:w="1167" w:type="dxa"/>
            <w:vMerge w:val="restart"/>
            <w:tcBorders>
              <w:top w:val="single" w:color="000000" w:sz="4" w:space="0"/>
              <w:left w:val="single" w:color="000000" w:sz="4" w:space="0"/>
              <w:right w:val="single" w:color="000000" w:sz="4" w:space="0"/>
            </w:tcBorders>
            <w:shd w:val="clear" w:color="auto" w:fill="auto"/>
            <w:noWrap w:val="0"/>
            <w:vAlign w:val="center"/>
          </w:tcPr>
          <w:p w14:paraId="7D3853AF">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广南支干线</w:t>
            </w:r>
          </w:p>
        </w:tc>
        <w:tc>
          <w:tcPr>
            <w:tcW w:w="1153" w:type="dxa"/>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68FCA082">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fldChar w:fldCharType="begin"/>
            </w:r>
            <w:r>
              <w:rPr>
                <w:rFonts w:hint="eastAsia" w:asciiTheme="minorEastAsia" w:hAnsiTheme="minorEastAsia" w:eastAsiaTheme="minorEastAsia" w:cstheme="minorEastAsia"/>
                <w:i w:val="0"/>
                <w:iCs w:val="0"/>
                <w:color w:val="000000"/>
                <w:kern w:val="0"/>
                <w:sz w:val="21"/>
                <w:szCs w:val="21"/>
                <w:u w:val="none"/>
                <w:lang w:val="en-US" w:eastAsia="zh-CN" w:bidi="ar"/>
              </w:rPr>
              <w:instrText xml:space="preserve"> HYPERLINK "" \l "管道站场阀室关系!广南支干线" </w:instrText>
            </w:r>
            <w:r>
              <w:rPr>
                <w:rFonts w:hint="eastAsia" w:asciiTheme="minorEastAsia" w:hAnsiTheme="minorEastAsia" w:eastAsiaTheme="minorEastAsia" w:cstheme="minorEastAsia"/>
                <w:i w:val="0"/>
                <w:iCs w:val="0"/>
                <w:color w:val="000000"/>
                <w:kern w:val="0"/>
                <w:sz w:val="21"/>
                <w:szCs w:val="21"/>
                <w:u w:val="none"/>
                <w:lang w:val="en-US" w:eastAsia="zh-CN" w:bidi="ar"/>
              </w:rPr>
              <w:fldChar w:fldCharType="separate"/>
            </w:r>
            <w:r>
              <w:rPr>
                <w:rFonts w:hint="eastAsia" w:asciiTheme="minorEastAsia" w:hAnsiTheme="minorEastAsia" w:eastAsiaTheme="minorEastAsia" w:cstheme="minorEastAsia"/>
                <w:i w:val="0"/>
                <w:iCs w:val="0"/>
                <w:color w:val="000000"/>
                <w:kern w:val="0"/>
                <w:sz w:val="21"/>
                <w:szCs w:val="21"/>
                <w:u w:val="none"/>
                <w:lang w:val="en-US" w:eastAsia="zh-CN" w:bidi="ar"/>
              </w:rPr>
              <w:t>广东段</w:t>
            </w:r>
            <w:r>
              <w:rPr>
                <w:rFonts w:hint="eastAsia" w:asciiTheme="minorEastAsia" w:hAnsiTheme="minorEastAsia" w:eastAsiaTheme="minorEastAsia" w:cstheme="minorEastAsia"/>
                <w:i w:val="0"/>
                <w:iCs w:val="0"/>
                <w:color w:val="000000"/>
                <w:kern w:val="0"/>
                <w:sz w:val="21"/>
                <w:szCs w:val="21"/>
                <w:u w:val="none"/>
                <w:lang w:val="en-US" w:eastAsia="zh-CN" w:bidi="ar"/>
              </w:rPr>
              <w:fldChar w:fldCharType="end"/>
            </w:r>
          </w:p>
        </w:tc>
        <w:tc>
          <w:tcPr>
            <w:tcW w:w="1350" w:type="dxa"/>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24FFD481">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广州压气站</w:t>
            </w:r>
          </w:p>
        </w:tc>
        <w:tc>
          <w:tcPr>
            <w:tcW w:w="1316" w:type="dxa"/>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274FBA47">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梧州压气站</w:t>
            </w:r>
          </w:p>
        </w:tc>
        <w:tc>
          <w:tcPr>
            <w:tcW w:w="865" w:type="dxa"/>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3C343A09">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246.25</w:t>
            </w:r>
          </w:p>
        </w:tc>
        <w:tc>
          <w:tcPr>
            <w:tcW w:w="1466"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56CF42ED">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1016</w:t>
            </w:r>
          </w:p>
        </w:tc>
        <w:tc>
          <w:tcPr>
            <w:tcW w:w="1096"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4B8D074A">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14.0</w:t>
            </w:r>
          </w:p>
        </w:tc>
        <w:tc>
          <w:tcPr>
            <w:tcW w:w="1165"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1881DEBF">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10.0</w:t>
            </w:r>
          </w:p>
        </w:tc>
        <w:tc>
          <w:tcPr>
            <w:tcW w:w="1119"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6A5E1EF3">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90</w:t>
            </w:r>
          </w:p>
        </w:tc>
        <w:tc>
          <w:tcPr>
            <w:tcW w:w="1120"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65A1D429">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p>
        </w:tc>
        <w:tc>
          <w:tcPr>
            <w:tcW w:w="1119"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78048E3C">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200081</w:t>
            </w:r>
          </w:p>
        </w:tc>
        <w:tc>
          <w:tcPr>
            <w:tcW w:w="1246"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228EE8C3">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20121228</w:t>
            </w:r>
          </w:p>
        </w:tc>
      </w:tr>
      <w:tr w14:paraId="04821FCC">
        <w:tblPrEx>
          <w:tblCellMar>
            <w:top w:w="0" w:type="dxa"/>
            <w:left w:w="108" w:type="dxa"/>
            <w:bottom w:w="0" w:type="dxa"/>
            <w:right w:w="108" w:type="dxa"/>
          </w:tblCellMar>
        </w:tblPrEx>
        <w:trPr>
          <w:trHeight w:val="98" w:hRule="atLeast"/>
        </w:trPr>
        <w:tc>
          <w:tcPr>
            <w:tcW w:w="1167" w:type="dxa"/>
            <w:vMerge w:val="continue"/>
            <w:tcBorders>
              <w:left w:val="single" w:color="000000" w:sz="4" w:space="0"/>
              <w:right w:val="single" w:color="000000" w:sz="4" w:space="0"/>
            </w:tcBorders>
            <w:shd w:val="clear" w:color="auto" w:fill="auto"/>
            <w:noWrap w:val="0"/>
            <w:vAlign w:val="center"/>
          </w:tcPr>
          <w:p w14:paraId="1D46C995">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p>
        </w:tc>
        <w:tc>
          <w:tcPr>
            <w:tcW w:w="1153" w:type="dxa"/>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1F9C8499">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fldChar w:fldCharType="begin"/>
            </w:r>
            <w:r>
              <w:rPr>
                <w:rFonts w:hint="eastAsia" w:asciiTheme="minorEastAsia" w:hAnsiTheme="minorEastAsia" w:eastAsiaTheme="minorEastAsia" w:cstheme="minorEastAsia"/>
                <w:i w:val="0"/>
                <w:iCs w:val="0"/>
                <w:color w:val="000000"/>
                <w:kern w:val="0"/>
                <w:sz w:val="21"/>
                <w:szCs w:val="21"/>
                <w:u w:val="none"/>
                <w:lang w:val="en-US" w:eastAsia="zh-CN" w:bidi="ar"/>
              </w:rPr>
              <w:instrText xml:space="preserve"> HYPERLINK "" \l "管道站场阀室关系!广南支干线" </w:instrText>
            </w:r>
            <w:r>
              <w:rPr>
                <w:rFonts w:hint="eastAsia" w:asciiTheme="minorEastAsia" w:hAnsiTheme="minorEastAsia" w:eastAsiaTheme="minorEastAsia" w:cstheme="minorEastAsia"/>
                <w:i w:val="0"/>
                <w:iCs w:val="0"/>
                <w:color w:val="000000"/>
                <w:kern w:val="0"/>
                <w:sz w:val="21"/>
                <w:szCs w:val="21"/>
                <w:u w:val="none"/>
                <w:lang w:val="en-US" w:eastAsia="zh-CN" w:bidi="ar"/>
              </w:rPr>
              <w:fldChar w:fldCharType="separate"/>
            </w:r>
            <w:r>
              <w:rPr>
                <w:rFonts w:hint="eastAsia" w:asciiTheme="minorEastAsia" w:hAnsiTheme="minorEastAsia" w:eastAsiaTheme="minorEastAsia" w:cstheme="minorEastAsia"/>
                <w:i w:val="0"/>
                <w:iCs w:val="0"/>
                <w:color w:val="000000"/>
                <w:kern w:val="0"/>
                <w:sz w:val="21"/>
                <w:szCs w:val="21"/>
                <w:u w:val="none"/>
                <w:lang w:val="en-US" w:eastAsia="zh-CN" w:bidi="ar"/>
              </w:rPr>
              <w:t>广西段</w:t>
            </w:r>
            <w:r>
              <w:rPr>
                <w:rFonts w:hint="eastAsia" w:asciiTheme="minorEastAsia" w:hAnsiTheme="minorEastAsia" w:eastAsiaTheme="minorEastAsia" w:cstheme="minorEastAsia"/>
                <w:i w:val="0"/>
                <w:iCs w:val="0"/>
                <w:color w:val="000000"/>
                <w:kern w:val="0"/>
                <w:sz w:val="21"/>
                <w:szCs w:val="21"/>
                <w:u w:val="none"/>
                <w:lang w:val="en-US" w:eastAsia="zh-CN" w:bidi="ar"/>
              </w:rPr>
              <w:fldChar w:fldCharType="end"/>
            </w:r>
          </w:p>
        </w:tc>
        <w:tc>
          <w:tcPr>
            <w:tcW w:w="1350" w:type="dxa"/>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5413D793">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梧州压气站</w:t>
            </w:r>
          </w:p>
        </w:tc>
        <w:tc>
          <w:tcPr>
            <w:tcW w:w="1316" w:type="dxa"/>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6E9CE87B">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南宁分输站</w:t>
            </w:r>
          </w:p>
        </w:tc>
        <w:tc>
          <w:tcPr>
            <w:tcW w:w="865" w:type="dxa"/>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53FE15AC">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353.39</w:t>
            </w:r>
          </w:p>
        </w:tc>
        <w:tc>
          <w:tcPr>
            <w:tcW w:w="1466"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7CF7F579">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1016</w:t>
            </w:r>
          </w:p>
        </w:tc>
        <w:tc>
          <w:tcPr>
            <w:tcW w:w="1096"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013A6084">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14.0</w:t>
            </w:r>
          </w:p>
        </w:tc>
        <w:tc>
          <w:tcPr>
            <w:tcW w:w="1165"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7A4E973E">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10.0</w:t>
            </w:r>
          </w:p>
        </w:tc>
        <w:tc>
          <w:tcPr>
            <w:tcW w:w="1119"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6D35646D">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90</w:t>
            </w:r>
          </w:p>
        </w:tc>
        <w:tc>
          <w:tcPr>
            <w:tcW w:w="1120"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2F5595DC">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p>
        </w:tc>
        <w:tc>
          <w:tcPr>
            <w:tcW w:w="1119"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731A5048">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263439</w:t>
            </w:r>
          </w:p>
        </w:tc>
        <w:tc>
          <w:tcPr>
            <w:tcW w:w="1246"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4DC8CA0B">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20121228</w:t>
            </w:r>
          </w:p>
        </w:tc>
      </w:tr>
      <w:tr w14:paraId="08A3CB0A">
        <w:tblPrEx>
          <w:tblCellMar>
            <w:top w:w="0" w:type="dxa"/>
            <w:left w:w="108" w:type="dxa"/>
            <w:bottom w:w="0" w:type="dxa"/>
            <w:right w:w="108" w:type="dxa"/>
          </w:tblCellMar>
        </w:tblPrEx>
        <w:trPr>
          <w:trHeight w:val="90" w:hRule="atLeast"/>
        </w:trPr>
        <w:tc>
          <w:tcPr>
            <w:tcW w:w="1167" w:type="dxa"/>
            <w:vMerge w:val="continue"/>
            <w:tcBorders>
              <w:left w:val="single" w:color="000000" w:sz="4" w:space="0"/>
              <w:right w:val="single" w:color="000000" w:sz="4" w:space="0"/>
            </w:tcBorders>
            <w:shd w:val="clear" w:color="auto" w:fill="auto"/>
            <w:noWrap w:val="0"/>
            <w:vAlign w:val="center"/>
          </w:tcPr>
          <w:p w14:paraId="6A3211D6">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p>
        </w:tc>
        <w:tc>
          <w:tcPr>
            <w:tcW w:w="1153" w:type="dxa"/>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10703386">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珊瑚支线</w:t>
            </w:r>
          </w:p>
        </w:tc>
        <w:tc>
          <w:tcPr>
            <w:tcW w:w="1350" w:type="dxa"/>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1B2F90E3">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广南2#阀室</w:t>
            </w:r>
          </w:p>
        </w:tc>
        <w:tc>
          <w:tcPr>
            <w:tcW w:w="1316" w:type="dxa"/>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5EF135C6">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珊瑚门站</w:t>
            </w:r>
          </w:p>
        </w:tc>
        <w:tc>
          <w:tcPr>
            <w:tcW w:w="865" w:type="dxa"/>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0AB9EE92">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0.17</w:t>
            </w:r>
          </w:p>
        </w:tc>
        <w:tc>
          <w:tcPr>
            <w:tcW w:w="1466"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385A0662">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p>
        </w:tc>
        <w:tc>
          <w:tcPr>
            <w:tcW w:w="1096"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351174C2">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p>
        </w:tc>
        <w:tc>
          <w:tcPr>
            <w:tcW w:w="1165"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0156A739">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p>
        </w:tc>
        <w:tc>
          <w:tcPr>
            <w:tcW w:w="1119"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50250375">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p>
        </w:tc>
        <w:tc>
          <w:tcPr>
            <w:tcW w:w="1120"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2490C6A0">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p>
        </w:tc>
        <w:tc>
          <w:tcPr>
            <w:tcW w:w="1119"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6A91AB75">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0</w:t>
            </w:r>
          </w:p>
        </w:tc>
        <w:tc>
          <w:tcPr>
            <w:tcW w:w="1246"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3178A8DA">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p>
        </w:tc>
      </w:tr>
      <w:tr w14:paraId="31C373E8">
        <w:tblPrEx>
          <w:tblCellMar>
            <w:top w:w="0" w:type="dxa"/>
            <w:left w:w="108" w:type="dxa"/>
            <w:bottom w:w="0" w:type="dxa"/>
            <w:right w:w="108" w:type="dxa"/>
          </w:tblCellMar>
        </w:tblPrEx>
        <w:trPr>
          <w:trHeight w:val="90" w:hRule="atLeast"/>
        </w:trPr>
        <w:tc>
          <w:tcPr>
            <w:tcW w:w="1167" w:type="dxa"/>
            <w:vMerge w:val="continue"/>
            <w:tcBorders>
              <w:left w:val="single" w:color="000000" w:sz="4" w:space="0"/>
              <w:right w:val="single" w:color="000000" w:sz="4" w:space="0"/>
            </w:tcBorders>
            <w:shd w:val="clear" w:color="auto" w:fill="auto"/>
            <w:noWrap w:val="0"/>
            <w:vAlign w:val="center"/>
          </w:tcPr>
          <w:p w14:paraId="2DD20EC9">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p>
        </w:tc>
        <w:tc>
          <w:tcPr>
            <w:tcW w:w="1153" w:type="dxa"/>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009CAF7F">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fldChar w:fldCharType="begin"/>
            </w:r>
            <w:r>
              <w:rPr>
                <w:rFonts w:hint="eastAsia" w:asciiTheme="minorEastAsia" w:hAnsiTheme="minorEastAsia" w:eastAsiaTheme="minorEastAsia" w:cstheme="minorEastAsia"/>
                <w:i w:val="0"/>
                <w:iCs w:val="0"/>
                <w:color w:val="000000"/>
                <w:kern w:val="0"/>
                <w:sz w:val="21"/>
                <w:szCs w:val="21"/>
                <w:u w:val="none"/>
                <w:lang w:val="en-US" w:eastAsia="zh-CN" w:bidi="ar"/>
              </w:rPr>
              <w:instrText xml:space="preserve"> HYPERLINK "" \l "管道站场阀室关系!苍梧贺州支线" </w:instrText>
            </w:r>
            <w:r>
              <w:rPr>
                <w:rFonts w:hint="eastAsia" w:asciiTheme="minorEastAsia" w:hAnsiTheme="minorEastAsia" w:eastAsiaTheme="minorEastAsia" w:cstheme="minorEastAsia"/>
                <w:i w:val="0"/>
                <w:iCs w:val="0"/>
                <w:color w:val="000000"/>
                <w:kern w:val="0"/>
                <w:sz w:val="21"/>
                <w:szCs w:val="21"/>
                <w:u w:val="none"/>
                <w:lang w:val="en-US" w:eastAsia="zh-CN" w:bidi="ar"/>
              </w:rPr>
              <w:fldChar w:fldCharType="separate"/>
            </w:r>
            <w:r>
              <w:rPr>
                <w:rFonts w:hint="eastAsia" w:asciiTheme="minorEastAsia" w:hAnsiTheme="minorEastAsia" w:eastAsiaTheme="minorEastAsia" w:cstheme="minorEastAsia"/>
                <w:i w:val="0"/>
                <w:iCs w:val="0"/>
                <w:color w:val="000000"/>
                <w:kern w:val="0"/>
                <w:sz w:val="21"/>
                <w:szCs w:val="21"/>
                <w:u w:val="none"/>
                <w:lang w:val="en-US" w:eastAsia="zh-CN" w:bidi="ar"/>
              </w:rPr>
              <w:t>苍梧-贺州支线</w:t>
            </w:r>
            <w:r>
              <w:rPr>
                <w:rFonts w:hint="eastAsia" w:asciiTheme="minorEastAsia" w:hAnsiTheme="minorEastAsia" w:eastAsiaTheme="minorEastAsia" w:cstheme="minorEastAsia"/>
                <w:i w:val="0"/>
                <w:iCs w:val="0"/>
                <w:color w:val="000000"/>
                <w:kern w:val="0"/>
                <w:sz w:val="21"/>
                <w:szCs w:val="21"/>
                <w:u w:val="none"/>
                <w:lang w:val="en-US" w:eastAsia="zh-CN" w:bidi="ar"/>
              </w:rPr>
              <w:fldChar w:fldCharType="end"/>
            </w:r>
          </w:p>
        </w:tc>
        <w:tc>
          <w:tcPr>
            <w:tcW w:w="1350" w:type="dxa"/>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5FCD6FDD">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梧州压气站</w:t>
            </w:r>
          </w:p>
        </w:tc>
        <w:tc>
          <w:tcPr>
            <w:tcW w:w="1316" w:type="dxa"/>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2D00700B">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贺州末站</w:t>
            </w:r>
          </w:p>
        </w:tc>
        <w:tc>
          <w:tcPr>
            <w:tcW w:w="865" w:type="dxa"/>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1F1DEBA9">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205.15</w:t>
            </w:r>
          </w:p>
        </w:tc>
        <w:tc>
          <w:tcPr>
            <w:tcW w:w="1466"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1B32148E">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406.4</w:t>
            </w:r>
          </w:p>
        </w:tc>
        <w:tc>
          <w:tcPr>
            <w:tcW w:w="1096"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41E28015">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6.3</w:t>
            </w:r>
          </w:p>
        </w:tc>
        <w:tc>
          <w:tcPr>
            <w:tcW w:w="1165"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6E574155">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6.3</w:t>
            </w:r>
          </w:p>
        </w:tc>
        <w:tc>
          <w:tcPr>
            <w:tcW w:w="1119"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71B7FDB8">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8.86</w:t>
            </w:r>
          </w:p>
        </w:tc>
        <w:tc>
          <w:tcPr>
            <w:tcW w:w="1120"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655992CA">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p>
        </w:tc>
        <w:tc>
          <w:tcPr>
            <w:tcW w:w="1119"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141BA933">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25870</w:t>
            </w:r>
          </w:p>
        </w:tc>
        <w:tc>
          <w:tcPr>
            <w:tcW w:w="1246"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14:paraId="00587750">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20141009</w:t>
            </w:r>
          </w:p>
        </w:tc>
      </w:tr>
      <w:tr w14:paraId="090631DD">
        <w:tblPrEx>
          <w:tblCellMar>
            <w:top w:w="0" w:type="dxa"/>
            <w:left w:w="108" w:type="dxa"/>
            <w:bottom w:w="0" w:type="dxa"/>
            <w:right w:w="108" w:type="dxa"/>
          </w:tblCellMar>
        </w:tblPrEx>
        <w:trPr>
          <w:trHeight w:val="791" w:hRule="atLeast"/>
        </w:trPr>
        <w:tc>
          <w:tcPr>
            <w:tcW w:w="1167" w:type="dxa"/>
            <w:vMerge w:val="continue"/>
            <w:tcBorders>
              <w:left w:val="single" w:color="000000" w:sz="4" w:space="0"/>
              <w:right w:val="single" w:color="000000" w:sz="4" w:space="0"/>
            </w:tcBorders>
            <w:shd w:val="clear" w:color="auto" w:fill="auto"/>
            <w:noWrap w:val="0"/>
            <w:vAlign w:val="center"/>
          </w:tcPr>
          <w:p w14:paraId="16E34BF5">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p>
        </w:tc>
        <w:tc>
          <w:tcPr>
            <w:tcW w:w="1153" w:type="dxa"/>
            <w:tcBorders>
              <w:top w:val="single" w:color="000000" w:sz="4" w:space="0"/>
              <w:left w:val="single" w:color="000000" w:sz="4" w:space="0"/>
              <w:bottom w:val="single" w:color="auto" w:sz="4" w:space="0"/>
              <w:right w:val="single" w:color="000000" w:sz="4" w:space="0"/>
            </w:tcBorders>
            <w:shd w:val="clear" w:color="auto" w:fill="auto"/>
            <w:noWrap w:val="0"/>
            <w:vAlign w:val="center"/>
          </w:tcPr>
          <w:p w14:paraId="40FA6ADA">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fldChar w:fldCharType="begin"/>
            </w:r>
            <w:r>
              <w:rPr>
                <w:rFonts w:hint="eastAsia" w:asciiTheme="minorEastAsia" w:hAnsiTheme="minorEastAsia" w:eastAsiaTheme="minorEastAsia" w:cstheme="minorEastAsia"/>
                <w:i w:val="0"/>
                <w:iCs w:val="0"/>
                <w:color w:val="000000"/>
                <w:kern w:val="0"/>
                <w:sz w:val="21"/>
                <w:szCs w:val="21"/>
                <w:u w:val="none"/>
                <w:lang w:val="en-US" w:eastAsia="zh-CN" w:bidi="ar"/>
              </w:rPr>
              <w:instrText xml:space="preserve"> HYPERLINK "" \l "管道站场阀室关系!南宁百色支线" </w:instrText>
            </w:r>
            <w:r>
              <w:rPr>
                <w:rFonts w:hint="eastAsia" w:asciiTheme="minorEastAsia" w:hAnsiTheme="minorEastAsia" w:eastAsiaTheme="minorEastAsia" w:cstheme="minorEastAsia"/>
                <w:i w:val="0"/>
                <w:iCs w:val="0"/>
                <w:color w:val="000000"/>
                <w:kern w:val="0"/>
                <w:sz w:val="21"/>
                <w:szCs w:val="21"/>
                <w:u w:val="none"/>
                <w:lang w:val="en-US" w:eastAsia="zh-CN" w:bidi="ar"/>
              </w:rPr>
              <w:fldChar w:fldCharType="separate"/>
            </w:r>
            <w:r>
              <w:rPr>
                <w:rFonts w:hint="eastAsia" w:asciiTheme="minorEastAsia" w:hAnsiTheme="minorEastAsia" w:eastAsiaTheme="minorEastAsia" w:cstheme="minorEastAsia"/>
                <w:i w:val="0"/>
                <w:iCs w:val="0"/>
                <w:color w:val="000000"/>
                <w:kern w:val="0"/>
                <w:sz w:val="21"/>
                <w:szCs w:val="21"/>
                <w:u w:val="none"/>
                <w:lang w:val="en-US" w:eastAsia="zh-CN" w:bidi="ar"/>
              </w:rPr>
              <w:t>南宁-百色支线</w:t>
            </w:r>
            <w:r>
              <w:rPr>
                <w:rFonts w:hint="eastAsia" w:asciiTheme="minorEastAsia" w:hAnsiTheme="minorEastAsia" w:eastAsiaTheme="minorEastAsia" w:cstheme="minorEastAsia"/>
                <w:i w:val="0"/>
                <w:iCs w:val="0"/>
                <w:color w:val="000000"/>
                <w:kern w:val="0"/>
                <w:sz w:val="21"/>
                <w:szCs w:val="21"/>
                <w:u w:val="none"/>
                <w:lang w:val="en-US" w:eastAsia="zh-CN" w:bidi="ar"/>
              </w:rPr>
              <w:fldChar w:fldCharType="end"/>
            </w:r>
          </w:p>
        </w:tc>
        <w:tc>
          <w:tcPr>
            <w:tcW w:w="1350" w:type="dxa"/>
            <w:tcBorders>
              <w:top w:val="single" w:color="000000" w:sz="4" w:space="0"/>
              <w:left w:val="single" w:color="000000" w:sz="4" w:space="0"/>
              <w:bottom w:val="single" w:color="auto" w:sz="4" w:space="0"/>
              <w:right w:val="single" w:color="000000" w:sz="4" w:space="0"/>
            </w:tcBorders>
            <w:shd w:val="clear" w:color="auto" w:fill="auto"/>
            <w:noWrap w:val="0"/>
            <w:vAlign w:val="center"/>
          </w:tcPr>
          <w:p w14:paraId="45D17665">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南宁分输站</w:t>
            </w:r>
          </w:p>
        </w:tc>
        <w:tc>
          <w:tcPr>
            <w:tcW w:w="1316" w:type="dxa"/>
            <w:tcBorders>
              <w:top w:val="single" w:color="000000" w:sz="4" w:space="0"/>
              <w:left w:val="single" w:color="000000" w:sz="4" w:space="0"/>
              <w:bottom w:val="single" w:color="auto" w:sz="4" w:space="0"/>
              <w:right w:val="single" w:color="000000" w:sz="4" w:space="0"/>
            </w:tcBorders>
            <w:shd w:val="clear" w:color="auto" w:fill="auto"/>
            <w:noWrap w:val="0"/>
            <w:vAlign w:val="center"/>
          </w:tcPr>
          <w:p w14:paraId="210E92B0">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百色末站</w:t>
            </w:r>
          </w:p>
        </w:tc>
        <w:tc>
          <w:tcPr>
            <w:tcW w:w="865" w:type="dxa"/>
            <w:tcBorders>
              <w:top w:val="single" w:color="000000" w:sz="4" w:space="0"/>
              <w:left w:val="single" w:color="000000" w:sz="4" w:space="0"/>
              <w:bottom w:val="single" w:color="auto" w:sz="4" w:space="0"/>
              <w:right w:val="single" w:color="000000" w:sz="4" w:space="0"/>
            </w:tcBorders>
            <w:shd w:val="clear" w:color="auto" w:fill="auto"/>
            <w:noWrap w:val="0"/>
            <w:vAlign w:val="center"/>
          </w:tcPr>
          <w:p w14:paraId="285C0411">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300.00</w:t>
            </w:r>
          </w:p>
        </w:tc>
        <w:tc>
          <w:tcPr>
            <w:tcW w:w="1466" w:type="dxa"/>
            <w:tcBorders>
              <w:top w:val="single" w:color="000000" w:sz="4" w:space="0"/>
              <w:left w:val="single" w:color="000000" w:sz="4" w:space="0"/>
              <w:bottom w:val="single" w:color="auto" w:sz="4" w:space="0"/>
              <w:right w:val="single" w:color="000000" w:sz="4" w:space="0"/>
            </w:tcBorders>
            <w:shd w:val="clear" w:color="auto" w:fill="FFFFFF"/>
            <w:noWrap w:val="0"/>
            <w:vAlign w:val="center"/>
          </w:tcPr>
          <w:p w14:paraId="1BF04215">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南宁-吴圩660、吴圩-百色457</w:t>
            </w:r>
          </w:p>
        </w:tc>
        <w:tc>
          <w:tcPr>
            <w:tcW w:w="1096" w:type="dxa"/>
            <w:tcBorders>
              <w:top w:val="single" w:color="000000" w:sz="4" w:space="0"/>
              <w:left w:val="single" w:color="000000" w:sz="4" w:space="0"/>
              <w:bottom w:val="single" w:color="auto" w:sz="4" w:space="0"/>
              <w:right w:val="single" w:color="000000" w:sz="4" w:space="0"/>
            </w:tcBorders>
            <w:shd w:val="clear" w:color="auto" w:fill="FFFFFF"/>
            <w:noWrap w:val="0"/>
            <w:vAlign w:val="center"/>
          </w:tcPr>
          <w:p w14:paraId="4B9EABC9">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8/6.3</w:t>
            </w:r>
          </w:p>
        </w:tc>
        <w:tc>
          <w:tcPr>
            <w:tcW w:w="1165" w:type="dxa"/>
            <w:tcBorders>
              <w:top w:val="single" w:color="000000" w:sz="4" w:space="0"/>
              <w:left w:val="single" w:color="000000" w:sz="4" w:space="0"/>
              <w:bottom w:val="single" w:color="auto" w:sz="4" w:space="0"/>
              <w:right w:val="single" w:color="000000" w:sz="4" w:space="0"/>
            </w:tcBorders>
            <w:shd w:val="clear" w:color="auto" w:fill="FFFFFF"/>
            <w:noWrap w:val="0"/>
            <w:vAlign w:val="center"/>
          </w:tcPr>
          <w:p w14:paraId="171D2A33">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6.3</w:t>
            </w:r>
          </w:p>
        </w:tc>
        <w:tc>
          <w:tcPr>
            <w:tcW w:w="1119" w:type="dxa"/>
            <w:tcBorders>
              <w:top w:val="single" w:color="000000" w:sz="4" w:space="0"/>
              <w:left w:val="single" w:color="000000" w:sz="4" w:space="0"/>
              <w:bottom w:val="single" w:color="auto" w:sz="4" w:space="0"/>
              <w:right w:val="single" w:color="000000" w:sz="4" w:space="0"/>
            </w:tcBorders>
            <w:shd w:val="clear" w:color="auto" w:fill="FFFFFF"/>
            <w:noWrap w:val="0"/>
            <w:vAlign w:val="center"/>
          </w:tcPr>
          <w:p w14:paraId="6654A4F0">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16.91</w:t>
            </w:r>
          </w:p>
        </w:tc>
        <w:tc>
          <w:tcPr>
            <w:tcW w:w="1120" w:type="dxa"/>
            <w:tcBorders>
              <w:top w:val="single" w:color="000000" w:sz="4" w:space="0"/>
              <w:left w:val="single" w:color="000000" w:sz="4" w:space="0"/>
              <w:bottom w:val="single" w:color="auto" w:sz="4" w:space="0"/>
              <w:right w:val="single" w:color="000000" w:sz="4" w:space="0"/>
            </w:tcBorders>
            <w:shd w:val="clear" w:color="auto" w:fill="FFFFFF"/>
            <w:noWrap w:val="0"/>
            <w:vAlign w:val="center"/>
          </w:tcPr>
          <w:p w14:paraId="5541FA6A">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p>
        </w:tc>
        <w:tc>
          <w:tcPr>
            <w:tcW w:w="1119" w:type="dxa"/>
            <w:tcBorders>
              <w:top w:val="single" w:color="000000" w:sz="4" w:space="0"/>
              <w:left w:val="single" w:color="000000" w:sz="4" w:space="0"/>
              <w:bottom w:val="single" w:color="auto" w:sz="4" w:space="0"/>
              <w:right w:val="single" w:color="000000" w:sz="4" w:space="0"/>
            </w:tcBorders>
            <w:shd w:val="clear" w:color="auto" w:fill="FFFFFF"/>
            <w:noWrap w:val="0"/>
            <w:vAlign w:val="center"/>
          </w:tcPr>
          <w:p w14:paraId="0C848987">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56258</w:t>
            </w:r>
          </w:p>
        </w:tc>
        <w:tc>
          <w:tcPr>
            <w:tcW w:w="1246" w:type="dxa"/>
            <w:tcBorders>
              <w:top w:val="single" w:color="000000" w:sz="4" w:space="0"/>
              <w:left w:val="single" w:color="000000" w:sz="4" w:space="0"/>
              <w:bottom w:val="single" w:color="auto" w:sz="4" w:space="0"/>
              <w:right w:val="single" w:color="000000" w:sz="4" w:space="0"/>
            </w:tcBorders>
            <w:shd w:val="clear" w:color="auto" w:fill="FFFFFF"/>
            <w:noWrap w:val="0"/>
            <w:vAlign w:val="center"/>
          </w:tcPr>
          <w:p w14:paraId="02C921C1">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南宁-吴圩20140813、</w:t>
            </w:r>
            <w:r>
              <w:rPr>
                <w:rFonts w:hint="eastAsia" w:asciiTheme="minorEastAsia" w:hAnsiTheme="minorEastAsia" w:eastAsiaTheme="minorEastAsia" w:cstheme="minorEastAsia"/>
                <w:i w:val="0"/>
                <w:iCs w:val="0"/>
                <w:color w:val="000000"/>
                <w:kern w:val="0"/>
                <w:sz w:val="21"/>
                <w:szCs w:val="21"/>
                <w:u w:val="none"/>
                <w:lang w:val="en-US" w:eastAsia="zh-CN" w:bidi="ar"/>
              </w:rPr>
              <w:br w:type="textWrapping"/>
            </w:r>
            <w:r>
              <w:rPr>
                <w:rFonts w:hint="eastAsia" w:asciiTheme="minorEastAsia" w:hAnsiTheme="minorEastAsia" w:eastAsiaTheme="minorEastAsia" w:cstheme="minorEastAsia"/>
                <w:i w:val="0"/>
                <w:iCs w:val="0"/>
                <w:color w:val="000000"/>
                <w:kern w:val="0"/>
                <w:sz w:val="21"/>
                <w:szCs w:val="21"/>
                <w:u w:val="none"/>
                <w:lang w:val="en-US" w:eastAsia="zh-CN" w:bidi="ar"/>
              </w:rPr>
              <w:t>吴圩-百色20150630</w:t>
            </w:r>
          </w:p>
        </w:tc>
      </w:tr>
      <w:tr w14:paraId="4943B2AA">
        <w:tblPrEx>
          <w:tblCellMar>
            <w:top w:w="0" w:type="dxa"/>
            <w:left w:w="108" w:type="dxa"/>
            <w:bottom w:w="0" w:type="dxa"/>
            <w:right w:w="108" w:type="dxa"/>
          </w:tblCellMar>
        </w:tblPrEx>
        <w:trPr>
          <w:trHeight w:val="758" w:hRule="atLeast"/>
        </w:trPr>
        <w:tc>
          <w:tcPr>
            <w:tcW w:w="1167" w:type="dxa"/>
            <w:vMerge w:val="continue"/>
            <w:tcBorders>
              <w:left w:val="single" w:color="000000" w:sz="4" w:space="0"/>
              <w:bottom w:val="single" w:color="auto" w:sz="4" w:space="0"/>
              <w:right w:val="single" w:color="000000" w:sz="4" w:space="0"/>
            </w:tcBorders>
            <w:shd w:val="clear" w:color="auto" w:fill="auto"/>
            <w:noWrap w:val="0"/>
            <w:vAlign w:val="center"/>
          </w:tcPr>
          <w:p w14:paraId="35A06174">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p>
        </w:tc>
        <w:tc>
          <w:tcPr>
            <w:tcW w:w="1153" w:type="dxa"/>
            <w:tcBorders>
              <w:top w:val="single" w:color="000000" w:sz="4" w:space="0"/>
              <w:left w:val="single" w:color="000000" w:sz="4" w:space="0"/>
              <w:bottom w:val="single" w:color="auto" w:sz="4" w:space="0"/>
              <w:right w:val="single" w:color="000000" w:sz="4" w:space="0"/>
            </w:tcBorders>
            <w:shd w:val="clear" w:color="auto" w:fill="auto"/>
            <w:noWrap w:val="0"/>
            <w:vAlign w:val="center"/>
          </w:tcPr>
          <w:p w14:paraId="62C22B67">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南宁-凭祥支线（南宁-崇左段）</w:t>
            </w:r>
          </w:p>
        </w:tc>
        <w:tc>
          <w:tcPr>
            <w:tcW w:w="1350" w:type="dxa"/>
            <w:tcBorders>
              <w:top w:val="single" w:color="000000" w:sz="4" w:space="0"/>
              <w:left w:val="single" w:color="000000" w:sz="4" w:space="0"/>
              <w:bottom w:val="single" w:color="auto" w:sz="4" w:space="0"/>
              <w:right w:val="single" w:color="000000" w:sz="4" w:space="0"/>
            </w:tcBorders>
            <w:shd w:val="clear" w:color="auto" w:fill="auto"/>
            <w:noWrap w:val="0"/>
            <w:vAlign w:val="center"/>
          </w:tcPr>
          <w:p w14:paraId="577627DF">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吴圩输气站</w:t>
            </w:r>
          </w:p>
        </w:tc>
        <w:tc>
          <w:tcPr>
            <w:tcW w:w="1316" w:type="dxa"/>
            <w:tcBorders>
              <w:top w:val="single" w:color="000000" w:sz="4" w:space="0"/>
              <w:left w:val="single" w:color="000000" w:sz="4" w:space="0"/>
              <w:bottom w:val="single" w:color="auto" w:sz="4" w:space="0"/>
              <w:right w:val="single" w:color="000000" w:sz="4" w:space="0"/>
            </w:tcBorders>
            <w:shd w:val="clear" w:color="auto" w:fill="auto"/>
            <w:noWrap w:val="0"/>
            <w:vAlign w:val="center"/>
          </w:tcPr>
          <w:p w14:paraId="0DBA6CA0">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崇左输气站</w:t>
            </w:r>
          </w:p>
        </w:tc>
        <w:tc>
          <w:tcPr>
            <w:tcW w:w="865" w:type="dxa"/>
            <w:tcBorders>
              <w:top w:val="single" w:color="000000" w:sz="4" w:space="0"/>
              <w:left w:val="single" w:color="000000" w:sz="4" w:space="0"/>
              <w:bottom w:val="single" w:color="auto" w:sz="4" w:space="0"/>
              <w:right w:val="single" w:color="000000" w:sz="4" w:space="0"/>
            </w:tcBorders>
            <w:shd w:val="clear" w:color="auto" w:fill="auto"/>
            <w:noWrap w:val="0"/>
            <w:vAlign w:val="center"/>
          </w:tcPr>
          <w:p w14:paraId="5506C46F">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114.75</w:t>
            </w:r>
          </w:p>
        </w:tc>
        <w:tc>
          <w:tcPr>
            <w:tcW w:w="1466" w:type="dxa"/>
            <w:tcBorders>
              <w:top w:val="single" w:color="000000" w:sz="4" w:space="0"/>
              <w:left w:val="single" w:color="000000" w:sz="4" w:space="0"/>
              <w:bottom w:val="single" w:color="auto" w:sz="4" w:space="0"/>
              <w:right w:val="single" w:color="000000" w:sz="4" w:space="0"/>
            </w:tcBorders>
            <w:shd w:val="clear" w:color="auto" w:fill="FFFFFF"/>
            <w:noWrap w:val="0"/>
            <w:vAlign w:val="center"/>
          </w:tcPr>
          <w:p w14:paraId="5E82D8B9">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457</w:t>
            </w:r>
          </w:p>
        </w:tc>
        <w:tc>
          <w:tcPr>
            <w:tcW w:w="1096" w:type="dxa"/>
            <w:tcBorders>
              <w:top w:val="single" w:color="000000" w:sz="4" w:space="0"/>
              <w:left w:val="single" w:color="000000" w:sz="4" w:space="0"/>
              <w:bottom w:val="single" w:color="auto" w:sz="4" w:space="0"/>
              <w:right w:val="single" w:color="000000" w:sz="4" w:space="0"/>
            </w:tcBorders>
            <w:shd w:val="clear" w:color="auto" w:fill="FFFFFF"/>
            <w:noWrap w:val="0"/>
            <w:vAlign w:val="center"/>
          </w:tcPr>
          <w:p w14:paraId="3B0E41F7">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7.1</w:t>
            </w:r>
          </w:p>
        </w:tc>
        <w:tc>
          <w:tcPr>
            <w:tcW w:w="1165" w:type="dxa"/>
            <w:tcBorders>
              <w:top w:val="single" w:color="000000" w:sz="4" w:space="0"/>
              <w:left w:val="single" w:color="000000" w:sz="4" w:space="0"/>
              <w:bottom w:val="single" w:color="auto" w:sz="4" w:space="0"/>
              <w:right w:val="single" w:color="000000" w:sz="4" w:space="0"/>
            </w:tcBorders>
            <w:shd w:val="clear" w:color="auto" w:fill="FFFFFF"/>
            <w:noWrap w:val="0"/>
            <w:vAlign w:val="center"/>
          </w:tcPr>
          <w:p w14:paraId="2C9FDEAE">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6.3</w:t>
            </w:r>
          </w:p>
        </w:tc>
        <w:tc>
          <w:tcPr>
            <w:tcW w:w="1119" w:type="dxa"/>
            <w:tcBorders>
              <w:top w:val="single" w:color="000000" w:sz="4" w:space="0"/>
              <w:left w:val="single" w:color="000000" w:sz="4" w:space="0"/>
              <w:bottom w:val="single" w:color="auto" w:sz="4" w:space="0"/>
              <w:right w:val="single" w:color="000000" w:sz="4" w:space="0"/>
            </w:tcBorders>
            <w:shd w:val="clear" w:color="auto" w:fill="FFFFFF"/>
            <w:noWrap w:val="0"/>
            <w:vAlign w:val="center"/>
          </w:tcPr>
          <w:p w14:paraId="5CC89C6C">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7</w:t>
            </w:r>
          </w:p>
        </w:tc>
        <w:tc>
          <w:tcPr>
            <w:tcW w:w="1120" w:type="dxa"/>
            <w:tcBorders>
              <w:top w:val="single" w:color="000000" w:sz="4" w:space="0"/>
              <w:left w:val="single" w:color="000000" w:sz="4" w:space="0"/>
              <w:bottom w:val="single" w:color="auto" w:sz="4" w:space="0"/>
              <w:right w:val="single" w:color="000000" w:sz="4" w:space="0"/>
            </w:tcBorders>
            <w:shd w:val="clear" w:color="auto" w:fill="FFFFFF"/>
            <w:noWrap w:val="0"/>
            <w:vAlign w:val="center"/>
          </w:tcPr>
          <w:p w14:paraId="5C7CCDAA">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p>
        </w:tc>
        <w:tc>
          <w:tcPr>
            <w:tcW w:w="1119" w:type="dxa"/>
            <w:tcBorders>
              <w:top w:val="single" w:color="000000" w:sz="4" w:space="0"/>
              <w:left w:val="single" w:color="000000" w:sz="4" w:space="0"/>
              <w:bottom w:val="single" w:color="auto" w:sz="4" w:space="0"/>
              <w:right w:val="single" w:color="000000" w:sz="4" w:space="0"/>
            </w:tcBorders>
            <w:shd w:val="clear" w:color="auto" w:fill="FFFFFF"/>
            <w:noWrap w:val="0"/>
            <w:vAlign w:val="center"/>
          </w:tcPr>
          <w:p w14:paraId="1B2C0B2C">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p>
        </w:tc>
        <w:tc>
          <w:tcPr>
            <w:tcW w:w="1246" w:type="dxa"/>
            <w:tcBorders>
              <w:top w:val="single" w:color="000000" w:sz="4" w:space="0"/>
              <w:left w:val="single" w:color="000000" w:sz="4" w:space="0"/>
              <w:bottom w:val="single" w:color="auto" w:sz="4" w:space="0"/>
              <w:right w:val="single" w:color="000000" w:sz="4" w:space="0"/>
            </w:tcBorders>
            <w:shd w:val="clear" w:color="auto" w:fill="FFFFFF"/>
            <w:noWrap w:val="0"/>
            <w:vAlign w:val="center"/>
          </w:tcPr>
          <w:p w14:paraId="0BD54E24">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南宁-崇左</w:t>
            </w:r>
          </w:p>
          <w:p w14:paraId="5C6469C4">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20250603</w:t>
            </w:r>
          </w:p>
        </w:tc>
      </w:tr>
      <w:tr w14:paraId="676C02FE">
        <w:tblPrEx>
          <w:tblCellMar>
            <w:top w:w="0" w:type="dxa"/>
            <w:left w:w="108" w:type="dxa"/>
            <w:bottom w:w="0" w:type="dxa"/>
            <w:right w:w="108" w:type="dxa"/>
          </w:tblCellMar>
        </w:tblPrEx>
        <w:trPr>
          <w:trHeight w:val="583" w:hRule="atLeast"/>
        </w:trPr>
        <w:tc>
          <w:tcPr>
            <w:tcW w:w="1167" w:type="dxa"/>
            <w:vMerge w:val="restart"/>
            <w:tcBorders>
              <w:top w:val="single" w:color="auto" w:sz="4" w:space="0"/>
              <w:left w:val="single" w:color="auto" w:sz="4" w:space="0"/>
              <w:right w:val="single" w:color="auto" w:sz="4" w:space="0"/>
            </w:tcBorders>
            <w:shd w:val="clear" w:color="auto" w:fill="auto"/>
            <w:noWrap w:val="0"/>
            <w:vAlign w:val="center"/>
          </w:tcPr>
          <w:p w14:paraId="5958C020">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广南支干线</w:t>
            </w:r>
          </w:p>
        </w:tc>
        <w:tc>
          <w:tcPr>
            <w:tcW w:w="1153" w:type="dxa"/>
            <w:tcBorders>
              <w:top w:val="single" w:color="auto" w:sz="4" w:space="0"/>
              <w:left w:val="single" w:color="auto" w:sz="4" w:space="0"/>
              <w:bottom w:val="single" w:color="auto" w:sz="4" w:space="0"/>
              <w:right w:val="single" w:color="auto" w:sz="4" w:space="0"/>
            </w:tcBorders>
            <w:shd w:val="clear" w:color="auto" w:fill="auto"/>
            <w:noWrap w:val="0"/>
            <w:vAlign w:val="center"/>
          </w:tcPr>
          <w:p w14:paraId="2BA19CE0">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fldChar w:fldCharType="begin"/>
            </w:r>
            <w:r>
              <w:rPr>
                <w:rFonts w:hint="eastAsia" w:asciiTheme="minorEastAsia" w:hAnsiTheme="minorEastAsia" w:eastAsiaTheme="minorEastAsia" w:cstheme="minorEastAsia"/>
                <w:i w:val="0"/>
                <w:iCs w:val="0"/>
                <w:color w:val="000000"/>
                <w:kern w:val="0"/>
                <w:sz w:val="21"/>
                <w:szCs w:val="21"/>
                <w:u w:val="none"/>
                <w:lang w:val="en-US" w:eastAsia="zh-CN" w:bidi="ar"/>
              </w:rPr>
              <w:instrText xml:space="preserve"> HYPERLINK "" \l "管道站场阀室关系!贵港玉林支线" </w:instrText>
            </w:r>
            <w:r>
              <w:rPr>
                <w:rFonts w:hint="eastAsia" w:asciiTheme="minorEastAsia" w:hAnsiTheme="minorEastAsia" w:eastAsiaTheme="minorEastAsia" w:cstheme="minorEastAsia"/>
                <w:i w:val="0"/>
                <w:iCs w:val="0"/>
                <w:color w:val="000000"/>
                <w:kern w:val="0"/>
                <w:sz w:val="21"/>
                <w:szCs w:val="21"/>
                <w:u w:val="none"/>
                <w:lang w:val="en-US" w:eastAsia="zh-CN" w:bidi="ar"/>
              </w:rPr>
              <w:fldChar w:fldCharType="separate"/>
            </w:r>
            <w:r>
              <w:rPr>
                <w:rFonts w:hint="eastAsia" w:asciiTheme="minorEastAsia" w:hAnsiTheme="minorEastAsia" w:eastAsiaTheme="minorEastAsia" w:cstheme="minorEastAsia"/>
                <w:i w:val="0"/>
                <w:iCs w:val="0"/>
                <w:color w:val="000000"/>
                <w:kern w:val="0"/>
                <w:sz w:val="21"/>
                <w:szCs w:val="21"/>
                <w:u w:val="none"/>
                <w:lang w:val="en-US" w:eastAsia="zh-CN" w:bidi="ar"/>
              </w:rPr>
              <w:t>贵港-玉林支线</w:t>
            </w:r>
            <w:r>
              <w:rPr>
                <w:rFonts w:hint="eastAsia" w:asciiTheme="minorEastAsia" w:hAnsiTheme="minorEastAsia" w:eastAsiaTheme="minorEastAsia" w:cstheme="minorEastAsia"/>
                <w:i w:val="0"/>
                <w:iCs w:val="0"/>
                <w:color w:val="000000"/>
                <w:kern w:val="0"/>
                <w:sz w:val="21"/>
                <w:szCs w:val="21"/>
                <w:u w:val="none"/>
                <w:lang w:val="en-US" w:eastAsia="zh-CN" w:bidi="ar"/>
              </w:rPr>
              <w:fldChar w:fldCharType="end"/>
            </w:r>
          </w:p>
        </w:tc>
        <w:tc>
          <w:tcPr>
            <w:tcW w:w="1350" w:type="dxa"/>
            <w:tcBorders>
              <w:top w:val="single" w:color="auto" w:sz="4" w:space="0"/>
              <w:left w:val="single" w:color="auto" w:sz="4" w:space="0"/>
              <w:bottom w:val="single" w:color="auto" w:sz="4" w:space="0"/>
              <w:right w:val="single" w:color="auto" w:sz="4" w:space="0"/>
            </w:tcBorders>
            <w:shd w:val="clear" w:color="auto" w:fill="auto"/>
            <w:noWrap w:val="0"/>
            <w:vAlign w:val="center"/>
          </w:tcPr>
          <w:p w14:paraId="7557253E">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贵港压气站</w:t>
            </w:r>
          </w:p>
        </w:tc>
        <w:tc>
          <w:tcPr>
            <w:tcW w:w="1316" w:type="dxa"/>
            <w:tcBorders>
              <w:top w:val="single" w:color="auto" w:sz="4" w:space="0"/>
              <w:left w:val="single" w:color="auto" w:sz="4" w:space="0"/>
              <w:bottom w:val="single" w:color="auto" w:sz="4" w:space="0"/>
              <w:right w:val="single" w:color="auto" w:sz="4" w:space="0"/>
            </w:tcBorders>
            <w:shd w:val="clear" w:color="auto" w:fill="auto"/>
            <w:noWrap w:val="0"/>
            <w:vAlign w:val="center"/>
          </w:tcPr>
          <w:p w14:paraId="2BB4AB14">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玉林末站</w:t>
            </w:r>
          </w:p>
        </w:tc>
        <w:tc>
          <w:tcPr>
            <w:tcW w:w="865" w:type="dxa"/>
            <w:tcBorders>
              <w:top w:val="single" w:color="auto" w:sz="4" w:space="0"/>
              <w:left w:val="single" w:color="auto" w:sz="4" w:space="0"/>
              <w:bottom w:val="single" w:color="auto" w:sz="4" w:space="0"/>
              <w:right w:val="single" w:color="auto" w:sz="4" w:space="0"/>
            </w:tcBorders>
            <w:shd w:val="clear" w:color="auto" w:fill="auto"/>
            <w:noWrap w:val="0"/>
            <w:vAlign w:val="center"/>
          </w:tcPr>
          <w:p w14:paraId="196B6904">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99.30</w:t>
            </w:r>
          </w:p>
        </w:tc>
        <w:tc>
          <w:tcPr>
            <w:tcW w:w="1466"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359C8BE2">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406.4</w:t>
            </w:r>
          </w:p>
        </w:tc>
        <w:tc>
          <w:tcPr>
            <w:tcW w:w="1096"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5CB70D47">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6.3</w:t>
            </w:r>
          </w:p>
        </w:tc>
        <w:tc>
          <w:tcPr>
            <w:tcW w:w="1165"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0E0E181E">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6.3</w:t>
            </w:r>
          </w:p>
        </w:tc>
        <w:tc>
          <w:tcPr>
            <w:tcW w:w="1119"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0F186FA6">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7.41</w:t>
            </w:r>
          </w:p>
        </w:tc>
        <w:tc>
          <w:tcPr>
            <w:tcW w:w="1120"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066A74F7">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p>
        </w:tc>
        <w:tc>
          <w:tcPr>
            <w:tcW w:w="1119"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642D024B">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12545</w:t>
            </w:r>
          </w:p>
        </w:tc>
        <w:tc>
          <w:tcPr>
            <w:tcW w:w="1246"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62CD11A5">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20151225</w:t>
            </w:r>
          </w:p>
        </w:tc>
      </w:tr>
      <w:tr w14:paraId="1A3B8E3F">
        <w:tblPrEx>
          <w:tblCellMar>
            <w:top w:w="0" w:type="dxa"/>
            <w:left w:w="108" w:type="dxa"/>
            <w:bottom w:w="0" w:type="dxa"/>
            <w:right w:w="108" w:type="dxa"/>
          </w:tblCellMar>
        </w:tblPrEx>
        <w:trPr>
          <w:trHeight w:val="1092" w:hRule="atLeast"/>
        </w:trPr>
        <w:tc>
          <w:tcPr>
            <w:tcW w:w="1167" w:type="dxa"/>
            <w:vMerge w:val="continue"/>
            <w:tcBorders>
              <w:left w:val="single" w:color="auto" w:sz="4" w:space="0"/>
              <w:bottom w:val="single" w:color="auto" w:sz="4" w:space="0"/>
              <w:right w:val="single" w:color="auto" w:sz="4" w:space="0"/>
            </w:tcBorders>
            <w:shd w:val="clear" w:color="auto" w:fill="auto"/>
            <w:noWrap w:val="0"/>
            <w:vAlign w:val="center"/>
          </w:tcPr>
          <w:p w14:paraId="0166CF40">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p>
        </w:tc>
        <w:tc>
          <w:tcPr>
            <w:tcW w:w="1153" w:type="dxa"/>
            <w:tcBorders>
              <w:top w:val="single" w:color="auto" w:sz="4" w:space="0"/>
              <w:left w:val="single" w:color="auto" w:sz="4" w:space="0"/>
              <w:bottom w:val="single" w:color="auto" w:sz="4" w:space="0"/>
              <w:right w:val="single" w:color="auto" w:sz="4" w:space="0"/>
            </w:tcBorders>
            <w:shd w:val="clear" w:color="auto" w:fill="auto"/>
            <w:noWrap w:val="0"/>
            <w:vAlign w:val="center"/>
          </w:tcPr>
          <w:p w14:paraId="6E51A5C1">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广西管道与广南支干线南宁联络线</w:t>
            </w:r>
          </w:p>
        </w:tc>
        <w:tc>
          <w:tcPr>
            <w:tcW w:w="1350" w:type="dxa"/>
            <w:tcBorders>
              <w:top w:val="single" w:color="auto" w:sz="4" w:space="0"/>
              <w:left w:val="single" w:color="auto" w:sz="4" w:space="0"/>
              <w:bottom w:val="single" w:color="auto" w:sz="4" w:space="0"/>
              <w:right w:val="single" w:color="auto" w:sz="4" w:space="0"/>
            </w:tcBorders>
            <w:shd w:val="clear" w:color="auto" w:fill="auto"/>
            <w:noWrap w:val="0"/>
            <w:vAlign w:val="center"/>
          </w:tcPr>
          <w:p w14:paraId="3CF40CC1">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广西管道</w:t>
            </w:r>
          </w:p>
          <w:p w14:paraId="35A7063D">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南宁站</w:t>
            </w:r>
          </w:p>
        </w:tc>
        <w:tc>
          <w:tcPr>
            <w:tcW w:w="1316" w:type="dxa"/>
            <w:tcBorders>
              <w:top w:val="single" w:color="auto" w:sz="4" w:space="0"/>
              <w:left w:val="single" w:color="auto" w:sz="4" w:space="0"/>
              <w:bottom w:val="single" w:color="auto" w:sz="4" w:space="0"/>
              <w:right w:val="single" w:color="auto" w:sz="4" w:space="0"/>
            </w:tcBorders>
            <w:shd w:val="clear" w:color="auto" w:fill="auto"/>
            <w:noWrap w:val="0"/>
            <w:vAlign w:val="center"/>
          </w:tcPr>
          <w:p w14:paraId="6CFDA642">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广南支干线南宁站</w:t>
            </w:r>
          </w:p>
        </w:tc>
        <w:tc>
          <w:tcPr>
            <w:tcW w:w="865" w:type="dxa"/>
            <w:tcBorders>
              <w:top w:val="single" w:color="auto" w:sz="4" w:space="0"/>
              <w:left w:val="single" w:color="auto" w:sz="4" w:space="0"/>
              <w:bottom w:val="single" w:color="auto" w:sz="4" w:space="0"/>
              <w:right w:val="single" w:color="auto" w:sz="4" w:space="0"/>
            </w:tcBorders>
            <w:shd w:val="clear" w:color="auto" w:fill="auto"/>
            <w:noWrap w:val="0"/>
            <w:vAlign w:val="center"/>
          </w:tcPr>
          <w:p w14:paraId="328A0E3F">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8.00</w:t>
            </w:r>
          </w:p>
        </w:tc>
        <w:tc>
          <w:tcPr>
            <w:tcW w:w="1466"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460AE849">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813</w:t>
            </w:r>
          </w:p>
        </w:tc>
        <w:tc>
          <w:tcPr>
            <w:tcW w:w="1096"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51BDEFA7">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p>
        </w:tc>
        <w:tc>
          <w:tcPr>
            <w:tcW w:w="1165"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62A04160">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10</w:t>
            </w:r>
          </w:p>
        </w:tc>
        <w:tc>
          <w:tcPr>
            <w:tcW w:w="1119"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18B0C74E">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45.5</w:t>
            </w:r>
          </w:p>
        </w:tc>
        <w:tc>
          <w:tcPr>
            <w:tcW w:w="1120"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039E32D4">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p>
        </w:tc>
        <w:tc>
          <w:tcPr>
            <w:tcW w:w="1119"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65ED6326">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3733</w:t>
            </w:r>
          </w:p>
        </w:tc>
        <w:tc>
          <w:tcPr>
            <w:tcW w:w="1246"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21B91DDD">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20221202</w:t>
            </w:r>
          </w:p>
        </w:tc>
      </w:tr>
      <w:tr w14:paraId="71BDF937">
        <w:tblPrEx>
          <w:tblCellMar>
            <w:top w:w="0" w:type="dxa"/>
            <w:left w:w="108" w:type="dxa"/>
            <w:bottom w:w="0" w:type="dxa"/>
            <w:right w:w="108" w:type="dxa"/>
          </w:tblCellMar>
        </w:tblPrEx>
        <w:trPr>
          <w:trHeight w:val="666" w:hRule="atLeast"/>
        </w:trPr>
        <w:tc>
          <w:tcPr>
            <w:tcW w:w="1167" w:type="dxa"/>
            <w:vMerge w:val="restart"/>
            <w:tcBorders>
              <w:top w:val="single" w:color="auto" w:sz="4" w:space="0"/>
              <w:left w:val="single" w:color="auto" w:sz="4" w:space="0"/>
              <w:right w:val="single" w:color="auto" w:sz="4" w:space="0"/>
            </w:tcBorders>
            <w:shd w:val="clear" w:color="auto" w:fill="auto"/>
            <w:noWrap w:val="0"/>
            <w:vAlign w:val="center"/>
          </w:tcPr>
          <w:p w14:paraId="02DD6C83">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广深支干线</w:t>
            </w:r>
          </w:p>
        </w:tc>
        <w:tc>
          <w:tcPr>
            <w:tcW w:w="1153" w:type="dxa"/>
            <w:tcBorders>
              <w:top w:val="single" w:color="auto" w:sz="4" w:space="0"/>
              <w:left w:val="single" w:color="auto" w:sz="4" w:space="0"/>
              <w:bottom w:val="single" w:color="auto" w:sz="4" w:space="0"/>
              <w:right w:val="single" w:color="auto" w:sz="4" w:space="0"/>
            </w:tcBorders>
            <w:shd w:val="clear" w:color="auto" w:fill="auto"/>
            <w:noWrap w:val="0"/>
            <w:vAlign w:val="center"/>
          </w:tcPr>
          <w:p w14:paraId="3CA1025D">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fldChar w:fldCharType="begin"/>
            </w:r>
            <w:r>
              <w:rPr>
                <w:rFonts w:hint="eastAsia" w:asciiTheme="minorEastAsia" w:hAnsiTheme="minorEastAsia" w:eastAsiaTheme="minorEastAsia" w:cstheme="minorEastAsia"/>
                <w:i w:val="0"/>
                <w:iCs w:val="0"/>
                <w:color w:val="000000"/>
                <w:kern w:val="0"/>
                <w:sz w:val="21"/>
                <w:szCs w:val="21"/>
                <w:u w:val="none"/>
                <w:lang w:val="en-US" w:eastAsia="zh-CN" w:bidi="ar"/>
              </w:rPr>
              <w:instrText xml:space="preserve"> HYPERLINK "" \l "管道站场阀室关系!广深支干线" </w:instrText>
            </w:r>
            <w:r>
              <w:rPr>
                <w:rFonts w:hint="eastAsia" w:asciiTheme="minorEastAsia" w:hAnsiTheme="minorEastAsia" w:eastAsiaTheme="minorEastAsia" w:cstheme="minorEastAsia"/>
                <w:i w:val="0"/>
                <w:iCs w:val="0"/>
                <w:color w:val="000000"/>
                <w:kern w:val="0"/>
                <w:sz w:val="21"/>
                <w:szCs w:val="21"/>
                <w:u w:val="none"/>
                <w:lang w:val="en-US" w:eastAsia="zh-CN" w:bidi="ar"/>
              </w:rPr>
              <w:fldChar w:fldCharType="separate"/>
            </w:r>
            <w:r>
              <w:rPr>
                <w:rFonts w:hint="eastAsia" w:asciiTheme="minorEastAsia" w:hAnsiTheme="minorEastAsia" w:eastAsiaTheme="minorEastAsia" w:cstheme="minorEastAsia"/>
                <w:i w:val="0"/>
                <w:iCs w:val="0"/>
                <w:color w:val="000000"/>
                <w:kern w:val="0"/>
                <w:sz w:val="21"/>
                <w:szCs w:val="21"/>
                <w:u w:val="none"/>
                <w:lang w:val="en-US" w:eastAsia="zh-CN" w:bidi="ar"/>
              </w:rPr>
              <w:t>广深支干线</w:t>
            </w:r>
            <w:r>
              <w:rPr>
                <w:rFonts w:hint="eastAsia" w:asciiTheme="minorEastAsia" w:hAnsiTheme="minorEastAsia" w:eastAsiaTheme="minorEastAsia" w:cstheme="minorEastAsia"/>
                <w:i w:val="0"/>
                <w:iCs w:val="0"/>
                <w:color w:val="000000"/>
                <w:kern w:val="0"/>
                <w:sz w:val="21"/>
                <w:szCs w:val="21"/>
                <w:u w:val="none"/>
                <w:lang w:val="en-US" w:eastAsia="zh-CN" w:bidi="ar"/>
              </w:rPr>
              <w:fldChar w:fldCharType="end"/>
            </w:r>
          </w:p>
        </w:tc>
        <w:tc>
          <w:tcPr>
            <w:tcW w:w="1350" w:type="dxa"/>
            <w:tcBorders>
              <w:top w:val="single" w:color="auto" w:sz="4" w:space="0"/>
              <w:left w:val="single" w:color="auto" w:sz="4" w:space="0"/>
              <w:bottom w:val="single" w:color="auto" w:sz="4" w:space="0"/>
              <w:right w:val="single" w:color="auto" w:sz="4" w:space="0"/>
            </w:tcBorders>
            <w:shd w:val="clear" w:color="auto" w:fill="auto"/>
            <w:noWrap w:val="0"/>
            <w:vAlign w:val="center"/>
          </w:tcPr>
          <w:p w14:paraId="18169CF4">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广州压气站</w:t>
            </w:r>
          </w:p>
        </w:tc>
        <w:tc>
          <w:tcPr>
            <w:tcW w:w="1316" w:type="dxa"/>
            <w:tcBorders>
              <w:top w:val="single" w:color="auto" w:sz="4" w:space="0"/>
              <w:left w:val="single" w:color="auto" w:sz="4" w:space="0"/>
              <w:bottom w:val="single" w:color="auto" w:sz="4" w:space="0"/>
              <w:right w:val="single" w:color="auto" w:sz="4" w:space="0"/>
            </w:tcBorders>
            <w:shd w:val="clear" w:color="auto" w:fill="auto"/>
            <w:noWrap w:val="0"/>
            <w:vAlign w:val="center"/>
          </w:tcPr>
          <w:p w14:paraId="3FEAB411">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大铲岛</w:t>
            </w:r>
          </w:p>
          <w:p w14:paraId="6B61668A">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压气站</w:t>
            </w:r>
          </w:p>
        </w:tc>
        <w:tc>
          <w:tcPr>
            <w:tcW w:w="865" w:type="dxa"/>
            <w:tcBorders>
              <w:top w:val="single" w:color="auto" w:sz="4" w:space="0"/>
              <w:left w:val="single" w:color="auto" w:sz="4" w:space="0"/>
              <w:bottom w:val="single" w:color="auto" w:sz="4" w:space="0"/>
              <w:right w:val="single" w:color="auto" w:sz="4" w:space="0"/>
            </w:tcBorders>
            <w:shd w:val="clear" w:color="auto" w:fill="auto"/>
            <w:noWrap w:val="0"/>
            <w:vAlign w:val="center"/>
          </w:tcPr>
          <w:p w14:paraId="5E82F178">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258.40</w:t>
            </w:r>
          </w:p>
        </w:tc>
        <w:tc>
          <w:tcPr>
            <w:tcW w:w="1466"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4A460962">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广州-求雨岭1016、求雨岭-大铲岛914</w:t>
            </w:r>
          </w:p>
        </w:tc>
        <w:tc>
          <w:tcPr>
            <w:tcW w:w="1096"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49A1878E">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14.0</w:t>
            </w:r>
          </w:p>
        </w:tc>
        <w:tc>
          <w:tcPr>
            <w:tcW w:w="1165"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46196995">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10.0</w:t>
            </w:r>
          </w:p>
        </w:tc>
        <w:tc>
          <w:tcPr>
            <w:tcW w:w="1119"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67463255">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100</w:t>
            </w:r>
          </w:p>
        </w:tc>
        <w:tc>
          <w:tcPr>
            <w:tcW w:w="1120"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2749631E">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p>
        </w:tc>
        <w:tc>
          <w:tcPr>
            <w:tcW w:w="1119"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70508218">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189834</w:t>
            </w:r>
          </w:p>
        </w:tc>
        <w:tc>
          <w:tcPr>
            <w:tcW w:w="1246"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12A04E18">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广求段20120504、</w:t>
            </w:r>
            <w:r>
              <w:rPr>
                <w:rFonts w:hint="eastAsia" w:asciiTheme="minorEastAsia" w:hAnsiTheme="minorEastAsia" w:eastAsiaTheme="minorEastAsia" w:cstheme="minorEastAsia"/>
                <w:i w:val="0"/>
                <w:iCs w:val="0"/>
                <w:color w:val="000000"/>
                <w:kern w:val="0"/>
                <w:sz w:val="21"/>
                <w:szCs w:val="21"/>
                <w:u w:val="none"/>
                <w:lang w:val="en-US" w:eastAsia="zh-CN" w:bidi="ar"/>
              </w:rPr>
              <w:br w:type="textWrapping"/>
            </w:r>
            <w:r>
              <w:rPr>
                <w:rFonts w:hint="eastAsia" w:asciiTheme="minorEastAsia" w:hAnsiTheme="minorEastAsia" w:eastAsiaTheme="minorEastAsia" w:cstheme="minorEastAsia"/>
                <w:i w:val="0"/>
                <w:iCs w:val="0"/>
                <w:color w:val="000000"/>
                <w:kern w:val="0"/>
                <w:sz w:val="21"/>
                <w:szCs w:val="21"/>
                <w:u w:val="none"/>
                <w:lang w:val="en-US" w:eastAsia="zh-CN" w:bidi="ar"/>
              </w:rPr>
              <w:t>求大段20121219</w:t>
            </w:r>
          </w:p>
        </w:tc>
      </w:tr>
      <w:tr w14:paraId="00FCC5AB">
        <w:tblPrEx>
          <w:tblCellMar>
            <w:top w:w="0" w:type="dxa"/>
            <w:left w:w="108" w:type="dxa"/>
            <w:bottom w:w="0" w:type="dxa"/>
            <w:right w:w="108" w:type="dxa"/>
          </w:tblCellMar>
        </w:tblPrEx>
        <w:trPr>
          <w:trHeight w:val="165" w:hRule="atLeast"/>
        </w:trPr>
        <w:tc>
          <w:tcPr>
            <w:tcW w:w="1167" w:type="dxa"/>
            <w:vMerge w:val="continue"/>
            <w:tcBorders>
              <w:left w:val="single" w:color="auto" w:sz="4" w:space="0"/>
              <w:bottom w:val="single" w:color="auto" w:sz="4" w:space="0"/>
              <w:right w:val="single" w:color="auto" w:sz="4" w:space="0"/>
            </w:tcBorders>
            <w:shd w:val="clear" w:color="auto" w:fill="auto"/>
            <w:noWrap w:val="0"/>
            <w:vAlign w:val="center"/>
          </w:tcPr>
          <w:p w14:paraId="71BCEA0C">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p>
        </w:tc>
        <w:tc>
          <w:tcPr>
            <w:tcW w:w="1153" w:type="dxa"/>
            <w:tcBorders>
              <w:top w:val="single" w:color="auto" w:sz="4" w:space="0"/>
              <w:left w:val="single" w:color="auto" w:sz="4" w:space="0"/>
              <w:bottom w:val="single" w:color="auto" w:sz="4" w:space="0"/>
              <w:right w:val="single" w:color="auto" w:sz="4" w:space="0"/>
            </w:tcBorders>
            <w:shd w:val="clear" w:color="auto" w:fill="auto"/>
            <w:noWrap w:val="0"/>
            <w:vAlign w:val="center"/>
          </w:tcPr>
          <w:p w14:paraId="7E844CE4">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樟木头</w:t>
            </w:r>
          </w:p>
          <w:p w14:paraId="2A8EE1F9">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支线</w:t>
            </w:r>
          </w:p>
        </w:tc>
        <w:tc>
          <w:tcPr>
            <w:tcW w:w="1350" w:type="dxa"/>
            <w:tcBorders>
              <w:top w:val="single" w:color="auto" w:sz="4" w:space="0"/>
              <w:left w:val="single" w:color="auto" w:sz="4" w:space="0"/>
              <w:bottom w:val="single" w:color="auto" w:sz="4" w:space="0"/>
              <w:right w:val="single" w:color="auto" w:sz="4" w:space="0"/>
            </w:tcBorders>
            <w:shd w:val="clear" w:color="auto" w:fill="auto"/>
            <w:noWrap w:val="0"/>
            <w:vAlign w:val="center"/>
          </w:tcPr>
          <w:p w14:paraId="251111D3">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11#和12#阀室之间</w:t>
            </w:r>
          </w:p>
        </w:tc>
        <w:tc>
          <w:tcPr>
            <w:tcW w:w="1316" w:type="dxa"/>
            <w:tcBorders>
              <w:top w:val="single" w:color="auto" w:sz="4" w:space="0"/>
              <w:left w:val="single" w:color="auto" w:sz="4" w:space="0"/>
              <w:bottom w:val="single" w:color="auto" w:sz="4" w:space="0"/>
              <w:right w:val="single" w:color="auto" w:sz="4" w:space="0"/>
            </w:tcBorders>
            <w:shd w:val="clear" w:color="auto" w:fill="auto"/>
            <w:noWrap w:val="0"/>
            <w:vAlign w:val="center"/>
          </w:tcPr>
          <w:p w14:paraId="007919CE">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樟木头</w:t>
            </w:r>
          </w:p>
          <w:p w14:paraId="524E95F9">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分输站</w:t>
            </w:r>
          </w:p>
        </w:tc>
        <w:tc>
          <w:tcPr>
            <w:tcW w:w="865" w:type="dxa"/>
            <w:tcBorders>
              <w:top w:val="single" w:color="auto" w:sz="4" w:space="0"/>
              <w:left w:val="single" w:color="auto" w:sz="4" w:space="0"/>
              <w:bottom w:val="single" w:color="auto" w:sz="4" w:space="0"/>
              <w:right w:val="single" w:color="auto" w:sz="4" w:space="0"/>
            </w:tcBorders>
            <w:shd w:val="clear" w:color="auto" w:fill="auto"/>
            <w:noWrap w:val="0"/>
            <w:vAlign w:val="center"/>
          </w:tcPr>
          <w:p w14:paraId="070C068A">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0.80</w:t>
            </w:r>
          </w:p>
        </w:tc>
        <w:tc>
          <w:tcPr>
            <w:tcW w:w="1466"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0CA3B9A3">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p>
        </w:tc>
        <w:tc>
          <w:tcPr>
            <w:tcW w:w="1096"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6E259149">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p>
        </w:tc>
        <w:tc>
          <w:tcPr>
            <w:tcW w:w="1165"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135DD610">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p>
        </w:tc>
        <w:tc>
          <w:tcPr>
            <w:tcW w:w="1119"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6E0B0675">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p>
        </w:tc>
        <w:tc>
          <w:tcPr>
            <w:tcW w:w="1120"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30DCBDA0">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p>
        </w:tc>
        <w:tc>
          <w:tcPr>
            <w:tcW w:w="1119"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52A491B7">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0</w:t>
            </w:r>
          </w:p>
        </w:tc>
        <w:tc>
          <w:tcPr>
            <w:tcW w:w="1246"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09E3095A">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p>
        </w:tc>
      </w:tr>
      <w:tr w14:paraId="43AC2EBA">
        <w:tblPrEx>
          <w:tblCellMar>
            <w:top w:w="0" w:type="dxa"/>
            <w:left w:w="108" w:type="dxa"/>
            <w:bottom w:w="0" w:type="dxa"/>
            <w:right w:w="108" w:type="dxa"/>
          </w:tblCellMar>
        </w:tblPrEx>
        <w:trPr>
          <w:trHeight w:val="90" w:hRule="atLeast"/>
        </w:trPr>
        <w:tc>
          <w:tcPr>
            <w:tcW w:w="1167" w:type="dxa"/>
            <w:tcBorders>
              <w:top w:val="single" w:color="auto" w:sz="4" w:space="0"/>
              <w:left w:val="single" w:color="auto" w:sz="4" w:space="0"/>
              <w:bottom w:val="single" w:color="auto" w:sz="4" w:space="0"/>
              <w:right w:val="single" w:color="auto" w:sz="4" w:space="0"/>
            </w:tcBorders>
            <w:shd w:val="clear" w:color="auto" w:fill="auto"/>
            <w:noWrap w:val="0"/>
            <w:vAlign w:val="center"/>
          </w:tcPr>
          <w:p w14:paraId="0BD1FDD3">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bCs/>
                <w:kern w:val="0"/>
                <w:sz w:val="21"/>
                <w:szCs w:val="21"/>
                <w:lang w:val="en-US" w:eastAsia="zh-CN"/>
              </w:rPr>
            </w:pPr>
            <w:r>
              <w:rPr>
                <w:rFonts w:hint="eastAsia" w:asciiTheme="minorEastAsia" w:hAnsiTheme="minorEastAsia" w:eastAsiaTheme="minorEastAsia" w:cstheme="minorEastAsia"/>
                <w:i w:val="0"/>
                <w:iCs w:val="0"/>
                <w:color w:val="000000"/>
                <w:kern w:val="0"/>
                <w:sz w:val="21"/>
                <w:szCs w:val="21"/>
                <w:u w:val="none"/>
                <w:lang w:val="en-US" w:eastAsia="zh-CN" w:bidi="ar"/>
              </w:rPr>
              <w:t>香港支线</w:t>
            </w:r>
          </w:p>
        </w:tc>
        <w:tc>
          <w:tcPr>
            <w:tcW w:w="1153" w:type="dxa"/>
            <w:tcBorders>
              <w:top w:val="single" w:color="auto" w:sz="4" w:space="0"/>
              <w:left w:val="single" w:color="auto" w:sz="4" w:space="0"/>
              <w:bottom w:val="single" w:color="auto" w:sz="4" w:space="0"/>
              <w:right w:val="single" w:color="auto" w:sz="4" w:space="0"/>
            </w:tcBorders>
            <w:shd w:val="clear" w:color="auto" w:fill="auto"/>
            <w:noWrap w:val="0"/>
            <w:vAlign w:val="center"/>
          </w:tcPr>
          <w:p w14:paraId="1DD4C6C1">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fldChar w:fldCharType="begin"/>
            </w:r>
            <w:r>
              <w:rPr>
                <w:rFonts w:hint="eastAsia" w:asciiTheme="minorEastAsia" w:hAnsiTheme="minorEastAsia" w:eastAsiaTheme="minorEastAsia" w:cstheme="minorEastAsia"/>
                <w:i w:val="0"/>
                <w:iCs w:val="0"/>
                <w:color w:val="000000"/>
                <w:kern w:val="0"/>
                <w:sz w:val="21"/>
                <w:szCs w:val="21"/>
                <w:u w:val="none"/>
                <w:lang w:val="en-US" w:eastAsia="zh-CN" w:bidi="ar"/>
              </w:rPr>
              <w:instrText xml:space="preserve"> HYPERLINK "" \l "管道站场阀室关系!香港支线" </w:instrText>
            </w:r>
            <w:r>
              <w:rPr>
                <w:rFonts w:hint="eastAsia" w:asciiTheme="minorEastAsia" w:hAnsiTheme="minorEastAsia" w:eastAsiaTheme="minorEastAsia" w:cstheme="minorEastAsia"/>
                <w:i w:val="0"/>
                <w:iCs w:val="0"/>
                <w:color w:val="000000"/>
                <w:kern w:val="0"/>
                <w:sz w:val="21"/>
                <w:szCs w:val="21"/>
                <w:u w:val="none"/>
                <w:lang w:val="en-US" w:eastAsia="zh-CN" w:bidi="ar"/>
              </w:rPr>
              <w:fldChar w:fldCharType="separate"/>
            </w:r>
            <w:r>
              <w:rPr>
                <w:rFonts w:hint="eastAsia" w:asciiTheme="minorEastAsia" w:hAnsiTheme="minorEastAsia" w:eastAsiaTheme="minorEastAsia" w:cstheme="minorEastAsia"/>
                <w:i w:val="0"/>
                <w:iCs w:val="0"/>
                <w:color w:val="000000"/>
                <w:kern w:val="0"/>
                <w:sz w:val="21"/>
                <w:szCs w:val="21"/>
                <w:u w:val="none"/>
                <w:lang w:val="en-US" w:eastAsia="zh-CN" w:bidi="ar"/>
              </w:rPr>
              <w:t>香港支线</w:t>
            </w:r>
            <w:r>
              <w:rPr>
                <w:rFonts w:hint="eastAsia" w:asciiTheme="minorEastAsia" w:hAnsiTheme="minorEastAsia" w:eastAsiaTheme="minorEastAsia" w:cstheme="minorEastAsia"/>
                <w:i w:val="0"/>
                <w:iCs w:val="0"/>
                <w:color w:val="000000"/>
                <w:kern w:val="0"/>
                <w:sz w:val="21"/>
                <w:szCs w:val="21"/>
                <w:u w:val="none"/>
                <w:lang w:val="en-US" w:eastAsia="zh-CN" w:bidi="ar"/>
              </w:rPr>
              <w:fldChar w:fldCharType="end"/>
            </w:r>
          </w:p>
        </w:tc>
        <w:tc>
          <w:tcPr>
            <w:tcW w:w="1350" w:type="dxa"/>
            <w:tcBorders>
              <w:top w:val="single" w:color="auto" w:sz="4" w:space="0"/>
              <w:left w:val="single" w:color="auto" w:sz="4" w:space="0"/>
              <w:bottom w:val="single" w:color="auto" w:sz="4" w:space="0"/>
              <w:right w:val="single" w:color="auto" w:sz="4" w:space="0"/>
            </w:tcBorders>
            <w:shd w:val="clear" w:color="auto" w:fill="auto"/>
            <w:noWrap w:val="0"/>
            <w:vAlign w:val="center"/>
          </w:tcPr>
          <w:p w14:paraId="30DA082C">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大铲岛</w:t>
            </w:r>
          </w:p>
          <w:p w14:paraId="72DE895F">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压气站</w:t>
            </w:r>
          </w:p>
        </w:tc>
        <w:tc>
          <w:tcPr>
            <w:tcW w:w="1316" w:type="dxa"/>
            <w:tcBorders>
              <w:top w:val="single" w:color="auto" w:sz="4" w:space="0"/>
              <w:left w:val="single" w:color="auto" w:sz="4" w:space="0"/>
              <w:bottom w:val="single" w:color="auto" w:sz="4" w:space="0"/>
              <w:right w:val="single" w:color="auto" w:sz="4" w:space="0"/>
            </w:tcBorders>
            <w:shd w:val="clear" w:color="auto" w:fill="auto"/>
            <w:noWrap w:val="0"/>
            <w:vAlign w:val="center"/>
          </w:tcPr>
          <w:p w14:paraId="444B6B47">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龙鼓滩</w:t>
            </w:r>
          </w:p>
          <w:p w14:paraId="6A53871F">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bCs/>
                <w:kern w:val="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分输站</w:t>
            </w:r>
          </w:p>
        </w:tc>
        <w:tc>
          <w:tcPr>
            <w:tcW w:w="865" w:type="dxa"/>
            <w:tcBorders>
              <w:top w:val="single" w:color="auto" w:sz="4" w:space="0"/>
              <w:left w:val="single" w:color="auto" w:sz="4" w:space="0"/>
              <w:bottom w:val="single" w:color="auto" w:sz="4" w:space="0"/>
              <w:right w:val="single" w:color="auto" w:sz="4" w:space="0"/>
            </w:tcBorders>
            <w:shd w:val="clear" w:color="auto" w:fill="auto"/>
            <w:noWrap w:val="0"/>
            <w:vAlign w:val="center"/>
          </w:tcPr>
          <w:p w14:paraId="584EBEBF">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bCs/>
                <w:kern w:val="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21.07</w:t>
            </w:r>
          </w:p>
        </w:tc>
        <w:tc>
          <w:tcPr>
            <w:tcW w:w="1466"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4BB0F652">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bCs/>
                <w:kern w:val="0"/>
                <w:sz w:val="21"/>
                <w:szCs w:val="21"/>
                <w:lang w:val="en-US" w:eastAsia="zh-CN"/>
              </w:rPr>
            </w:pPr>
            <w:r>
              <w:rPr>
                <w:rFonts w:hint="eastAsia" w:asciiTheme="minorEastAsia" w:hAnsiTheme="minorEastAsia" w:eastAsiaTheme="minorEastAsia" w:cstheme="minorEastAsia"/>
                <w:i w:val="0"/>
                <w:iCs w:val="0"/>
                <w:color w:val="000000"/>
                <w:kern w:val="0"/>
                <w:sz w:val="21"/>
                <w:szCs w:val="21"/>
                <w:u w:val="none"/>
                <w:lang w:val="en-US" w:eastAsia="zh-CN" w:bidi="ar"/>
              </w:rPr>
              <w:t>813</w:t>
            </w:r>
          </w:p>
        </w:tc>
        <w:tc>
          <w:tcPr>
            <w:tcW w:w="1096"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4304173E">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bCs/>
                <w:kern w:val="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22.2</w:t>
            </w:r>
          </w:p>
        </w:tc>
        <w:tc>
          <w:tcPr>
            <w:tcW w:w="1165"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697D47F9">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bCs/>
                <w:kern w:val="0"/>
                <w:sz w:val="21"/>
                <w:szCs w:val="21"/>
                <w:lang w:val="en-US" w:eastAsia="zh-CN"/>
              </w:rPr>
            </w:pPr>
            <w:r>
              <w:rPr>
                <w:rFonts w:hint="eastAsia" w:asciiTheme="minorEastAsia" w:hAnsiTheme="minorEastAsia" w:eastAsiaTheme="minorEastAsia" w:cstheme="minorEastAsia"/>
                <w:i w:val="0"/>
                <w:iCs w:val="0"/>
                <w:color w:val="000000"/>
                <w:kern w:val="0"/>
                <w:sz w:val="21"/>
                <w:szCs w:val="21"/>
                <w:u w:val="none"/>
                <w:lang w:val="en-US" w:eastAsia="zh-CN" w:bidi="ar"/>
              </w:rPr>
              <w:t>7.0</w:t>
            </w:r>
          </w:p>
        </w:tc>
        <w:tc>
          <w:tcPr>
            <w:tcW w:w="1119"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6101E11F">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bCs/>
                <w:kern w:val="0"/>
                <w:sz w:val="21"/>
                <w:szCs w:val="21"/>
                <w:lang w:val="en-US" w:eastAsia="zh-CN"/>
              </w:rPr>
            </w:pPr>
            <w:r>
              <w:rPr>
                <w:rFonts w:hint="eastAsia" w:asciiTheme="minorEastAsia" w:hAnsiTheme="minorEastAsia" w:eastAsiaTheme="minorEastAsia" w:cstheme="minorEastAsia"/>
                <w:i w:val="0"/>
                <w:iCs w:val="0"/>
                <w:color w:val="000000"/>
                <w:kern w:val="0"/>
                <w:sz w:val="21"/>
                <w:szCs w:val="21"/>
                <w:u w:val="none"/>
                <w:lang w:val="en-US" w:eastAsia="zh-CN" w:bidi="ar"/>
              </w:rPr>
              <w:t>100</w:t>
            </w:r>
          </w:p>
        </w:tc>
        <w:tc>
          <w:tcPr>
            <w:tcW w:w="1120"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531482E3">
            <w:pPr>
              <w:jc w:val="center"/>
              <w:rPr>
                <w:rFonts w:hint="eastAsia" w:asciiTheme="minorEastAsia" w:hAnsiTheme="minorEastAsia" w:eastAsiaTheme="minorEastAsia" w:cstheme="minorEastAsia"/>
                <w:bCs/>
                <w:kern w:val="0"/>
                <w:sz w:val="21"/>
                <w:szCs w:val="21"/>
                <w:lang w:val="en-US" w:eastAsia="zh-CN"/>
              </w:rPr>
            </w:pPr>
          </w:p>
        </w:tc>
        <w:tc>
          <w:tcPr>
            <w:tcW w:w="1119"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51BC2455">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bCs/>
                <w:kern w:val="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9738</w:t>
            </w:r>
          </w:p>
        </w:tc>
        <w:tc>
          <w:tcPr>
            <w:tcW w:w="1246"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62C1511C">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bCs/>
                <w:kern w:val="0"/>
                <w:sz w:val="21"/>
                <w:szCs w:val="21"/>
                <w:lang w:val="en-US" w:eastAsia="zh-CN"/>
              </w:rPr>
            </w:pPr>
            <w:r>
              <w:rPr>
                <w:rFonts w:hint="eastAsia" w:asciiTheme="minorEastAsia" w:hAnsiTheme="minorEastAsia" w:eastAsiaTheme="minorEastAsia" w:cstheme="minorEastAsia"/>
                <w:i w:val="0"/>
                <w:iCs w:val="0"/>
                <w:color w:val="000000"/>
                <w:kern w:val="0"/>
                <w:sz w:val="21"/>
                <w:szCs w:val="21"/>
                <w:u w:val="none"/>
                <w:lang w:val="en-US" w:eastAsia="zh-CN" w:bidi="ar"/>
              </w:rPr>
              <w:t>20121219</w:t>
            </w:r>
          </w:p>
        </w:tc>
      </w:tr>
      <w:tr w14:paraId="77E91A84">
        <w:tblPrEx>
          <w:tblCellMar>
            <w:top w:w="0" w:type="dxa"/>
            <w:left w:w="108" w:type="dxa"/>
            <w:bottom w:w="0" w:type="dxa"/>
            <w:right w:w="108" w:type="dxa"/>
          </w:tblCellMar>
        </w:tblPrEx>
        <w:trPr>
          <w:trHeight w:val="1035" w:hRule="atLeast"/>
        </w:trPr>
        <w:tc>
          <w:tcPr>
            <w:tcW w:w="1167" w:type="dxa"/>
            <w:tcBorders>
              <w:top w:val="single" w:color="auto" w:sz="4" w:space="0"/>
              <w:left w:val="single" w:color="auto" w:sz="4" w:space="0"/>
              <w:bottom w:val="single" w:color="auto" w:sz="4" w:space="0"/>
              <w:right w:val="single" w:color="auto" w:sz="4" w:space="0"/>
            </w:tcBorders>
            <w:shd w:val="clear" w:color="auto" w:fill="auto"/>
            <w:noWrap w:val="0"/>
            <w:vAlign w:val="center"/>
          </w:tcPr>
          <w:p w14:paraId="453AD200">
            <w:pPr>
              <w:keepNext w:val="0"/>
              <w:keepLines w:val="0"/>
              <w:widowControl/>
              <w:suppressLineNumbers w:val="0"/>
              <w:ind w:left="0" w:leftChars="0" w:firstLine="0" w:firstLineChars="0"/>
              <w:jc w:val="center"/>
              <w:textAlignment w:val="center"/>
              <w:rPr>
                <w:rFonts w:hint="default" w:asciiTheme="minorEastAsia" w:hAnsiTheme="minorEastAsia" w:eastAsiaTheme="minorEastAsia" w:cstheme="minorEastAsia"/>
                <w:bCs/>
                <w:kern w:val="0"/>
                <w:sz w:val="21"/>
                <w:szCs w:val="21"/>
                <w:lang w:val="en-US"/>
              </w:rPr>
            </w:pPr>
            <w:r>
              <w:rPr>
                <w:rFonts w:hint="eastAsia" w:asciiTheme="minorEastAsia" w:hAnsiTheme="minorEastAsia" w:eastAsiaTheme="minorEastAsia" w:cstheme="minorEastAsia"/>
                <w:i w:val="0"/>
                <w:iCs w:val="0"/>
                <w:color w:val="000000"/>
                <w:kern w:val="0"/>
                <w:sz w:val="21"/>
                <w:szCs w:val="21"/>
                <w:u w:val="none"/>
                <w:lang w:val="en-US" w:eastAsia="zh-CN" w:bidi="ar"/>
              </w:rPr>
              <w:t>西气东输三线</w:t>
            </w:r>
          </w:p>
        </w:tc>
        <w:tc>
          <w:tcPr>
            <w:tcW w:w="1153" w:type="dxa"/>
            <w:tcBorders>
              <w:top w:val="single" w:color="auto" w:sz="4" w:space="0"/>
              <w:left w:val="single" w:color="auto" w:sz="4" w:space="0"/>
              <w:bottom w:val="single" w:color="auto" w:sz="4" w:space="0"/>
              <w:right w:val="single" w:color="auto" w:sz="4" w:space="0"/>
            </w:tcBorders>
            <w:shd w:val="clear" w:color="auto" w:fill="auto"/>
            <w:noWrap w:val="0"/>
            <w:vAlign w:val="center"/>
          </w:tcPr>
          <w:p w14:paraId="74AC996D">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fldChar w:fldCharType="begin"/>
            </w:r>
            <w:r>
              <w:rPr>
                <w:rFonts w:hint="eastAsia" w:asciiTheme="minorEastAsia" w:hAnsiTheme="minorEastAsia" w:eastAsiaTheme="minorEastAsia" w:cstheme="minorEastAsia"/>
                <w:i w:val="0"/>
                <w:iCs w:val="0"/>
                <w:color w:val="000000"/>
                <w:kern w:val="0"/>
                <w:sz w:val="21"/>
                <w:szCs w:val="21"/>
                <w:u w:val="none"/>
                <w:lang w:val="en-US" w:eastAsia="zh-CN" w:bidi="ar"/>
              </w:rPr>
              <w:instrText xml:space="preserve"> HYPERLINK "" \l "管道站场阀室关系!西气东输三线东段干线" </w:instrText>
            </w:r>
            <w:r>
              <w:rPr>
                <w:rFonts w:hint="eastAsia" w:asciiTheme="minorEastAsia" w:hAnsiTheme="minorEastAsia" w:eastAsiaTheme="minorEastAsia" w:cstheme="minorEastAsia"/>
                <w:i w:val="0"/>
                <w:iCs w:val="0"/>
                <w:color w:val="000000"/>
                <w:kern w:val="0"/>
                <w:sz w:val="21"/>
                <w:szCs w:val="21"/>
                <w:u w:val="none"/>
                <w:lang w:val="en-US" w:eastAsia="zh-CN" w:bidi="ar"/>
              </w:rPr>
              <w:fldChar w:fldCharType="separate"/>
            </w:r>
            <w:r>
              <w:rPr>
                <w:rFonts w:hint="eastAsia" w:asciiTheme="minorEastAsia" w:hAnsiTheme="minorEastAsia" w:eastAsiaTheme="minorEastAsia" w:cstheme="minorEastAsia"/>
                <w:i w:val="0"/>
                <w:iCs w:val="0"/>
                <w:color w:val="000000"/>
                <w:kern w:val="0"/>
                <w:sz w:val="21"/>
                <w:szCs w:val="21"/>
                <w:u w:val="none"/>
                <w:lang w:val="en-US" w:eastAsia="zh-CN" w:bidi="ar"/>
              </w:rPr>
              <w:t>西三线干线东段</w:t>
            </w:r>
            <w:r>
              <w:rPr>
                <w:rFonts w:hint="eastAsia" w:asciiTheme="minorEastAsia" w:hAnsiTheme="minorEastAsia" w:eastAsiaTheme="minorEastAsia" w:cstheme="minorEastAsia"/>
                <w:i w:val="0"/>
                <w:iCs w:val="0"/>
                <w:color w:val="000000"/>
                <w:kern w:val="0"/>
                <w:sz w:val="21"/>
                <w:szCs w:val="21"/>
                <w:u w:val="none"/>
                <w:lang w:val="en-US" w:eastAsia="zh-CN" w:bidi="ar"/>
              </w:rPr>
              <w:fldChar w:fldCharType="end"/>
            </w:r>
          </w:p>
        </w:tc>
        <w:tc>
          <w:tcPr>
            <w:tcW w:w="1350" w:type="dxa"/>
            <w:tcBorders>
              <w:top w:val="single" w:color="auto" w:sz="4" w:space="0"/>
              <w:left w:val="single" w:color="auto" w:sz="4" w:space="0"/>
              <w:bottom w:val="single" w:color="auto" w:sz="4" w:space="0"/>
              <w:right w:val="single" w:color="auto" w:sz="4" w:space="0"/>
            </w:tcBorders>
            <w:shd w:val="clear" w:color="auto" w:fill="auto"/>
            <w:noWrap w:val="0"/>
            <w:vAlign w:val="center"/>
          </w:tcPr>
          <w:p w14:paraId="4A3549C0">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吉安分输站</w:t>
            </w:r>
          </w:p>
        </w:tc>
        <w:tc>
          <w:tcPr>
            <w:tcW w:w="1316" w:type="dxa"/>
            <w:tcBorders>
              <w:top w:val="single" w:color="auto" w:sz="4" w:space="0"/>
              <w:left w:val="single" w:color="auto" w:sz="4" w:space="0"/>
              <w:bottom w:val="single" w:color="auto" w:sz="4" w:space="0"/>
              <w:right w:val="single" w:color="auto" w:sz="4" w:space="0"/>
            </w:tcBorders>
            <w:shd w:val="clear" w:color="auto" w:fill="auto"/>
            <w:noWrap w:val="0"/>
            <w:vAlign w:val="center"/>
          </w:tcPr>
          <w:p w14:paraId="08128C0A">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bCs/>
                <w:kern w:val="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福州末站</w:t>
            </w:r>
          </w:p>
        </w:tc>
        <w:tc>
          <w:tcPr>
            <w:tcW w:w="865" w:type="dxa"/>
            <w:tcBorders>
              <w:top w:val="single" w:color="auto" w:sz="4" w:space="0"/>
              <w:left w:val="single" w:color="auto" w:sz="4" w:space="0"/>
              <w:bottom w:val="single" w:color="auto" w:sz="4" w:space="0"/>
              <w:right w:val="single" w:color="auto" w:sz="4" w:space="0"/>
            </w:tcBorders>
            <w:shd w:val="clear" w:color="auto" w:fill="auto"/>
            <w:noWrap w:val="0"/>
            <w:vAlign w:val="center"/>
          </w:tcPr>
          <w:p w14:paraId="16E9CBEF">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bCs/>
                <w:kern w:val="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812.49</w:t>
            </w:r>
          </w:p>
        </w:tc>
        <w:tc>
          <w:tcPr>
            <w:tcW w:w="1466"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3B85098B">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bCs/>
                <w:kern w:val="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吉安-漳州1219、漳州-福州末1016</w:t>
            </w:r>
          </w:p>
        </w:tc>
        <w:tc>
          <w:tcPr>
            <w:tcW w:w="1096"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5961CCC1">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bCs/>
                <w:kern w:val="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22/21</w:t>
            </w:r>
          </w:p>
        </w:tc>
        <w:tc>
          <w:tcPr>
            <w:tcW w:w="1165"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23E02ECA">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bCs/>
                <w:kern w:val="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10.0</w:t>
            </w:r>
          </w:p>
        </w:tc>
        <w:tc>
          <w:tcPr>
            <w:tcW w:w="1119"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333F05F7">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bCs/>
                <w:kern w:val="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150</w:t>
            </w:r>
          </w:p>
        </w:tc>
        <w:tc>
          <w:tcPr>
            <w:tcW w:w="1120"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448599AD">
            <w:pPr>
              <w:jc w:val="center"/>
              <w:rPr>
                <w:rFonts w:hint="eastAsia" w:asciiTheme="minorEastAsia" w:hAnsiTheme="minorEastAsia" w:eastAsiaTheme="minorEastAsia" w:cstheme="minorEastAsia"/>
                <w:bCs/>
                <w:kern w:val="0"/>
                <w:sz w:val="21"/>
                <w:szCs w:val="21"/>
              </w:rPr>
            </w:pPr>
          </w:p>
        </w:tc>
        <w:tc>
          <w:tcPr>
            <w:tcW w:w="1119"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173C68DD">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bCs/>
                <w:kern w:val="0"/>
                <w:sz w:val="21"/>
                <w:szCs w:val="21"/>
                <w:lang w:val="en-US" w:eastAsia="zh-CN"/>
              </w:rPr>
            </w:pPr>
            <w:r>
              <w:rPr>
                <w:rFonts w:hint="eastAsia" w:asciiTheme="minorEastAsia" w:hAnsiTheme="minorEastAsia" w:eastAsiaTheme="minorEastAsia" w:cstheme="minorEastAsia"/>
                <w:i w:val="0"/>
                <w:iCs w:val="0"/>
                <w:color w:val="000000"/>
                <w:kern w:val="0"/>
                <w:sz w:val="21"/>
                <w:szCs w:val="21"/>
                <w:u w:val="none"/>
                <w:lang w:val="en-US" w:eastAsia="zh-CN" w:bidi="ar"/>
              </w:rPr>
              <w:t>790368</w:t>
            </w:r>
          </w:p>
        </w:tc>
        <w:tc>
          <w:tcPr>
            <w:tcW w:w="1246"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24492CC8">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bCs/>
                <w:kern w:val="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20161013</w:t>
            </w:r>
          </w:p>
        </w:tc>
      </w:tr>
      <w:tr w14:paraId="5AA570BD">
        <w:tblPrEx>
          <w:tblCellMar>
            <w:top w:w="0" w:type="dxa"/>
            <w:left w:w="108" w:type="dxa"/>
            <w:bottom w:w="0" w:type="dxa"/>
            <w:right w:w="108" w:type="dxa"/>
          </w:tblCellMar>
        </w:tblPrEx>
        <w:trPr>
          <w:trHeight w:val="450" w:hRule="atLeast"/>
        </w:trPr>
        <w:tc>
          <w:tcPr>
            <w:tcW w:w="1167" w:type="dxa"/>
            <w:vMerge w:val="restart"/>
            <w:tcBorders>
              <w:top w:val="single" w:color="auto" w:sz="4" w:space="0"/>
              <w:left w:val="single" w:color="auto" w:sz="4" w:space="0"/>
              <w:right w:val="single" w:color="auto" w:sz="4" w:space="0"/>
            </w:tcBorders>
            <w:shd w:val="clear" w:color="auto" w:fill="auto"/>
            <w:noWrap w:val="0"/>
            <w:vAlign w:val="center"/>
          </w:tcPr>
          <w:p w14:paraId="5AE1D35C">
            <w:pPr>
              <w:keepNext w:val="0"/>
              <w:keepLines w:val="0"/>
              <w:widowControl/>
              <w:suppressLineNumbers w:val="0"/>
              <w:ind w:left="0" w:leftChars="0" w:firstLine="0" w:firstLineChars="0"/>
              <w:jc w:val="center"/>
              <w:textAlignment w:val="center"/>
              <w:rPr>
                <w:rFonts w:hint="default" w:asciiTheme="minorEastAsia" w:hAnsiTheme="minorEastAsia" w:eastAsiaTheme="minorEastAsia" w:cstheme="minorEastAsia"/>
                <w:bCs/>
                <w:kern w:val="0"/>
                <w:sz w:val="21"/>
                <w:szCs w:val="21"/>
                <w:lang w:val="en-US"/>
              </w:rPr>
            </w:pPr>
            <w:r>
              <w:rPr>
                <w:rFonts w:hint="eastAsia" w:asciiTheme="minorEastAsia" w:hAnsiTheme="minorEastAsia" w:eastAsiaTheme="minorEastAsia" w:cstheme="minorEastAsia"/>
                <w:i w:val="0"/>
                <w:iCs w:val="0"/>
                <w:color w:val="000000"/>
                <w:kern w:val="0"/>
                <w:sz w:val="21"/>
                <w:szCs w:val="21"/>
                <w:u w:val="none"/>
                <w:lang w:val="en-US" w:eastAsia="zh-CN" w:bidi="ar"/>
              </w:rPr>
              <w:t>西气东输三线</w:t>
            </w:r>
          </w:p>
        </w:tc>
        <w:tc>
          <w:tcPr>
            <w:tcW w:w="1153"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0D5AB09">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新气西三潜江仙桃联络线</w:t>
            </w:r>
          </w:p>
        </w:tc>
        <w:tc>
          <w:tcPr>
            <w:tcW w:w="1350" w:type="dxa"/>
            <w:tcBorders>
              <w:top w:val="single" w:color="auto" w:sz="4" w:space="0"/>
              <w:left w:val="single" w:color="auto" w:sz="4" w:space="0"/>
              <w:bottom w:val="single" w:color="auto" w:sz="4" w:space="0"/>
              <w:right w:val="single" w:color="auto" w:sz="4" w:space="0"/>
            </w:tcBorders>
            <w:shd w:val="clear" w:color="auto" w:fill="auto"/>
            <w:noWrap w:val="0"/>
            <w:vAlign w:val="center"/>
          </w:tcPr>
          <w:p w14:paraId="4FFCABBD">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仙桃联络站</w:t>
            </w:r>
          </w:p>
        </w:tc>
        <w:tc>
          <w:tcPr>
            <w:tcW w:w="1316" w:type="dxa"/>
            <w:tcBorders>
              <w:top w:val="single" w:color="auto" w:sz="4" w:space="0"/>
              <w:left w:val="single" w:color="auto" w:sz="4" w:space="0"/>
              <w:bottom w:val="single" w:color="auto" w:sz="4" w:space="0"/>
              <w:right w:val="single" w:color="auto" w:sz="4" w:space="0"/>
            </w:tcBorders>
            <w:shd w:val="clear" w:color="auto" w:fill="auto"/>
            <w:noWrap w:val="0"/>
            <w:vAlign w:val="center"/>
          </w:tcPr>
          <w:p w14:paraId="4D22CF8B">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bCs/>
                <w:kern w:val="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新气潜江站</w:t>
            </w:r>
          </w:p>
        </w:tc>
        <w:tc>
          <w:tcPr>
            <w:tcW w:w="865" w:type="dxa"/>
            <w:tcBorders>
              <w:top w:val="single" w:color="auto" w:sz="4" w:space="0"/>
              <w:left w:val="single" w:color="auto" w:sz="4" w:space="0"/>
              <w:bottom w:val="single" w:color="auto" w:sz="4" w:space="0"/>
              <w:right w:val="single" w:color="auto" w:sz="4" w:space="0"/>
            </w:tcBorders>
            <w:shd w:val="clear" w:color="auto" w:fill="auto"/>
            <w:noWrap w:val="0"/>
            <w:vAlign w:val="center"/>
          </w:tcPr>
          <w:p w14:paraId="5030296C">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bCs/>
                <w:kern w:val="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19.02</w:t>
            </w:r>
          </w:p>
        </w:tc>
        <w:tc>
          <w:tcPr>
            <w:tcW w:w="1466"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31BF1F75">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bCs/>
                <w:kern w:val="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1219</w:t>
            </w:r>
          </w:p>
        </w:tc>
        <w:tc>
          <w:tcPr>
            <w:tcW w:w="1096"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0A50051D">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bCs/>
                <w:kern w:val="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22.0</w:t>
            </w:r>
          </w:p>
        </w:tc>
        <w:tc>
          <w:tcPr>
            <w:tcW w:w="1165"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0A4E8740">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bCs/>
                <w:kern w:val="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10.0</w:t>
            </w:r>
          </w:p>
        </w:tc>
        <w:tc>
          <w:tcPr>
            <w:tcW w:w="1119"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76EC127F">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bCs/>
                <w:kern w:val="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200</w:t>
            </w:r>
          </w:p>
        </w:tc>
        <w:tc>
          <w:tcPr>
            <w:tcW w:w="1120"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7006FF8D">
            <w:pPr>
              <w:jc w:val="center"/>
              <w:rPr>
                <w:rFonts w:hint="eastAsia" w:asciiTheme="minorEastAsia" w:hAnsiTheme="minorEastAsia" w:eastAsiaTheme="minorEastAsia" w:cstheme="minorEastAsia"/>
                <w:bCs/>
                <w:kern w:val="0"/>
                <w:sz w:val="21"/>
                <w:szCs w:val="21"/>
              </w:rPr>
            </w:pPr>
          </w:p>
        </w:tc>
        <w:tc>
          <w:tcPr>
            <w:tcW w:w="1119"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5CADA4EE">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bCs/>
                <w:kern w:val="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21459</w:t>
            </w:r>
          </w:p>
        </w:tc>
        <w:tc>
          <w:tcPr>
            <w:tcW w:w="1246"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332A6948">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bCs/>
                <w:kern w:val="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20231209</w:t>
            </w:r>
          </w:p>
        </w:tc>
      </w:tr>
      <w:tr w14:paraId="28F2C582">
        <w:tblPrEx>
          <w:tblCellMar>
            <w:top w:w="0" w:type="dxa"/>
            <w:left w:w="108" w:type="dxa"/>
            <w:bottom w:w="0" w:type="dxa"/>
            <w:right w:w="108" w:type="dxa"/>
          </w:tblCellMar>
        </w:tblPrEx>
        <w:trPr>
          <w:trHeight w:val="90" w:hRule="atLeast"/>
        </w:trPr>
        <w:tc>
          <w:tcPr>
            <w:tcW w:w="1167" w:type="dxa"/>
            <w:vMerge w:val="continue"/>
            <w:tcBorders>
              <w:left w:val="single" w:color="auto" w:sz="4" w:space="0"/>
              <w:right w:val="single" w:color="auto" w:sz="4" w:space="0"/>
            </w:tcBorders>
            <w:shd w:val="clear" w:color="auto" w:fill="auto"/>
            <w:noWrap w:val="0"/>
            <w:vAlign w:val="center"/>
          </w:tcPr>
          <w:p w14:paraId="002498B0">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bCs/>
                <w:kern w:val="0"/>
                <w:sz w:val="21"/>
                <w:szCs w:val="21"/>
              </w:rPr>
            </w:pPr>
          </w:p>
        </w:tc>
        <w:tc>
          <w:tcPr>
            <w:tcW w:w="1153" w:type="dxa"/>
            <w:tcBorders>
              <w:top w:val="single" w:color="auto" w:sz="4" w:space="0"/>
              <w:left w:val="single" w:color="auto" w:sz="4" w:space="0"/>
              <w:bottom w:val="single" w:color="auto" w:sz="4" w:space="0"/>
              <w:right w:val="single" w:color="auto" w:sz="4" w:space="0"/>
            </w:tcBorders>
            <w:shd w:val="clear" w:color="auto" w:fill="auto"/>
            <w:noWrap/>
            <w:vAlign w:val="center"/>
          </w:tcPr>
          <w:p w14:paraId="615A7A62">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fldChar w:fldCharType="begin"/>
            </w:r>
            <w:r>
              <w:rPr>
                <w:rFonts w:hint="eastAsia" w:asciiTheme="minorEastAsia" w:hAnsiTheme="minorEastAsia" w:eastAsiaTheme="minorEastAsia" w:cstheme="minorEastAsia"/>
                <w:i w:val="0"/>
                <w:iCs w:val="0"/>
                <w:color w:val="000000"/>
                <w:kern w:val="0"/>
                <w:sz w:val="21"/>
                <w:szCs w:val="21"/>
                <w:u w:val="none"/>
                <w:lang w:val="en-US" w:eastAsia="zh-CN" w:bidi="ar"/>
              </w:rPr>
              <w:instrText xml:space="preserve"> HYPERLINK "" \l "管道站场阀室关系!C1037" </w:instrText>
            </w:r>
            <w:r>
              <w:rPr>
                <w:rFonts w:hint="eastAsia" w:asciiTheme="minorEastAsia" w:hAnsiTheme="minorEastAsia" w:eastAsiaTheme="minorEastAsia" w:cstheme="minorEastAsia"/>
                <w:i w:val="0"/>
                <w:iCs w:val="0"/>
                <w:color w:val="000000"/>
                <w:kern w:val="0"/>
                <w:sz w:val="21"/>
                <w:szCs w:val="21"/>
                <w:u w:val="none"/>
                <w:lang w:val="en-US" w:eastAsia="zh-CN" w:bidi="ar"/>
              </w:rPr>
              <w:fldChar w:fldCharType="separate"/>
            </w:r>
            <w:r>
              <w:rPr>
                <w:rFonts w:hint="eastAsia" w:asciiTheme="minorEastAsia" w:hAnsiTheme="minorEastAsia" w:eastAsiaTheme="minorEastAsia" w:cstheme="minorEastAsia"/>
                <w:i w:val="0"/>
                <w:iCs w:val="0"/>
                <w:color w:val="000000"/>
                <w:kern w:val="0"/>
                <w:sz w:val="21"/>
                <w:szCs w:val="21"/>
                <w:u w:val="none"/>
                <w:lang w:val="en-US" w:eastAsia="zh-CN" w:bidi="ar"/>
              </w:rPr>
              <w:t>闽粤支干线</w:t>
            </w:r>
            <w:r>
              <w:rPr>
                <w:rFonts w:hint="eastAsia" w:asciiTheme="minorEastAsia" w:hAnsiTheme="minorEastAsia" w:eastAsiaTheme="minorEastAsia" w:cstheme="minorEastAsia"/>
                <w:i w:val="0"/>
                <w:iCs w:val="0"/>
                <w:color w:val="000000"/>
                <w:kern w:val="0"/>
                <w:sz w:val="21"/>
                <w:szCs w:val="21"/>
                <w:u w:val="none"/>
                <w:lang w:val="en-US" w:eastAsia="zh-CN" w:bidi="ar"/>
              </w:rPr>
              <w:fldChar w:fldCharType="end"/>
            </w:r>
          </w:p>
        </w:tc>
        <w:tc>
          <w:tcPr>
            <w:tcW w:w="1350" w:type="dxa"/>
            <w:tcBorders>
              <w:top w:val="single" w:color="auto" w:sz="4" w:space="0"/>
              <w:left w:val="single" w:color="auto" w:sz="4" w:space="0"/>
              <w:bottom w:val="single" w:color="auto" w:sz="4" w:space="0"/>
              <w:right w:val="single" w:color="auto" w:sz="4" w:space="0"/>
            </w:tcBorders>
            <w:shd w:val="clear" w:color="auto" w:fill="auto"/>
            <w:noWrap w:val="0"/>
            <w:vAlign w:val="center"/>
          </w:tcPr>
          <w:p w14:paraId="5FC6DE82">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广深6#阀室</w:t>
            </w:r>
          </w:p>
        </w:tc>
        <w:tc>
          <w:tcPr>
            <w:tcW w:w="1316" w:type="dxa"/>
            <w:tcBorders>
              <w:top w:val="single" w:color="auto" w:sz="4" w:space="0"/>
              <w:left w:val="single" w:color="auto" w:sz="4" w:space="0"/>
              <w:bottom w:val="single" w:color="auto" w:sz="4" w:space="0"/>
              <w:right w:val="single" w:color="auto" w:sz="4" w:space="0"/>
            </w:tcBorders>
            <w:shd w:val="clear" w:color="auto" w:fill="auto"/>
            <w:noWrap w:val="0"/>
            <w:vAlign w:val="center"/>
          </w:tcPr>
          <w:p w14:paraId="40C81DF1">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bCs/>
                <w:kern w:val="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潮州分输站</w:t>
            </w:r>
          </w:p>
        </w:tc>
        <w:tc>
          <w:tcPr>
            <w:tcW w:w="865" w:type="dxa"/>
            <w:tcBorders>
              <w:top w:val="single" w:color="auto" w:sz="4" w:space="0"/>
              <w:left w:val="single" w:color="auto" w:sz="4" w:space="0"/>
              <w:bottom w:val="single" w:color="auto" w:sz="4" w:space="0"/>
              <w:right w:val="single" w:color="auto" w:sz="4" w:space="0"/>
            </w:tcBorders>
            <w:shd w:val="clear" w:color="auto" w:fill="auto"/>
            <w:noWrap w:val="0"/>
            <w:vAlign w:val="center"/>
          </w:tcPr>
          <w:p w14:paraId="30165767">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bCs/>
                <w:kern w:val="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380.00</w:t>
            </w:r>
          </w:p>
        </w:tc>
        <w:tc>
          <w:tcPr>
            <w:tcW w:w="1466"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2202D363">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bCs/>
                <w:kern w:val="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813</w:t>
            </w:r>
          </w:p>
        </w:tc>
        <w:tc>
          <w:tcPr>
            <w:tcW w:w="1096"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0AEBBA89">
            <w:pPr>
              <w:jc w:val="center"/>
              <w:rPr>
                <w:rFonts w:hint="eastAsia" w:asciiTheme="minorEastAsia" w:hAnsiTheme="minorEastAsia" w:eastAsiaTheme="minorEastAsia" w:cstheme="minorEastAsia"/>
                <w:bCs/>
                <w:kern w:val="0"/>
                <w:sz w:val="21"/>
                <w:szCs w:val="21"/>
              </w:rPr>
            </w:pPr>
          </w:p>
        </w:tc>
        <w:tc>
          <w:tcPr>
            <w:tcW w:w="1165"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38FFC284">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bCs/>
                <w:kern w:val="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10.0</w:t>
            </w:r>
          </w:p>
        </w:tc>
        <w:tc>
          <w:tcPr>
            <w:tcW w:w="1119"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4CBFEBED">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bCs/>
                <w:kern w:val="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58.1</w:t>
            </w:r>
          </w:p>
        </w:tc>
        <w:tc>
          <w:tcPr>
            <w:tcW w:w="1120"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52255680">
            <w:pPr>
              <w:jc w:val="center"/>
              <w:rPr>
                <w:rFonts w:hint="eastAsia" w:asciiTheme="minorEastAsia" w:hAnsiTheme="minorEastAsia" w:eastAsiaTheme="minorEastAsia" w:cstheme="minorEastAsia"/>
                <w:bCs/>
                <w:kern w:val="0"/>
                <w:sz w:val="21"/>
                <w:szCs w:val="21"/>
              </w:rPr>
            </w:pPr>
          </w:p>
        </w:tc>
        <w:tc>
          <w:tcPr>
            <w:tcW w:w="1119"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371CF0C5">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bCs/>
                <w:kern w:val="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180556</w:t>
            </w:r>
          </w:p>
        </w:tc>
        <w:tc>
          <w:tcPr>
            <w:tcW w:w="1246"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62F34476">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bCs/>
                <w:kern w:val="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20200121</w:t>
            </w:r>
          </w:p>
        </w:tc>
      </w:tr>
      <w:tr w14:paraId="16282504">
        <w:tblPrEx>
          <w:tblCellMar>
            <w:top w:w="0" w:type="dxa"/>
            <w:left w:w="108" w:type="dxa"/>
            <w:bottom w:w="0" w:type="dxa"/>
            <w:right w:w="108" w:type="dxa"/>
          </w:tblCellMar>
        </w:tblPrEx>
        <w:trPr>
          <w:trHeight w:val="90" w:hRule="atLeast"/>
        </w:trPr>
        <w:tc>
          <w:tcPr>
            <w:tcW w:w="1167" w:type="dxa"/>
            <w:vMerge w:val="continue"/>
            <w:tcBorders>
              <w:left w:val="single" w:color="auto" w:sz="4" w:space="0"/>
              <w:right w:val="single" w:color="auto" w:sz="4" w:space="0"/>
            </w:tcBorders>
            <w:shd w:val="clear" w:color="auto" w:fill="auto"/>
            <w:noWrap w:val="0"/>
            <w:vAlign w:val="center"/>
          </w:tcPr>
          <w:p w14:paraId="55AACFA8">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bCs/>
                <w:kern w:val="0"/>
                <w:sz w:val="21"/>
                <w:szCs w:val="21"/>
              </w:rPr>
            </w:pPr>
          </w:p>
        </w:tc>
        <w:tc>
          <w:tcPr>
            <w:tcW w:w="1153" w:type="dxa"/>
            <w:tcBorders>
              <w:top w:val="single" w:color="auto" w:sz="4" w:space="0"/>
              <w:left w:val="single" w:color="auto" w:sz="4" w:space="0"/>
              <w:bottom w:val="single" w:color="auto" w:sz="4" w:space="0"/>
              <w:right w:val="single" w:color="auto" w:sz="4" w:space="0"/>
            </w:tcBorders>
            <w:shd w:val="clear" w:color="auto" w:fill="auto"/>
            <w:noWrap/>
            <w:vAlign w:val="center"/>
          </w:tcPr>
          <w:p w14:paraId="464CD4FC">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bCs/>
                <w:kern w:val="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西三德化联络线</w:t>
            </w:r>
          </w:p>
        </w:tc>
        <w:tc>
          <w:tcPr>
            <w:tcW w:w="1350" w:type="dxa"/>
            <w:tcBorders>
              <w:top w:val="single" w:color="auto" w:sz="4" w:space="0"/>
              <w:left w:val="single" w:color="auto" w:sz="4" w:space="0"/>
              <w:bottom w:val="single" w:color="auto" w:sz="4" w:space="0"/>
              <w:right w:val="single" w:color="auto" w:sz="4" w:space="0"/>
            </w:tcBorders>
            <w:shd w:val="clear" w:color="auto" w:fill="auto"/>
            <w:noWrap w:val="0"/>
            <w:vAlign w:val="center"/>
          </w:tcPr>
          <w:p w14:paraId="7CBA5333">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bCs/>
                <w:kern w:val="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东田站</w:t>
            </w:r>
          </w:p>
        </w:tc>
        <w:tc>
          <w:tcPr>
            <w:tcW w:w="1316" w:type="dxa"/>
            <w:tcBorders>
              <w:top w:val="single" w:color="auto" w:sz="4" w:space="0"/>
              <w:left w:val="single" w:color="auto" w:sz="4" w:space="0"/>
              <w:bottom w:val="single" w:color="auto" w:sz="4" w:space="0"/>
              <w:right w:val="single" w:color="auto" w:sz="4" w:space="0"/>
            </w:tcBorders>
            <w:shd w:val="clear" w:color="auto" w:fill="auto"/>
            <w:noWrap w:val="0"/>
            <w:vAlign w:val="center"/>
          </w:tcPr>
          <w:p w14:paraId="335CD15F">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bCs/>
                <w:kern w:val="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南安分输联络站</w:t>
            </w:r>
          </w:p>
        </w:tc>
        <w:tc>
          <w:tcPr>
            <w:tcW w:w="865" w:type="dxa"/>
            <w:tcBorders>
              <w:top w:val="single" w:color="auto" w:sz="4" w:space="0"/>
              <w:left w:val="single" w:color="auto" w:sz="4" w:space="0"/>
              <w:bottom w:val="single" w:color="auto" w:sz="4" w:space="0"/>
              <w:right w:val="single" w:color="auto" w:sz="4" w:space="0"/>
            </w:tcBorders>
            <w:shd w:val="clear" w:color="auto" w:fill="auto"/>
            <w:noWrap w:val="0"/>
            <w:vAlign w:val="center"/>
          </w:tcPr>
          <w:p w14:paraId="5CB718F0">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bCs/>
                <w:kern w:val="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8.90</w:t>
            </w:r>
          </w:p>
        </w:tc>
        <w:tc>
          <w:tcPr>
            <w:tcW w:w="1466"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63028353">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bCs/>
                <w:kern w:val="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508</w:t>
            </w:r>
          </w:p>
        </w:tc>
        <w:tc>
          <w:tcPr>
            <w:tcW w:w="1096"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1BC630E9">
            <w:pPr>
              <w:jc w:val="center"/>
              <w:rPr>
                <w:rFonts w:hint="eastAsia" w:asciiTheme="minorEastAsia" w:hAnsiTheme="minorEastAsia" w:eastAsiaTheme="minorEastAsia" w:cstheme="minorEastAsia"/>
                <w:bCs/>
                <w:kern w:val="0"/>
                <w:sz w:val="21"/>
                <w:szCs w:val="21"/>
              </w:rPr>
            </w:pPr>
          </w:p>
        </w:tc>
        <w:tc>
          <w:tcPr>
            <w:tcW w:w="1165"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24DC13DF">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bCs/>
                <w:kern w:val="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10.0</w:t>
            </w:r>
          </w:p>
        </w:tc>
        <w:tc>
          <w:tcPr>
            <w:tcW w:w="1119"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5A5C4195">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bCs/>
                <w:kern w:val="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47.5</w:t>
            </w:r>
          </w:p>
        </w:tc>
        <w:tc>
          <w:tcPr>
            <w:tcW w:w="1120"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5A67B2CC">
            <w:pPr>
              <w:jc w:val="center"/>
              <w:rPr>
                <w:rFonts w:hint="eastAsia" w:asciiTheme="minorEastAsia" w:hAnsiTheme="minorEastAsia" w:eastAsiaTheme="minorEastAsia" w:cstheme="minorEastAsia"/>
                <w:bCs/>
                <w:kern w:val="0"/>
                <w:sz w:val="21"/>
                <w:szCs w:val="21"/>
              </w:rPr>
            </w:pPr>
          </w:p>
        </w:tc>
        <w:tc>
          <w:tcPr>
            <w:tcW w:w="1119"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1AD220BC">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bCs/>
                <w:kern w:val="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0</w:t>
            </w:r>
          </w:p>
        </w:tc>
        <w:tc>
          <w:tcPr>
            <w:tcW w:w="1246"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44BF8772">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bCs/>
                <w:kern w:val="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20221223</w:t>
            </w:r>
          </w:p>
        </w:tc>
      </w:tr>
      <w:tr w14:paraId="096B12DA">
        <w:tblPrEx>
          <w:tblCellMar>
            <w:top w:w="0" w:type="dxa"/>
            <w:left w:w="108" w:type="dxa"/>
            <w:bottom w:w="0" w:type="dxa"/>
            <w:right w:w="108" w:type="dxa"/>
          </w:tblCellMar>
        </w:tblPrEx>
        <w:trPr>
          <w:trHeight w:val="90" w:hRule="atLeast"/>
        </w:trPr>
        <w:tc>
          <w:tcPr>
            <w:tcW w:w="1167" w:type="dxa"/>
            <w:vMerge w:val="continue"/>
            <w:tcBorders>
              <w:left w:val="single" w:color="auto" w:sz="4" w:space="0"/>
              <w:bottom w:val="single" w:color="auto" w:sz="4" w:space="0"/>
              <w:right w:val="single" w:color="auto" w:sz="4" w:space="0"/>
            </w:tcBorders>
            <w:shd w:val="clear" w:color="auto" w:fill="auto"/>
            <w:noWrap w:val="0"/>
            <w:vAlign w:val="center"/>
          </w:tcPr>
          <w:p w14:paraId="52A9A2B5">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bCs/>
                <w:kern w:val="0"/>
                <w:sz w:val="21"/>
                <w:szCs w:val="21"/>
              </w:rPr>
            </w:pPr>
          </w:p>
        </w:tc>
        <w:tc>
          <w:tcPr>
            <w:tcW w:w="1153" w:type="dxa"/>
            <w:tcBorders>
              <w:top w:val="single" w:color="auto" w:sz="4" w:space="0"/>
              <w:left w:val="single" w:color="auto" w:sz="4" w:space="0"/>
              <w:bottom w:val="single" w:color="auto" w:sz="4" w:space="0"/>
              <w:right w:val="single" w:color="auto" w:sz="4" w:space="0"/>
            </w:tcBorders>
            <w:shd w:val="clear" w:color="auto" w:fill="auto"/>
            <w:noWrap/>
            <w:vAlign w:val="center"/>
          </w:tcPr>
          <w:p w14:paraId="2C4A20FE">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bCs/>
                <w:kern w:val="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西三福州联络线</w:t>
            </w:r>
          </w:p>
        </w:tc>
        <w:tc>
          <w:tcPr>
            <w:tcW w:w="1350" w:type="dxa"/>
            <w:tcBorders>
              <w:top w:val="single" w:color="auto" w:sz="4" w:space="0"/>
              <w:left w:val="single" w:color="auto" w:sz="4" w:space="0"/>
              <w:bottom w:val="single" w:color="auto" w:sz="4" w:space="0"/>
              <w:right w:val="single" w:color="auto" w:sz="4" w:space="0"/>
            </w:tcBorders>
            <w:shd w:val="clear" w:color="auto" w:fill="auto"/>
            <w:noWrap w:val="0"/>
            <w:vAlign w:val="center"/>
          </w:tcPr>
          <w:p w14:paraId="78DC29BF">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bCs/>
                <w:kern w:val="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福州末站</w:t>
            </w:r>
          </w:p>
        </w:tc>
        <w:tc>
          <w:tcPr>
            <w:tcW w:w="1316" w:type="dxa"/>
            <w:tcBorders>
              <w:top w:val="single" w:color="auto" w:sz="4" w:space="0"/>
              <w:left w:val="single" w:color="auto" w:sz="4" w:space="0"/>
              <w:bottom w:val="single" w:color="auto" w:sz="4" w:space="0"/>
              <w:right w:val="single" w:color="auto" w:sz="4" w:space="0"/>
            </w:tcBorders>
            <w:shd w:val="clear" w:color="auto" w:fill="auto"/>
            <w:noWrap w:val="0"/>
            <w:vAlign w:val="center"/>
          </w:tcPr>
          <w:p w14:paraId="5555CC2C">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bCs/>
                <w:kern w:val="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中海油青口分输站</w:t>
            </w:r>
          </w:p>
        </w:tc>
        <w:tc>
          <w:tcPr>
            <w:tcW w:w="865" w:type="dxa"/>
            <w:tcBorders>
              <w:top w:val="single" w:color="auto" w:sz="4" w:space="0"/>
              <w:left w:val="single" w:color="auto" w:sz="4" w:space="0"/>
              <w:bottom w:val="single" w:color="auto" w:sz="4" w:space="0"/>
              <w:right w:val="single" w:color="auto" w:sz="4" w:space="0"/>
            </w:tcBorders>
            <w:shd w:val="clear" w:color="auto" w:fill="auto"/>
            <w:noWrap w:val="0"/>
            <w:vAlign w:val="center"/>
          </w:tcPr>
          <w:p w14:paraId="7B553D84">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bCs/>
                <w:kern w:val="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21.60</w:t>
            </w:r>
          </w:p>
        </w:tc>
        <w:tc>
          <w:tcPr>
            <w:tcW w:w="1466"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603DA47A">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bCs/>
                <w:kern w:val="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813</w:t>
            </w:r>
          </w:p>
        </w:tc>
        <w:tc>
          <w:tcPr>
            <w:tcW w:w="1096"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63FA61A2">
            <w:pPr>
              <w:jc w:val="center"/>
              <w:rPr>
                <w:rFonts w:hint="eastAsia" w:asciiTheme="minorEastAsia" w:hAnsiTheme="minorEastAsia" w:eastAsiaTheme="minorEastAsia" w:cstheme="minorEastAsia"/>
                <w:bCs/>
                <w:kern w:val="0"/>
                <w:sz w:val="21"/>
                <w:szCs w:val="21"/>
              </w:rPr>
            </w:pPr>
          </w:p>
        </w:tc>
        <w:tc>
          <w:tcPr>
            <w:tcW w:w="1165"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6995DB24">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bCs/>
                <w:kern w:val="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7.5</w:t>
            </w:r>
          </w:p>
        </w:tc>
        <w:tc>
          <w:tcPr>
            <w:tcW w:w="1119"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18E087F3">
            <w:pPr>
              <w:jc w:val="center"/>
              <w:rPr>
                <w:rFonts w:hint="eastAsia" w:asciiTheme="minorEastAsia" w:hAnsiTheme="minorEastAsia" w:eastAsiaTheme="minorEastAsia" w:cstheme="minorEastAsia"/>
                <w:bCs/>
                <w:kern w:val="0"/>
                <w:sz w:val="21"/>
                <w:szCs w:val="21"/>
              </w:rPr>
            </w:pPr>
          </w:p>
        </w:tc>
        <w:tc>
          <w:tcPr>
            <w:tcW w:w="1120"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560613A8">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bCs/>
                <w:kern w:val="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2000</w:t>
            </w:r>
          </w:p>
        </w:tc>
        <w:tc>
          <w:tcPr>
            <w:tcW w:w="1119"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747655E1">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bCs/>
                <w:kern w:val="0"/>
                <w:sz w:val="21"/>
                <w:szCs w:val="21"/>
                <w:lang w:val="en-US" w:eastAsia="zh-CN"/>
              </w:rPr>
            </w:pPr>
            <w:r>
              <w:rPr>
                <w:rFonts w:hint="eastAsia" w:asciiTheme="minorEastAsia" w:hAnsiTheme="minorEastAsia" w:eastAsiaTheme="minorEastAsia" w:cstheme="minorEastAsia"/>
                <w:i w:val="0"/>
                <w:iCs w:val="0"/>
                <w:color w:val="000000"/>
                <w:kern w:val="0"/>
                <w:sz w:val="21"/>
                <w:szCs w:val="21"/>
                <w:u w:val="none"/>
                <w:lang w:val="en-US" w:eastAsia="zh-CN" w:bidi="ar"/>
              </w:rPr>
              <w:t>10336</w:t>
            </w:r>
          </w:p>
        </w:tc>
        <w:tc>
          <w:tcPr>
            <w:tcW w:w="1246"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6BDAC356">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bCs/>
                <w:kern w:val="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20201109</w:t>
            </w:r>
          </w:p>
        </w:tc>
      </w:tr>
      <w:tr w14:paraId="7AAB14A5">
        <w:tblPrEx>
          <w:tblCellMar>
            <w:top w:w="0" w:type="dxa"/>
            <w:left w:w="108" w:type="dxa"/>
            <w:bottom w:w="0" w:type="dxa"/>
            <w:right w:w="108" w:type="dxa"/>
          </w:tblCellMar>
        </w:tblPrEx>
        <w:trPr>
          <w:trHeight w:val="293" w:hRule="atLeast"/>
        </w:trPr>
        <w:tc>
          <w:tcPr>
            <w:tcW w:w="1167" w:type="dxa"/>
            <w:tcBorders>
              <w:top w:val="single" w:color="auto" w:sz="4" w:space="0"/>
              <w:left w:val="single" w:color="auto" w:sz="4" w:space="0"/>
              <w:bottom w:val="single" w:color="auto" w:sz="4" w:space="0"/>
              <w:right w:val="single" w:color="auto" w:sz="4" w:space="0"/>
            </w:tcBorders>
            <w:shd w:val="clear" w:color="auto" w:fill="auto"/>
            <w:noWrap w:val="0"/>
            <w:vAlign w:val="center"/>
          </w:tcPr>
          <w:p w14:paraId="422CC0AC">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bCs/>
                <w:kern w:val="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漳州LNG外输管道</w:t>
            </w:r>
          </w:p>
        </w:tc>
        <w:tc>
          <w:tcPr>
            <w:tcW w:w="1153" w:type="dxa"/>
            <w:tcBorders>
              <w:top w:val="single" w:color="auto" w:sz="4" w:space="0"/>
              <w:left w:val="single" w:color="auto" w:sz="4" w:space="0"/>
              <w:bottom w:val="single" w:color="auto" w:sz="4" w:space="0"/>
              <w:right w:val="single" w:color="auto" w:sz="4" w:space="0"/>
            </w:tcBorders>
            <w:shd w:val="clear" w:color="auto" w:fill="auto"/>
            <w:noWrap/>
            <w:vAlign w:val="center"/>
          </w:tcPr>
          <w:p w14:paraId="1E8BA504">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bCs/>
                <w:kern w:val="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漳州LNG外输管道</w:t>
            </w:r>
          </w:p>
        </w:tc>
        <w:tc>
          <w:tcPr>
            <w:tcW w:w="1350" w:type="dxa"/>
            <w:tcBorders>
              <w:top w:val="single" w:color="auto" w:sz="4" w:space="0"/>
              <w:left w:val="single" w:color="auto" w:sz="4" w:space="0"/>
              <w:bottom w:val="single" w:color="auto" w:sz="4" w:space="0"/>
              <w:right w:val="single" w:color="auto" w:sz="4" w:space="0"/>
            </w:tcBorders>
            <w:shd w:val="clear" w:color="auto" w:fill="auto"/>
            <w:noWrap w:val="0"/>
            <w:vAlign w:val="center"/>
          </w:tcPr>
          <w:p w14:paraId="2B019AC9">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bCs/>
                <w:kern w:val="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漳州LNG接收站</w:t>
            </w:r>
          </w:p>
        </w:tc>
        <w:tc>
          <w:tcPr>
            <w:tcW w:w="1316" w:type="dxa"/>
            <w:tcBorders>
              <w:top w:val="single" w:color="auto" w:sz="4" w:space="0"/>
              <w:left w:val="single" w:color="auto" w:sz="4" w:space="0"/>
              <w:bottom w:val="single" w:color="auto" w:sz="4" w:space="0"/>
              <w:right w:val="single" w:color="auto" w:sz="4" w:space="0"/>
            </w:tcBorders>
            <w:shd w:val="clear" w:color="auto" w:fill="auto"/>
            <w:noWrap w:val="0"/>
            <w:vAlign w:val="center"/>
          </w:tcPr>
          <w:p w14:paraId="7CE33E7A">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bCs/>
                <w:kern w:val="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漳州分输清管站</w:t>
            </w:r>
          </w:p>
        </w:tc>
        <w:tc>
          <w:tcPr>
            <w:tcW w:w="865" w:type="dxa"/>
            <w:tcBorders>
              <w:top w:val="single" w:color="auto" w:sz="4" w:space="0"/>
              <w:left w:val="single" w:color="auto" w:sz="4" w:space="0"/>
              <w:bottom w:val="single" w:color="auto" w:sz="4" w:space="0"/>
              <w:right w:val="single" w:color="auto" w:sz="4" w:space="0"/>
            </w:tcBorders>
            <w:shd w:val="clear" w:color="auto" w:fill="auto"/>
            <w:noWrap w:val="0"/>
            <w:vAlign w:val="center"/>
          </w:tcPr>
          <w:p w14:paraId="7115BD19">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bCs/>
                <w:kern w:val="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123.25</w:t>
            </w:r>
          </w:p>
        </w:tc>
        <w:tc>
          <w:tcPr>
            <w:tcW w:w="1466"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78F6824F">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bCs/>
                <w:kern w:val="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1016</w:t>
            </w:r>
          </w:p>
        </w:tc>
        <w:tc>
          <w:tcPr>
            <w:tcW w:w="1096"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2060C5C9">
            <w:pPr>
              <w:jc w:val="center"/>
              <w:rPr>
                <w:rFonts w:hint="eastAsia" w:asciiTheme="minorEastAsia" w:hAnsiTheme="minorEastAsia" w:eastAsiaTheme="minorEastAsia" w:cstheme="minorEastAsia"/>
                <w:bCs/>
                <w:kern w:val="0"/>
                <w:sz w:val="21"/>
                <w:szCs w:val="21"/>
              </w:rPr>
            </w:pPr>
          </w:p>
        </w:tc>
        <w:tc>
          <w:tcPr>
            <w:tcW w:w="1165"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6A91BC75">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bCs/>
                <w:kern w:val="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10.0</w:t>
            </w:r>
          </w:p>
        </w:tc>
        <w:tc>
          <w:tcPr>
            <w:tcW w:w="1119"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28A28A4B">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bCs/>
                <w:kern w:val="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42</w:t>
            </w:r>
          </w:p>
        </w:tc>
        <w:tc>
          <w:tcPr>
            <w:tcW w:w="1120"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20831260">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bCs/>
                <w:kern w:val="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1150.68</w:t>
            </w:r>
          </w:p>
        </w:tc>
        <w:tc>
          <w:tcPr>
            <w:tcW w:w="1119"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34EE2C58">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bCs/>
                <w:kern w:val="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0</w:t>
            </w:r>
          </w:p>
        </w:tc>
        <w:tc>
          <w:tcPr>
            <w:tcW w:w="1246"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3448FFBD">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bCs/>
                <w:kern w:val="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20240707</w:t>
            </w:r>
          </w:p>
        </w:tc>
      </w:tr>
      <w:tr w14:paraId="587867D8">
        <w:tblPrEx>
          <w:tblCellMar>
            <w:top w:w="0" w:type="dxa"/>
            <w:left w:w="108" w:type="dxa"/>
            <w:bottom w:w="0" w:type="dxa"/>
            <w:right w:w="108" w:type="dxa"/>
          </w:tblCellMar>
        </w:tblPrEx>
        <w:trPr>
          <w:trHeight w:val="690" w:hRule="atLeast"/>
        </w:trPr>
        <w:tc>
          <w:tcPr>
            <w:tcW w:w="1167" w:type="dxa"/>
            <w:vMerge w:val="restart"/>
            <w:tcBorders>
              <w:top w:val="single" w:color="auto" w:sz="4" w:space="0"/>
              <w:left w:val="single" w:color="auto" w:sz="4" w:space="0"/>
              <w:bottom w:val="single" w:color="auto" w:sz="4" w:space="0"/>
              <w:right w:val="single" w:color="auto" w:sz="4" w:space="0"/>
            </w:tcBorders>
            <w:shd w:val="clear" w:color="auto" w:fill="auto"/>
            <w:noWrap w:val="0"/>
            <w:vAlign w:val="center"/>
          </w:tcPr>
          <w:p w14:paraId="3F29E0D8">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bCs/>
                <w:kern w:val="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深圳LNG外输管道</w:t>
            </w:r>
          </w:p>
        </w:tc>
        <w:tc>
          <w:tcPr>
            <w:tcW w:w="1153" w:type="dxa"/>
            <w:tcBorders>
              <w:top w:val="single" w:color="auto" w:sz="4" w:space="0"/>
              <w:left w:val="single" w:color="auto" w:sz="4" w:space="0"/>
              <w:bottom w:val="single" w:color="auto" w:sz="4" w:space="0"/>
              <w:right w:val="single" w:color="auto" w:sz="4" w:space="0"/>
            </w:tcBorders>
            <w:shd w:val="clear" w:color="auto" w:fill="auto"/>
            <w:noWrap/>
            <w:vAlign w:val="center"/>
          </w:tcPr>
          <w:p w14:paraId="6CD56A61">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fldChar w:fldCharType="begin"/>
            </w:r>
            <w:r>
              <w:rPr>
                <w:rFonts w:hint="eastAsia" w:asciiTheme="minorEastAsia" w:hAnsiTheme="minorEastAsia" w:eastAsiaTheme="minorEastAsia" w:cstheme="minorEastAsia"/>
                <w:i w:val="0"/>
                <w:iCs w:val="0"/>
                <w:color w:val="000000"/>
                <w:kern w:val="0"/>
                <w:sz w:val="21"/>
                <w:szCs w:val="21"/>
                <w:u w:val="none"/>
                <w:lang w:val="en-US" w:eastAsia="zh-CN" w:bidi="ar"/>
              </w:rPr>
              <w:instrText xml:space="preserve"> HYPERLINK "" \l "管道站场阀室关系!C1059" </w:instrText>
            </w:r>
            <w:r>
              <w:rPr>
                <w:rFonts w:hint="eastAsia" w:asciiTheme="minorEastAsia" w:hAnsiTheme="minorEastAsia" w:eastAsiaTheme="minorEastAsia" w:cstheme="minorEastAsia"/>
                <w:i w:val="0"/>
                <w:iCs w:val="0"/>
                <w:color w:val="000000"/>
                <w:kern w:val="0"/>
                <w:sz w:val="21"/>
                <w:szCs w:val="21"/>
                <w:u w:val="none"/>
                <w:lang w:val="en-US" w:eastAsia="zh-CN" w:bidi="ar"/>
              </w:rPr>
              <w:fldChar w:fldCharType="separate"/>
            </w:r>
            <w:r>
              <w:rPr>
                <w:rFonts w:hint="eastAsia" w:asciiTheme="minorEastAsia" w:hAnsiTheme="minorEastAsia" w:eastAsiaTheme="minorEastAsia" w:cstheme="minorEastAsia"/>
                <w:i w:val="0"/>
                <w:iCs w:val="0"/>
                <w:color w:val="000000"/>
                <w:kern w:val="0"/>
                <w:sz w:val="21"/>
                <w:szCs w:val="21"/>
                <w:u w:val="none"/>
                <w:lang w:val="en-US" w:eastAsia="zh-CN" w:bidi="ar"/>
              </w:rPr>
              <w:t>深圳LNG外输管道</w:t>
            </w:r>
            <w:r>
              <w:rPr>
                <w:rFonts w:hint="eastAsia" w:asciiTheme="minorEastAsia" w:hAnsiTheme="minorEastAsia" w:eastAsiaTheme="minorEastAsia" w:cstheme="minorEastAsia"/>
                <w:i w:val="0"/>
                <w:iCs w:val="0"/>
                <w:color w:val="000000"/>
                <w:kern w:val="0"/>
                <w:sz w:val="21"/>
                <w:szCs w:val="21"/>
                <w:u w:val="none"/>
                <w:lang w:val="en-US" w:eastAsia="zh-CN" w:bidi="ar"/>
              </w:rPr>
              <w:fldChar w:fldCharType="end"/>
            </w:r>
          </w:p>
        </w:tc>
        <w:tc>
          <w:tcPr>
            <w:tcW w:w="1350" w:type="dxa"/>
            <w:tcBorders>
              <w:top w:val="single" w:color="auto" w:sz="4" w:space="0"/>
              <w:left w:val="single" w:color="auto" w:sz="4" w:space="0"/>
              <w:bottom w:val="single" w:color="auto" w:sz="4" w:space="0"/>
              <w:right w:val="single" w:color="auto" w:sz="4" w:space="0"/>
            </w:tcBorders>
            <w:shd w:val="clear" w:color="auto" w:fill="auto"/>
            <w:noWrap w:val="0"/>
            <w:vAlign w:val="center"/>
          </w:tcPr>
          <w:p w14:paraId="202416EF">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bCs/>
                <w:kern w:val="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深圳LNG东侧阀井</w:t>
            </w:r>
          </w:p>
        </w:tc>
        <w:tc>
          <w:tcPr>
            <w:tcW w:w="1316" w:type="dxa"/>
            <w:tcBorders>
              <w:top w:val="single" w:color="auto" w:sz="4" w:space="0"/>
              <w:left w:val="single" w:color="auto" w:sz="4" w:space="0"/>
              <w:bottom w:val="single" w:color="auto" w:sz="4" w:space="0"/>
              <w:right w:val="single" w:color="auto" w:sz="4" w:space="0"/>
            </w:tcBorders>
            <w:shd w:val="clear" w:color="auto" w:fill="auto"/>
            <w:noWrap w:val="0"/>
            <w:vAlign w:val="center"/>
          </w:tcPr>
          <w:p w14:paraId="5A182C08">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bCs/>
                <w:kern w:val="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广深樟木头-12#阀室之间</w:t>
            </w:r>
          </w:p>
        </w:tc>
        <w:tc>
          <w:tcPr>
            <w:tcW w:w="865" w:type="dxa"/>
            <w:tcBorders>
              <w:top w:val="single" w:color="auto" w:sz="4" w:space="0"/>
              <w:left w:val="single" w:color="auto" w:sz="4" w:space="0"/>
              <w:bottom w:val="single" w:color="auto" w:sz="4" w:space="0"/>
              <w:right w:val="single" w:color="auto" w:sz="4" w:space="0"/>
            </w:tcBorders>
            <w:shd w:val="clear" w:color="auto" w:fill="auto"/>
            <w:noWrap w:val="0"/>
            <w:vAlign w:val="center"/>
          </w:tcPr>
          <w:p w14:paraId="56A7A224">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bCs/>
                <w:kern w:val="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64.30</w:t>
            </w:r>
          </w:p>
        </w:tc>
        <w:tc>
          <w:tcPr>
            <w:tcW w:w="1466"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113E27FB">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bCs/>
                <w:kern w:val="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1016</w:t>
            </w:r>
          </w:p>
        </w:tc>
        <w:tc>
          <w:tcPr>
            <w:tcW w:w="1096"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5173D974">
            <w:pPr>
              <w:jc w:val="center"/>
              <w:rPr>
                <w:rFonts w:hint="eastAsia" w:asciiTheme="minorEastAsia" w:hAnsiTheme="minorEastAsia" w:eastAsiaTheme="minorEastAsia" w:cstheme="minorEastAsia"/>
                <w:bCs/>
                <w:kern w:val="0"/>
                <w:sz w:val="21"/>
                <w:szCs w:val="21"/>
              </w:rPr>
            </w:pPr>
          </w:p>
        </w:tc>
        <w:tc>
          <w:tcPr>
            <w:tcW w:w="1165"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60EC4035">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bCs/>
                <w:kern w:val="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10.0</w:t>
            </w:r>
          </w:p>
        </w:tc>
        <w:tc>
          <w:tcPr>
            <w:tcW w:w="1119"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45E270E1">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bCs/>
                <w:kern w:val="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161</w:t>
            </w:r>
          </w:p>
        </w:tc>
        <w:tc>
          <w:tcPr>
            <w:tcW w:w="1120"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11AFB4A0">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bCs/>
                <w:kern w:val="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4600</w:t>
            </w:r>
          </w:p>
        </w:tc>
        <w:tc>
          <w:tcPr>
            <w:tcW w:w="1119"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36C907A9">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bCs/>
                <w:kern w:val="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39481</w:t>
            </w:r>
          </w:p>
        </w:tc>
        <w:tc>
          <w:tcPr>
            <w:tcW w:w="1246"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54E089AA">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bCs/>
                <w:kern w:val="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20200708</w:t>
            </w:r>
          </w:p>
        </w:tc>
      </w:tr>
      <w:tr w14:paraId="1A3BCAA6">
        <w:tblPrEx>
          <w:tblCellMar>
            <w:top w:w="0" w:type="dxa"/>
            <w:left w:w="108" w:type="dxa"/>
            <w:bottom w:w="0" w:type="dxa"/>
            <w:right w:w="108" w:type="dxa"/>
          </w:tblCellMar>
        </w:tblPrEx>
        <w:trPr>
          <w:trHeight w:val="345" w:hRule="atLeast"/>
        </w:trPr>
        <w:tc>
          <w:tcPr>
            <w:tcW w:w="1167" w:type="dxa"/>
            <w:vMerge w:val="continue"/>
            <w:tcBorders>
              <w:top w:val="single" w:color="auto" w:sz="4" w:space="0"/>
              <w:left w:val="single" w:color="auto" w:sz="4" w:space="0"/>
              <w:bottom w:val="single" w:color="auto" w:sz="4" w:space="0"/>
              <w:right w:val="single" w:color="auto" w:sz="4" w:space="0"/>
            </w:tcBorders>
            <w:shd w:val="clear" w:color="auto" w:fill="auto"/>
            <w:noWrap w:val="0"/>
            <w:vAlign w:val="center"/>
          </w:tcPr>
          <w:p w14:paraId="58049493">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bCs/>
                <w:kern w:val="0"/>
                <w:sz w:val="21"/>
                <w:szCs w:val="21"/>
              </w:rPr>
            </w:pPr>
          </w:p>
        </w:tc>
        <w:tc>
          <w:tcPr>
            <w:tcW w:w="1153" w:type="dxa"/>
            <w:tcBorders>
              <w:top w:val="single" w:color="auto" w:sz="4" w:space="0"/>
              <w:left w:val="single" w:color="auto" w:sz="4" w:space="0"/>
              <w:bottom w:val="single" w:color="auto" w:sz="4" w:space="0"/>
              <w:right w:val="single" w:color="auto" w:sz="4" w:space="0"/>
            </w:tcBorders>
            <w:shd w:val="clear" w:color="auto" w:fill="auto"/>
            <w:noWrap/>
            <w:vAlign w:val="center"/>
          </w:tcPr>
          <w:p w14:paraId="5B222F4C">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bCs/>
                <w:kern w:val="0"/>
                <w:sz w:val="21"/>
                <w:szCs w:val="21"/>
              </w:rPr>
            </w:pPr>
            <w:r>
              <w:rPr>
                <w:rStyle w:val="19"/>
                <w:rFonts w:hint="eastAsia" w:asciiTheme="minorEastAsia" w:hAnsiTheme="minorEastAsia" w:eastAsiaTheme="minorEastAsia" w:cstheme="minorEastAsia"/>
                <w:sz w:val="21"/>
                <w:szCs w:val="21"/>
                <w:u w:val="none"/>
                <w:lang w:val="en-US" w:eastAsia="zh-CN" w:bidi="ar"/>
              </w:rPr>
              <w:t>深圳LNG</w:t>
            </w:r>
            <w:r>
              <w:rPr>
                <w:rStyle w:val="20"/>
                <w:rFonts w:hint="eastAsia" w:asciiTheme="minorEastAsia" w:hAnsiTheme="minorEastAsia" w:eastAsiaTheme="minorEastAsia" w:cstheme="minorEastAsia"/>
                <w:sz w:val="21"/>
                <w:szCs w:val="21"/>
                <w:u w:val="none"/>
                <w:lang w:val="en-US" w:eastAsia="zh-CN" w:bidi="ar"/>
              </w:rPr>
              <w:t>深圳燃气联络线</w:t>
            </w:r>
          </w:p>
        </w:tc>
        <w:tc>
          <w:tcPr>
            <w:tcW w:w="1350" w:type="dxa"/>
            <w:tcBorders>
              <w:top w:val="single" w:color="auto" w:sz="4" w:space="0"/>
              <w:left w:val="single" w:color="auto" w:sz="4" w:space="0"/>
              <w:bottom w:val="single" w:color="auto" w:sz="4" w:space="0"/>
              <w:right w:val="single" w:color="auto" w:sz="4" w:space="0"/>
            </w:tcBorders>
            <w:shd w:val="clear" w:color="auto" w:fill="auto"/>
            <w:noWrap w:val="0"/>
            <w:vAlign w:val="center"/>
          </w:tcPr>
          <w:p w14:paraId="71A064DD">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bCs/>
                <w:kern w:val="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深圳LNG接收站</w:t>
            </w:r>
          </w:p>
        </w:tc>
        <w:tc>
          <w:tcPr>
            <w:tcW w:w="1316" w:type="dxa"/>
            <w:tcBorders>
              <w:top w:val="single" w:color="auto" w:sz="4" w:space="0"/>
              <w:left w:val="single" w:color="auto" w:sz="4" w:space="0"/>
              <w:bottom w:val="single" w:color="auto" w:sz="4" w:space="0"/>
              <w:right w:val="single" w:color="auto" w:sz="4" w:space="0"/>
            </w:tcBorders>
            <w:shd w:val="clear" w:color="auto" w:fill="auto"/>
            <w:noWrap w:val="0"/>
            <w:vAlign w:val="center"/>
          </w:tcPr>
          <w:p w14:paraId="36895D80">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bCs/>
                <w:kern w:val="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深圳燃气迭福门站</w:t>
            </w:r>
          </w:p>
        </w:tc>
        <w:tc>
          <w:tcPr>
            <w:tcW w:w="865" w:type="dxa"/>
            <w:tcBorders>
              <w:top w:val="single" w:color="auto" w:sz="4" w:space="0"/>
              <w:left w:val="single" w:color="auto" w:sz="4" w:space="0"/>
              <w:bottom w:val="single" w:color="auto" w:sz="4" w:space="0"/>
              <w:right w:val="single" w:color="auto" w:sz="4" w:space="0"/>
            </w:tcBorders>
            <w:shd w:val="clear" w:color="auto" w:fill="auto"/>
            <w:noWrap w:val="0"/>
            <w:vAlign w:val="center"/>
          </w:tcPr>
          <w:p w14:paraId="761BD978">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bCs/>
                <w:kern w:val="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0.30</w:t>
            </w:r>
          </w:p>
        </w:tc>
        <w:tc>
          <w:tcPr>
            <w:tcW w:w="1466"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78142DCF">
            <w:pPr>
              <w:jc w:val="center"/>
              <w:rPr>
                <w:rFonts w:hint="eastAsia" w:asciiTheme="minorEastAsia" w:hAnsiTheme="minorEastAsia" w:eastAsiaTheme="minorEastAsia" w:cstheme="minorEastAsia"/>
                <w:bCs/>
                <w:kern w:val="0"/>
                <w:sz w:val="21"/>
                <w:szCs w:val="21"/>
              </w:rPr>
            </w:pPr>
          </w:p>
        </w:tc>
        <w:tc>
          <w:tcPr>
            <w:tcW w:w="1096"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044BFEE7">
            <w:pPr>
              <w:jc w:val="center"/>
              <w:rPr>
                <w:rFonts w:hint="eastAsia" w:asciiTheme="minorEastAsia" w:hAnsiTheme="minorEastAsia" w:eastAsiaTheme="minorEastAsia" w:cstheme="minorEastAsia"/>
                <w:bCs/>
                <w:kern w:val="0"/>
                <w:sz w:val="21"/>
                <w:szCs w:val="21"/>
              </w:rPr>
            </w:pPr>
          </w:p>
        </w:tc>
        <w:tc>
          <w:tcPr>
            <w:tcW w:w="1165"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346085C9">
            <w:pPr>
              <w:jc w:val="center"/>
              <w:rPr>
                <w:rFonts w:hint="eastAsia" w:asciiTheme="minorEastAsia" w:hAnsiTheme="minorEastAsia" w:eastAsiaTheme="minorEastAsia" w:cstheme="minorEastAsia"/>
                <w:bCs/>
                <w:kern w:val="0"/>
                <w:sz w:val="21"/>
                <w:szCs w:val="21"/>
              </w:rPr>
            </w:pPr>
          </w:p>
        </w:tc>
        <w:tc>
          <w:tcPr>
            <w:tcW w:w="1119"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50F619FB">
            <w:pPr>
              <w:jc w:val="center"/>
              <w:rPr>
                <w:rFonts w:hint="eastAsia" w:asciiTheme="minorEastAsia" w:hAnsiTheme="minorEastAsia" w:eastAsiaTheme="minorEastAsia" w:cstheme="minorEastAsia"/>
                <w:bCs/>
                <w:kern w:val="0"/>
                <w:sz w:val="21"/>
                <w:szCs w:val="21"/>
              </w:rPr>
            </w:pPr>
          </w:p>
        </w:tc>
        <w:tc>
          <w:tcPr>
            <w:tcW w:w="1120"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4072CF17">
            <w:pPr>
              <w:jc w:val="center"/>
              <w:rPr>
                <w:rFonts w:hint="eastAsia" w:asciiTheme="minorEastAsia" w:hAnsiTheme="minorEastAsia" w:eastAsiaTheme="minorEastAsia" w:cstheme="minorEastAsia"/>
                <w:bCs/>
                <w:kern w:val="0"/>
                <w:sz w:val="21"/>
                <w:szCs w:val="21"/>
              </w:rPr>
            </w:pPr>
          </w:p>
        </w:tc>
        <w:tc>
          <w:tcPr>
            <w:tcW w:w="1119"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75496E56">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bCs/>
                <w:kern w:val="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79</w:t>
            </w:r>
          </w:p>
        </w:tc>
        <w:tc>
          <w:tcPr>
            <w:tcW w:w="1246"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54E69F0D">
            <w:pPr>
              <w:jc w:val="center"/>
              <w:rPr>
                <w:rFonts w:hint="eastAsia" w:asciiTheme="minorEastAsia" w:hAnsiTheme="minorEastAsia" w:eastAsiaTheme="minorEastAsia" w:cstheme="minorEastAsia"/>
                <w:bCs/>
                <w:kern w:val="0"/>
                <w:sz w:val="21"/>
                <w:szCs w:val="21"/>
              </w:rPr>
            </w:pPr>
          </w:p>
        </w:tc>
      </w:tr>
      <w:tr w14:paraId="6D2AE6BF">
        <w:tblPrEx>
          <w:tblCellMar>
            <w:top w:w="0" w:type="dxa"/>
            <w:left w:w="108" w:type="dxa"/>
            <w:bottom w:w="0" w:type="dxa"/>
            <w:right w:w="108" w:type="dxa"/>
          </w:tblCellMar>
        </w:tblPrEx>
        <w:trPr>
          <w:trHeight w:val="915" w:hRule="atLeast"/>
        </w:trPr>
        <w:tc>
          <w:tcPr>
            <w:tcW w:w="1167" w:type="dxa"/>
            <w:tcBorders>
              <w:top w:val="single" w:color="auto" w:sz="4" w:space="0"/>
              <w:left w:val="single" w:color="auto" w:sz="4" w:space="0"/>
              <w:bottom w:val="single" w:color="auto" w:sz="4" w:space="0"/>
              <w:right w:val="single" w:color="auto" w:sz="4" w:space="0"/>
            </w:tcBorders>
            <w:shd w:val="clear" w:color="auto" w:fill="auto"/>
            <w:noWrap w:val="0"/>
            <w:vAlign w:val="center"/>
          </w:tcPr>
          <w:p w14:paraId="768A145B">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bCs/>
                <w:kern w:val="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深圳LNG外输管道</w:t>
            </w:r>
          </w:p>
        </w:tc>
        <w:tc>
          <w:tcPr>
            <w:tcW w:w="1153"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EE6FE55">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bCs/>
                <w:kern w:val="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西二线深圳LNG联络线</w:t>
            </w:r>
          </w:p>
        </w:tc>
        <w:tc>
          <w:tcPr>
            <w:tcW w:w="1350" w:type="dxa"/>
            <w:tcBorders>
              <w:top w:val="single" w:color="auto" w:sz="4" w:space="0"/>
              <w:left w:val="single" w:color="auto" w:sz="4" w:space="0"/>
              <w:bottom w:val="single" w:color="auto" w:sz="4" w:space="0"/>
              <w:right w:val="single" w:color="auto" w:sz="4" w:space="0"/>
            </w:tcBorders>
            <w:shd w:val="clear" w:color="auto" w:fill="auto"/>
            <w:noWrap w:val="0"/>
            <w:vAlign w:val="center"/>
          </w:tcPr>
          <w:p w14:paraId="71185645">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bCs/>
                <w:kern w:val="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深圳LNG接收站</w:t>
            </w:r>
          </w:p>
        </w:tc>
        <w:tc>
          <w:tcPr>
            <w:tcW w:w="1316" w:type="dxa"/>
            <w:tcBorders>
              <w:top w:val="single" w:color="auto" w:sz="4" w:space="0"/>
              <w:left w:val="single" w:color="auto" w:sz="4" w:space="0"/>
              <w:bottom w:val="single" w:color="auto" w:sz="4" w:space="0"/>
              <w:right w:val="single" w:color="auto" w:sz="4" w:space="0"/>
            </w:tcBorders>
            <w:shd w:val="clear" w:color="auto" w:fill="auto"/>
            <w:noWrap w:val="0"/>
            <w:vAlign w:val="center"/>
          </w:tcPr>
          <w:p w14:paraId="47FF9A4E">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bCs/>
                <w:kern w:val="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深圳LNG东侧阀井</w:t>
            </w:r>
          </w:p>
        </w:tc>
        <w:tc>
          <w:tcPr>
            <w:tcW w:w="865" w:type="dxa"/>
            <w:tcBorders>
              <w:top w:val="single" w:color="auto" w:sz="4" w:space="0"/>
              <w:left w:val="single" w:color="auto" w:sz="4" w:space="0"/>
              <w:bottom w:val="single" w:color="auto" w:sz="4" w:space="0"/>
              <w:right w:val="single" w:color="auto" w:sz="4" w:space="0"/>
            </w:tcBorders>
            <w:shd w:val="clear" w:color="auto" w:fill="auto"/>
            <w:noWrap w:val="0"/>
            <w:vAlign w:val="center"/>
          </w:tcPr>
          <w:p w14:paraId="72B9D79B">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bCs/>
                <w:kern w:val="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1.90</w:t>
            </w:r>
          </w:p>
        </w:tc>
        <w:tc>
          <w:tcPr>
            <w:tcW w:w="1466"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6FD8BE44">
            <w:pPr>
              <w:jc w:val="center"/>
              <w:rPr>
                <w:rFonts w:hint="eastAsia" w:asciiTheme="minorEastAsia" w:hAnsiTheme="minorEastAsia" w:eastAsiaTheme="minorEastAsia" w:cstheme="minorEastAsia"/>
                <w:bCs/>
                <w:kern w:val="0"/>
                <w:sz w:val="21"/>
                <w:szCs w:val="21"/>
              </w:rPr>
            </w:pPr>
          </w:p>
        </w:tc>
        <w:tc>
          <w:tcPr>
            <w:tcW w:w="1096"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22B2AFB2">
            <w:pPr>
              <w:jc w:val="center"/>
              <w:rPr>
                <w:rFonts w:hint="eastAsia" w:asciiTheme="minorEastAsia" w:hAnsiTheme="minorEastAsia" w:eastAsiaTheme="minorEastAsia" w:cstheme="minorEastAsia"/>
                <w:bCs/>
                <w:kern w:val="0"/>
                <w:sz w:val="21"/>
                <w:szCs w:val="21"/>
              </w:rPr>
            </w:pPr>
          </w:p>
        </w:tc>
        <w:tc>
          <w:tcPr>
            <w:tcW w:w="1165"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226DFC12">
            <w:pPr>
              <w:jc w:val="center"/>
              <w:rPr>
                <w:rFonts w:hint="eastAsia" w:asciiTheme="minorEastAsia" w:hAnsiTheme="minorEastAsia" w:eastAsiaTheme="minorEastAsia" w:cstheme="minorEastAsia"/>
                <w:bCs/>
                <w:kern w:val="0"/>
                <w:sz w:val="21"/>
                <w:szCs w:val="21"/>
              </w:rPr>
            </w:pPr>
          </w:p>
        </w:tc>
        <w:tc>
          <w:tcPr>
            <w:tcW w:w="1119"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7F98F4AE">
            <w:pPr>
              <w:jc w:val="center"/>
              <w:rPr>
                <w:rFonts w:hint="eastAsia" w:asciiTheme="minorEastAsia" w:hAnsiTheme="minorEastAsia" w:eastAsiaTheme="minorEastAsia" w:cstheme="minorEastAsia"/>
                <w:bCs/>
                <w:kern w:val="0"/>
                <w:sz w:val="21"/>
                <w:szCs w:val="21"/>
              </w:rPr>
            </w:pPr>
          </w:p>
        </w:tc>
        <w:tc>
          <w:tcPr>
            <w:tcW w:w="1120"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76F82381">
            <w:pPr>
              <w:jc w:val="center"/>
              <w:rPr>
                <w:rFonts w:hint="eastAsia" w:asciiTheme="minorEastAsia" w:hAnsiTheme="minorEastAsia" w:eastAsiaTheme="minorEastAsia" w:cstheme="minorEastAsia"/>
                <w:bCs/>
                <w:kern w:val="0"/>
                <w:sz w:val="21"/>
                <w:szCs w:val="21"/>
              </w:rPr>
            </w:pPr>
          </w:p>
        </w:tc>
        <w:tc>
          <w:tcPr>
            <w:tcW w:w="1119"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3D9D0B2B">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bCs/>
                <w:kern w:val="0"/>
                <w:sz w:val="21"/>
                <w:szCs w:val="21"/>
                <w:lang w:val="en-US" w:eastAsia="zh-CN"/>
              </w:rPr>
            </w:pPr>
            <w:r>
              <w:rPr>
                <w:rFonts w:hint="eastAsia" w:asciiTheme="minorEastAsia" w:hAnsiTheme="minorEastAsia" w:eastAsiaTheme="minorEastAsia" w:cstheme="minorEastAsia"/>
                <w:i w:val="0"/>
                <w:iCs w:val="0"/>
                <w:color w:val="000000"/>
                <w:kern w:val="0"/>
                <w:sz w:val="21"/>
                <w:szCs w:val="21"/>
                <w:u w:val="none"/>
                <w:lang w:val="en-US" w:eastAsia="zh-CN" w:bidi="ar"/>
              </w:rPr>
              <w:t>775</w:t>
            </w:r>
          </w:p>
        </w:tc>
        <w:tc>
          <w:tcPr>
            <w:tcW w:w="1246"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45C3C701">
            <w:pPr>
              <w:jc w:val="center"/>
              <w:rPr>
                <w:rFonts w:hint="eastAsia" w:asciiTheme="minorEastAsia" w:hAnsiTheme="minorEastAsia" w:eastAsiaTheme="minorEastAsia" w:cstheme="minorEastAsia"/>
                <w:bCs/>
                <w:kern w:val="0"/>
                <w:sz w:val="21"/>
                <w:szCs w:val="21"/>
              </w:rPr>
            </w:pPr>
          </w:p>
        </w:tc>
      </w:tr>
      <w:tr w14:paraId="61EA85FF">
        <w:tblPrEx>
          <w:tblCellMar>
            <w:top w:w="0" w:type="dxa"/>
            <w:left w:w="108" w:type="dxa"/>
            <w:bottom w:w="0" w:type="dxa"/>
            <w:right w:w="108" w:type="dxa"/>
          </w:tblCellMar>
        </w:tblPrEx>
        <w:trPr>
          <w:trHeight w:val="273" w:hRule="atLeast"/>
        </w:trPr>
        <w:tc>
          <w:tcPr>
            <w:tcW w:w="1167" w:type="dxa"/>
            <w:vMerge w:val="restart"/>
            <w:tcBorders>
              <w:top w:val="single" w:color="auto" w:sz="4" w:space="0"/>
              <w:left w:val="single" w:color="auto" w:sz="4" w:space="0"/>
              <w:bottom w:val="single" w:color="auto" w:sz="4" w:space="0"/>
              <w:right w:val="single" w:color="auto" w:sz="4" w:space="0"/>
            </w:tcBorders>
            <w:shd w:val="clear" w:color="auto" w:fill="auto"/>
            <w:noWrap w:val="0"/>
            <w:vAlign w:val="center"/>
          </w:tcPr>
          <w:p w14:paraId="55CEF9AF">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中缅线</w:t>
            </w:r>
          </w:p>
          <w:p w14:paraId="7527AB77">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（国内段）</w:t>
            </w:r>
          </w:p>
        </w:tc>
        <w:tc>
          <w:tcPr>
            <w:tcW w:w="1153" w:type="dxa"/>
            <w:tcBorders>
              <w:top w:val="single" w:color="auto" w:sz="4" w:space="0"/>
              <w:left w:val="single" w:color="auto" w:sz="4" w:space="0"/>
              <w:bottom w:val="single" w:color="auto" w:sz="4" w:space="0"/>
              <w:right w:val="single" w:color="auto" w:sz="4" w:space="0"/>
            </w:tcBorders>
            <w:shd w:val="clear" w:color="auto" w:fill="auto"/>
            <w:noWrap/>
            <w:vAlign w:val="center"/>
          </w:tcPr>
          <w:p w14:paraId="0D61A862">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fldChar w:fldCharType="begin"/>
            </w:r>
            <w:r>
              <w:rPr>
                <w:rFonts w:hint="eastAsia" w:asciiTheme="minorEastAsia" w:hAnsiTheme="minorEastAsia" w:eastAsiaTheme="minorEastAsia" w:cstheme="minorEastAsia"/>
                <w:i w:val="0"/>
                <w:iCs w:val="0"/>
                <w:color w:val="000000"/>
                <w:kern w:val="0"/>
                <w:sz w:val="21"/>
                <w:szCs w:val="21"/>
                <w:u w:val="none"/>
                <w:lang w:val="en-US" w:eastAsia="zh-CN" w:bidi="ar"/>
              </w:rPr>
              <w:instrText xml:space="preserve"> HYPERLINK "" \l "管道站场阀室关系!中缅管道国内段干线" </w:instrText>
            </w:r>
            <w:r>
              <w:rPr>
                <w:rFonts w:hint="eastAsia" w:asciiTheme="minorEastAsia" w:hAnsiTheme="minorEastAsia" w:eastAsiaTheme="minorEastAsia" w:cstheme="minorEastAsia"/>
                <w:i w:val="0"/>
                <w:iCs w:val="0"/>
                <w:color w:val="000000"/>
                <w:kern w:val="0"/>
                <w:sz w:val="21"/>
                <w:szCs w:val="21"/>
                <w:u w:val="none"/>
                <w:lang w:val="en-US" w:eastAsia="zh-CN" w:bidi="ar"/>
              </w:rPr>
              <w:fldChar w:fldCharType="separate"/>
            </w:r>
            <w:r>
              <w:rPr>
                <w:rFonts w:hint="eastAsia" w:asciiTheme="minorEastAsia" w:hAnsiTheme="minorEastAsia" w:eastAsiaTheme="minorEastAsia" w:cstheme="minorEastAsia"/>
                <w:i w:val="0"/>
                <w:iCs w:val="0"/>
                <w:color w:val="000000"/>
                <w:kern w:val="0"/>
                <w:sz w:val="21"/>
                <w:szCs w:val="21"/>
                <w:u w:val="none"/>
                <w:lang w:val="en-US" w:eastAsia="zh-CN" w:bidi="ar"/>
              </w:rPr>
              <w:t>中缅线</w:t>
            </w:r>
            <w:r>
              <w:rPr>
                <w:rFonts w:hint="eastAsia" w:asciiTheme="minorEastAsia" w:hAnsiTheme="minorEastAsia" w:eastAsiaTheme="minorEastAsia" w:cstheme="minorEastAsia"/>
                <w:i w:val="0"/>
                <w:iCs w:val="0"/>
                <w:color w:val="000000"/>
                <w:kern w:val="0"/>
                <w:sz w:val="21"/>
                <w:szCs w:val="21"/>
                <w:u w:val="none"/>
                <w:lang w:val="en-US" w:eastAsia="zh-CN" w:bidi="ar"/>
              </w:rPr>
              <w:fldChar w:fldCharType="end"/>
            </w:r>
          </w:p>
          <w:p w14:paraId="3147559E">
            <w:pPr>
              <w:keepNext w:val="0"/>
              <w:keepLines w:val="0"/>
              <w:widowControl/>
              <w:suppressLineNumbers w:val="0"/>
              <w:ind w:left="0" w:leftChars="0" w:firstLine="0" w:firstLineChars="0"/>
              <w:jc w:val="center"/>
              <w:textAlignment w:val="center"/>
              <w:rPr>
                <w:rFonts w:hint="default"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干线</w:t>
            </w:r>
          </w:p>
        </w:tc>
        <w:tc>
          <w:tcPr>
            <w:tcW w:w="1350" w:type="dxa"/>
            <w:tcBorders>
              <w:top w:val="single" w:color="auto" w:sz="4" w:space="0"/>
              <w:left w:val="single" w:color="auto" w:sz="4" w:space="0"/>
              <w:bottom w:val="single" w:color="auto" w:sz="4" w:space="0"/>
              <w:right w:val="single" w:color="auto" w:sz="4" w:space="0"/>
            </w:tcBorders>
            <w:shd w:val="clear" w:color="auto" w:fill="auto"/>
            <w:noWrap w:val="0"/>
            <w:vAlign w:val="center"/>
          </w:tcPr>
          <w:p w14:paraId="4B6BE638">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跨境点</w:t>
            </w:r>
          </w:p>
        </w:tc>
        <w:tc>
          <w:tcPr>
            <w:tcW w:w="1316" w:type="dxa"/>
            <w:tcBorders>
              <w:top w:val="single" w:color="auto" w:sz="4" w:space="0"/>
              <w:left w:val="single" w:color="auto" w:sz="4" w:space="0"/>
              <w:bottom w:val="single" w:color="auto" w:sz="4" w:space="0"/>
              <w:right w:val="single" w:color="auto" w:sz="4" w:space="0"/>
            </w:tcBorders>
            <w:shd w:val="clear" w:color="auto" w:fill="auto"/>
            <w:noWrap w:val="0"/>
            <w:vAlign w:val="center"/>
          </w:tcPr>
          <w:p w14:paraId="2EDA3641">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贵港压气站</w:t>
            </w:r>
          </w:p>
        </w:tc>
        <w:tc>
          <w:tcPr>
            <w:tcW w:w="865" w:type="dxa"/>
            <w:tcBorders>
              <w:top w:val="single" w:color="auto" w:sz="4" w:space="0"/>
              <w:left w:val="single" w:color="auto" w:sz="4" w:space="0"/>
              <w:bottom w:val="single" w:color="auto" w:sz="4" w:space="0"/>
              <w:right w:val="single" w:color="auto" w:sz="4" w:space="0"/>
            </w:tcBorders>
            <w:shd w:val="clear" w:color="auto" w:fill="auto"/>
            <w:noWrap w:val="0"/>
            <w:vAlign w:val="center"/>
          </w:tcPr>
          <w:p w14:paraId="1E5CE9AF">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1744.21</w:t>
            </w:r>
          </w:p>
        </w:tc>
        <w:tc>
          <w:tcPr>
            <w:tcW w:w="1466"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095BE492">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1016</w:t>
            </w:r>
          </w:p>
        </w:tc>
        <w:tc>
          <w:tcPr>
            <w:tcW w:w="1096"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41FC68D2">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12.8</w:t>
            </w:r>
          </w:p>
        </w:tc>
        <w:tc>
          <w:tcPr>
            <w:tcW w:w="1165"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4A5EF66D">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10.0</w:t>
            </w:r>
          </w:p>
        </w:tc>
        <w:tc>
          <w:tcPr>
            <w:tcW w:w="1119"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4B15B08D">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瑞丽-贵阳100、</w:t>
            </w:r>
            <w:r>
              <w:rPr>
                <w:rFonts w:hint="eastAsia" w:asciiTheme="minorEastAsia" w:hAnsiTheme="minorEastAsia" w:eastAsiaTheme="minorEastAsia" w:cstheme="minorEastAsia"/>
                <w:i w:val="0"/>
                <w:iCs w:val="0"/>
                <w:color w:val="000000"/>
                <w:kern w:val="0"/>
                <w:sz w:val="21"/>
                <w:szCs w:val="21"/>
                <w:u w:val="none"/>
                <w:lang w:val="en-US" w:eastAsia="zh-CN" w:bidi="ar"/>
              </w:rPr>
              <w:br w:type="textWrapping"/>
            </w:r>
            <w:r>
              <w:rPr>
                <w:rFonts w:hint="eastAsia" w:asciiTheme="minorEastAsia" w:hAnsiTheme="minorEastAsia" w:eastAsiaTheme="minorEastAsia" w:cstheme="minorEastAsia"/>
                <w:i w:val="0"/>
                <w:iCs w:val="0"/>
                <w:color w:val="000000"/>
                <w:kern w:val="0"/>
                <w:sz w:val="21"/>
                <w:szCs w:val="21"/>
                <w:u w:val="none"/>
                <w:lang w:val="en-US" w:eastAsia="zh-CN" w:bidi="ar"/>
              </w:rPr>
              <w:t>贵阳-贵港127</w:t>
            </w:r>
          </w:p>
        </w:tc>
        <w:tc>
          <w:tcPr>
            <w:tcW w:w="1120"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35CFEBBD">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瑞丽-贵阳2857、贵阳-贵港3629</w:t>
            </w:r>
          </w:p>
        </w:tc>
        <w:tc>
          <w:tcPr>
            <w:tcW w:w="1119"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5110B67B">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1313725</w:t>
            </w:r>
          </w:p>
        </w:tc>
        <w:tc>
          <w:tcPr>
            <w:tcW w:w="1246"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5635610E">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瑞丽-禄丰20130801、</w:t>
            </w:r>
            <w:r>
              <w:rPr>
                <w:rFonts w:hint="eastAsia" w:asciiTheme="minorEastAsia" w:hAnsiTheme="minorEastAsia" w:eastAsiaTheme="minorEastAsia" w:cstheme="minorEastAsia"/>
                <w:i w:val="0"/>
                <w:iCs w:val="0"/>
                <w:color w:val="000000"/>
                <w:kern w:val="0"/>
                <w:sz w:val="21"/>
                <w:szCs w:val="21"/>
                <w:u w:val="none"/>
                <w:lang w:val="en-US" w:eastAsia="zh-CN" w:bidi="ar"/>
              </w:rPr>
              <w:br w:type="textWrapping"/>
            </w:r>
            <w:r>
              <w:rPr>
                <w:rFonts w:hint="eastAsia" w:asciiTheme="minorEastAsia" w:hAnsiTheme="minorEastAsia" w:eastAsiaTheme="minorEastAsia" w:cstheme="minorEastAsia"/>
                <w:i w:val="0"/>
                <w:iCs w:val="0"/>
                <w:color w:val="000000"/>
                <w:kern w:val="0"/>
                <w:sz w:val="21"/>
                <w:szCs w:val="21"/>
                <w:u w:val="none"/>
                <w:lang w:val="en-US" w:eastAsia="zh-CN" w:bidi="ar"/>
              </w:rPr>
              <w:t>禄丰-贵港20131013</w:t>
            </w:r>
          </w:p>
        </w:tc>
      </w:tr>
      <w:tr w14:paraId="3A5EDFEE">
        <w:tblPrEx>
          <w:tblCellMar>
            <w:top w:w="0" w:type="dxa"/>
            <w:left w:w="108" w:type="dxa"/>
            <w:bottom w:w="0" w:type="dxa"/>
            <w:right w:w="108" w:type="dxa"/>
          </w:tblCellMar>
        </w:tblPrEx>
        <w:trPr>
          <w:trHeight w:val="90" w:hRule="atLeast"/>
        </w:trPr>
        <w:tc>
          <w:tcPr>
            <w:tcW w:w="1167" w:type="dxa"/>
            <w:vMerge w:val="continue"/>
            <w:tcBorders>
              <w:top w:val="single" w:color="auto" w:sz="4" w:space="0"/>
              <w:left w:val="single" w:color="auto" w:sz="4" w:space="0"/>
              <w:bottom w:val="single" w:color="auto" w:sz="4" w:space="0"/>
              <w:right w:val="single" w:color="auto" w:sz="4" w:space="0"/>
            </w:tcBorders>
            <w:shd w:val="clear" w:color="auto" w:fill="auto"/>
            <w:noWrap w:val="0"/>
            <w:vAlign w:val="center"/>
          </w:tcPr>
          <w:p w14:paraId="4A3D8D41">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p>
        </w:tc>
        <w:tc>
          <w:tcPr>
            <w:tcW w:w="1153" w:type="dxa"/>
            <w:tcBorders>
              <w:top w:val="single" w:color="auto" w:sz="4" w:space="0"/>
              <w:left w:val="single" w:color="auto" w:sz="4" w:space="0"/>
              <w:bottom w:val="single" w:color="auto" w:sz="4" w:space="0"/>
              <w:right w:val="single" w:color="auto" w:sz="4" w:space="0"/>
            </w:tcBorders>
            <w:shd w:val="clear" w:color="auto" w:fill="auto"/>
            <w:noWrap/>
            <w:vAlign w:val="center"/>
          </w:tcPr>
          <w:p w14:paraId="1262BAC8">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fldChar w:fldCharType="begin"/>
            </w:r>
            <w:r>
              <w:rPr>
                <w:rFonts w:hint="eastAsia" w:asciiTheme="minorEastAsia" w:hAnsiTheme="minorEastAsia" w:eastAsiaTheme="minorEastAsia" w:cstheme="minorEastAsia"/>
                <w:i w:val="0"/>
                <w:iCs w:val="0"/>
                <w:color w:val="000000"/>
                <w:kern w:val="0"/>
                <w:sz w:val="21"/>
                <w:szCs w:val="21"/>
                <w:u w:val="none"/>
                <w:lang w:val="en-US" w:eastAsia="zh-CN" w:bidi="ar"/>
              </w:rPr>
              <w:instrText xml:space="preserve"> HYPERLINK "" \l "管道站场阀室关系!玉溪支线" </w:instrText>
            </w:r>
            <w:r>
              <w:rPr>
                <w:rFonts w:hint="eastAsia" w:asciiTheme="minorEastAsia" w:hAnsiTheme="minorEastAsia" w:eastAsiaTheme="minorEastAsia" w:cstheme="minorEastAsia"/>
                <w:i w:val="0"/>
                <w:iCs w:val="0"/>
                <w:color w:val="000000"/>
                <w:kern w:val="0"/>
                <w:sz w:val="21"/>
                <w:szCs w:val="21"/>
                <w:u w:val="none"/>
                <w:lang w:val="en-US" w:eastAsia="zh-CN" w:bidi="ar"/>
              </w:rPr>
              <w:fldChar w:fldCharType="separate"/>
            </w:r>
            <w:r>
              <w:rPr>
                <w:rFonts w:hint="eastAsia" w:asciiTheme="minorEastAsia" w:hAnsiTheme="minorEastAsia" w:eastAsiaTheme="minorEastAsia" w:cstheme="minorEastAsia"/>
                <w:i w:val="0"/>
                <w:iCs w:val="0"/>
                <w:color w:val="000000"/>
                <w:kern w:val="0"/>
                <w:sz w:val="21"/>
                <w:szCs w:val="21"/>
                <w:u w:val="none"/>
                <w:lang w:val="en-US" w:eastAsia="zh-CN" w:bidi="ar"/>
              </w:rPr>
              <w:t>玉溪支线</w:t>
            </w:r>
            <w:r>
              <w:rPr>
                <w:rFonts w:hint="eastAsia" w:asciiTheme="minorEastAsia" w:hAnsiTheme="minorEastAsia" w:eastAsiaTheme="minorEastAsia" w:cstheme="minorEastAsia"/>
                <w:i w:val="0"/>
                <w:iCs w:val="0"/>
                <w:color w:val="000000"/>
                <w:kern w:val="0"/>
                <w:sz w:val="21"/>
                <w:szCs w:val="21"/>
                <w:u w:val="none"/>
                <w:lang w:val="en-US" w:eastAsia="zh-CN" w:bidi="ar"/>
              </w:rPr>
              <w:fldChar w:fldCharType="end"/>
            </w:r>
          </w:p>
        </w:tc>
        <w:tc>
          <w:tcPr>
            <w:tcW w:w="1350" w:type="dxa"/>
            <w:tcBorders>
              <w:top w:val="single" w:color="auto" w:sz="4" w:space="0"/>
              <w:left w:val="single" w:color="auto" w:sz="4" w:space="0"/>
              <w:bottom w:val="single" w:color="auto" w:sz="4" w:space="0"/>
              <w:right w:val="single" w:color="auto" w:sz="4" w:space="0"/>
            </w:tcBorders>
            <w:shd w:val="clear" w:color="auto" w:fill="auto"/>
            <w:noWrap w:val="0"/>
            <w:vAlign w:val="center"/>
          </w:tcPr>
          <w:p w14:paraId="434522E0">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禄丰分输站</w:t>
            </w:r>
          </w:p>
        </w:tc>
        <w:tc>
          <w:tcPr>
            <w:tcW w:w="1316" w:type="dxa"/>
            <w:tcBorders>
              <w:top w:val="single" w:color="auto" w:sz="4" w:space="0"/>
              <w:left w:val="single" w:color="auto" w:sz="4" w:space="0"/>
              <w:bottom w:val="single" w:color="auto" w:sz="4" w:space="0"/>
              <w:right w:val="single" w:color="auto" w:sz="4" w:space="0"/>
            </w:tcBorders>
            <w:shd w:val="clear" w:color="auto" w:fill="auto"/>
            <w:noWrap w:val="0"/>
            <w:vAlign w:val="center"/>
          </w:tcPr>
          <w:p w14:paraId="01B9BE77">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玉溪末站</w:t>
            </w:r>
          </w:p>
        </w:tc>
        <w:tc>
          <w:tcPr>
            <w:tcW w:w="865" w:type="dxa"/>
            <w:tcBorders>
              <w:top w:val="single" w:color="auto" w:sz="4" w:space="0"/>
              <w:left w:val="single" w:color="auto" w:sz="4" w:space="0"/>
              <w:bottom w:val="single" w:color="auto" w:sz="4" w:space="0"/>
              <w:right w:val="single" w:color="auto" w:sz="4" w:space="0"/>
            </w:tcBorders>
            <w:shd w:val="clear" w:color="auto" w:fill="auto"/>
            <w:noWrap w:val="0"/>
            <w:vAlign w:val="center"/>
          </w:tcPr>
          <w:p w14:paraId="15E7A862">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112.39</w:t>
            </w:r>
          </w:p>
        </w:tc>
        <w:tc>
          <w:tcPr>
            <w:tcW w:w="1466"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406479A3">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禄丰-昆明西813、昆明西-玉溪323</w:t>
            </w:r>
          </w:p>
        </w:tc>
        <w:tc>
          <w:tcPr>
            <w:tcW w:w="1096"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6D921719">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7.9</w:t>
            </w:r>
          </w:p>
        </w:tc>
        <w:tc>
          <w:tcPr>
            <w:tcW w:w="1165"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4EAF3068">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6.3</w:t>
            </w:r>
          </w:p>
        </w:tc>
        <w:tc>
          <w:tcPr>
            <w:tcW w:w="1119"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17571497">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15.18</w:t>
            </w:r>
          </w:p>
        </w:tc>
        <w:tc>
          <w:tcPr>
            <w:tcW w:w="1120"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727148DE">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433.71</w:t>
            </w:r>
          </w:p>
        </w:tc>
        <w:tc>
          <w:tcPr>
            <w:tcW w:w="1119"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15C4A773">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25511</w:t>
            </w:r>
          </w:p>
        </w:tc>
        <w:tc>
          <w:tcPr>
            <w:tcW w:w="1246"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1236519D">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20130801</w:t>
            </w:r>
          </w:p>
        </w:tc>
      </w:tr>
      <w:tr w14:paraId="5DA31E43">
        <w:tblPrEx>
          <w:tblCellMar>
            <w:top w:w="0" w:type="dxa"/>
            <w:left w:w="108" w:type="dxa"/>
            <w:bottom w:w="0" w:type="dxa"/>
            <w:right w:w="108" w:type="dxa"/>
          </w:tblCellMar>
        </w:tblPrEx>
        <w:trPr>
          <w:trHeight w:val="90" w:hRule="atLeast"/>
        </w:trPr>
        <w:tc>
          <w:tcPr>
            <w:tcW w:w="1167" w:type="dxa"/>
            <w:vMerge w:val="continue"/>
            <w:tcBorders>
              <w:top w:val="single" w:color="auto" w:sz="4" w:space="0"/>
              <w:left w:val="single" w:color="auto" w:sz="4" w:space="0"/>
              <w:bottom w:val="single" w:color="auto" w:sz="4" w:space="0"/>
              <w:right w:val="single" w:color="auto" w:sz="4" w:space="0"/>
            </w:tcBorders>
            <w:shd w:val="clear" w:color="auto" w:fill="FFFFFF"/>
            <w:noWrap w:val="0"/>
            <w:vAlign w:val="center"/>
          </w:tcPr>
          <w:p w14:paraId="2252FE6E">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p>
        </w:tc>
        <w:tc>
          <w:tcPr>
            <w:tcW w:w="1153"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6D599758">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fldChar w:fldCharType="begin"/>
            </w:r>
            <w:r>
              <w:rPr>
                <w:rFonts w:hint="eastAsia" w:asciiTheme="minorEastAsia" w:hAnsiTheme="minorEastAsia" w:eastAsiaTheme="minorEastAsia" w:cstheme="minorEastAsia"/>
                <w:i w:val="0"/>
                <w:iCs w:val="0"/>
                <w:color w:val="000000"/>
                <w:kern w:val="0"/>
                <w:sz w:val="21"/>
                <w:szCs w:val="21"/>
                <w:u w:val="none"/>
                <w:lang w:val="en-US" w:eastAsia="zh-CN" w:bidi="ar"/>
              </w:rPr>
              <w:instrText xml:space="preserve"> HYPERLINK "" \l "管道站场阀室关系!都匀支线" </w:instrText>
            </w:r>
            <w:r>
              <w:rPr>
                <w:rFonts w:hint="eastAsia" w:asciiTheme="minorEastAsia" w:hAnsiTheme="minorEastAsia" w:eastAsiaTheme="minorEastAsia" w:cstheme="minorEastAsia"/>
                <w:i w:val="0"/>
                <w:iCs w:val="0"/>
                <w:color w:val="000000"/>
                <w:kern w:val="0"/>
                <w:sz w:val="21"/>
                <w:szCs w:val="21"/>
                <w:u w:val="none"/>
                <w:lang w:val="en-US" w:eastAsia="zh-CN" w:bidi="ar"/>
              </w:rPr>
              <w:fldChar w:fldCharType="separate"/>
            </w:r>
            <w:r>
              <w:rPr>
                <w:rFonts w:hint="eastAsia" w:asciiTheme="minorEastAsia" w:hAnsiTheme="minorEastAsia" w:eastAsiaTheme="minorEastAsia" w:cstheme="minorEastAsia"/>
                <w:i w:val="0"/>
                <w:iCs w:val="0"/>
                <w:color w:val="000000"/>
                <w:kern w:val="0"/>
                <w:sz w:val="21"/>
                <w:szCs w:val="21"/>
                <w:u w:val="none"/>
                <w:lang w:val="en-US" w:eastAsia="zh-CN" w:bidi="ar"/>
              </w:rPr>
              <w:t>都匀支线</w:t>
            </w:r>
            <w:r>
              <w:rPr>
                <w:rFonts w:hint="eastAsia" w:asciiTheme="minorEastAsia" w:hAnsiTheme="minorEastAsia" w:eastAsiaTheme="minorEastAsia" w:cstheme="minorEastAsia"/>
                <w:i w:val="0"/>
                <w:iCs w:val="0"/>
                <w:color w:val="000000"/>
                <w:kern w:val="0"/>
                <w:sz w:val="21"/>
                <w:szCs w:val="21"/>
                <w:u w:val="none"/>
                <w:lang w:val="en-US" w:eastAsia="zh-CN" w:bidi="ar"/>
              </w:rPr>
              <w:fldChar w:fldCharType="end"/>
            </w:r>
          </w:p>
        </w:tc>
        <w:tc>
          <w:tcPr>
            <w:tcW w:w="1350"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005B4188">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都匀分输站</w:t>
            </w:r>
          </w:p>
        </w:tc>
        <w:tc>
          <w:tcPr>
            <w:tcW w:w="1316"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0DA3E589">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都匀末站</w:t>
            </w:r>
          </w:p>
        </w:tc>
        <w:tc>
          <w:tcPr>
            <w:tcW w:w="865" w:type="dxa"/>
            <w:tcBorders>
              <w:top w:val="single" w:color="auto" w:sz="4" w:space="0"/>
              <w:left w:val="single" w:color="auto" w:sz="4" w:space="0"/>
              <w:bottom w:val="single" w:color="auto" w:sz="4" w:space="0"/>
              <w:right w:val="single" w:color="auto" w:sz="4" w:space="0"/>
            </w:tcBorders>
            <w:shd w:val="clear" w:color="auto" w:fill="auto"/>
            <w:noWrap w:val="0"/>
            <w:vAlign w:val="center"/>
          </w:tcPr>
          <w:p w14:paraId="1080DDBC">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33.94</w:t>
            </w:r>
          </w:p>
        </w:tc>
        <w:tc>
          <w:tcPr>
            <w:tcW w:w="1466" w:type="dxa"/>
            <w:tcBorders>
              <w:top w:val="single" w:color="auto" w:sz="4" w:space="0"/>
              <w:left w:val="single" w:color="auto" w:sz="4" w:space="0"/>
              <w:bottom w:val="single" w:color="auto" w:sz="4" w:space="0"/>
              <w:right w:val="single" w:color="auto" w:sz="4" w:space="0"/>
            </w:tcBorders>
            <w:shd w:val="clear" w:color="auto" w:fill="auto"/>
            <w:noWrap w:val="0"/>
            <w:vAlign w:val="center"/>
          </w:tcPr>
          <w:p w14:paraId="1C6F7399">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323.9</w:t>
            </w:r>
          </w:p>
        </w:tc>
        <w:tc>
          <w:tcPr>
            <w:tcW w:w="1096" w:type="dxa"/>
            <w:tcBorders>
              <w:top w:val="single" w:color="auto" w:sz="4" w:space="0"/>
              <w:left w:val="single" w:color="auto" w:sz="4" w:space="0"/>
              <w:bottom w:val="single" w:color="auto" w:sz="4" w:space="0"/>
              <w:right w:val="single" w:color="auto" w:sz="4" w:space="0"/>
            </w:tcBorders>
            <w:shd w:val="clear" w:color="auto" w:fill="auto"/>
            <w:noWrap w:val="0"/>
            <w:vAlign w:val="center"/>
          </w:tcPr>
          <w:p w14:paraId="68D3A54D">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6.4</w:t>
            </w:r>
          </w:p>
        </w:tc>
        <w:tc>
          <w:tcPr>
            <w:tcW w:w="1165" w:type="dxa"/>
            <w:tcBorders>
              <w:top w:val="single" w:color="auto" w:sz="4" w:space="0"/>
              <w:left w:val="single" w:color="auto" w:sz="4" w:space="0"/>
              <w:bottom w:val="single" w:color="auto" w:sz="4" w:space="0"/>
              <w:right w:val="single" w:color="auto" w:sz="4" w:space="0"/>
            </w:tcBorders>
            <w:shd w:val="clear" w:color="auto" w:fill="auto"/>
            <w:noWrap w:val="0"/>
            <w:vAlign w:val="center"/>
          </w:tcPr>
          <w:p w14:paraId="24607763">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10.0</w:t>
            </w:r>
          </w:p>
        </w:tc>
        <w:tc>
          <w:tcPr>
            <w:tcW w:w="1119" w:type="dxa"/>
            <w:tcBorders>
              <w:top w:val="single" w:color="auto" w:sz="4" w:space="0"/>
              <w:left w:val="single" w:color="auto" w:sz="4" w:space="0"/>
              <w:bottom w:val="single" w:color="auto" w:sz="4" w:space="0"/>
              <w:right w:val="single" w:color="auto" w:sz="4" w:space="0"/>
            </w:tcBorders>
            <w:shd w:val="clear" w:color="auto" w:fill="auto"/>
            <w:noWrap w:val="0"/>
            <w:vAlign w:val="center"/>
          </w:tcPr>
          <w:p w14:paraId="0645AF2F">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2.48</w:t>
            </w:r>
          </w:p>
        </w:tc>
        <w:tc>
          <w:tcPr>
            <w:tcW w:w="1120"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43CBBCE5">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70.86</w:t>
            </w:r>
          </w:p>
        </w:tc>
        <w:tc>
          <w:tcPr>
            <w:tcW w:w="1119"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7590B8A6">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2599</w:t>
            </w:r>
          </w:p>
        </w:tc>
        <w:tc>
          <w:tcPr>
            <w:tcW w:w="1246" w:type="dxa"/>
            <w:tcBorders>
              <w:top w:val="single" w:color="auto" w:sz="4" w:space="0"/>
              <w:left w:val="single" w:color="auto" w:sz="4" w:space="0"/>
              <w:bottom w:val="single" w:color="auto" w:sz="4" w:space="0"/>
              <w:right w:val="single" w:color="auto" w:sz="4" w:space="0"/>
            </w:tcBorders>
            <w:noWrap w:val="0"/>
            <w:vAlign w:val="center"/>
          </w:tcPr>
          <w:p w14:paraId="7E318E6A">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20140513</w:t>
            </w:r>
          </w:p>
        </w:tc>
      </w:tr>
      <w:tr w14:paraId="368B4BBA">
        <w:tblPrEx>
          <w:tblCellMar>
            <w:top w:w="0" w:type="dxa"/>
            <w:left w:w="108" w:type="dxa"/>
            <w:bottom w:w="0" w:type="dxa"/>
            <w:right w:w="108" w:type="dxa"/>
          </w:tblCellMar>
        </w:tblPrEx>
        <w:trPr>
          <w:trHeight w:val="345" w:hRule="atLeast"/>
        </w:trPr>
        <w:tc>
          <w:tcPr>
            <w:tcW w:w="1167" w:type="dxa"/>
            <w:vMerge w:val="continue"/>
            <w:tcBorders>
              <w:top w:val="single" w:color="auto" w:sz="4" w:space="0"/>
              <w:left w:val="single" w:color="auto" w:sz="4" w:space="0"/>
              <w:bottom w:val="single" w:color="auto" w:sz="4" w:space="0"/>
              <w:right w:val="single" w:color="auto" w:sz="4" w:space="0"/>
            </w:tcBorders>
            <w:shd w:val="clear" w:color="auto" w:fill="FFFFFF"/>
            <w:noWrap w:val="0"/>
            <w:vAlign w:val="center"/>
          </w:tcPr>
          <w:p w14:paraId="3F2C533E">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p>
        </w:tc>
        <w:tc>
          <w:tcPr>
            <w:tcW w:w="1153"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34F01BC6">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fldChar w:fldCharType="begin"/>
            </w:r>
            <w:r>
              <w:rPr>
                <w:rFonts w:hint="eastAsia" w:asciiTheme="minorEastAsia" w:hAnsiTheme="minorEastAsia" w:eastAsiaTheme="minorEastAsia" w:cstheme="minorEastAsia"/>
                <w:i w:val="0"/>
                <w:iCs w:val="0"/>
                <w:color w:val="000000"/>
                <w:kern w:val="0"/>
                <w:sz w:val="21"/>
                <w:szCs w:val="21"/>
                <w:u w:val="none"/>
                <w:lang w:val="en-US" w:eastAsia="zh-CN" w:bidi="ar"/>
              </w:rPr>
              <w:instrText xml:space="preserve"> HYPERLINK "" \l "管道站场阀室关系!钦州支线" </w:instrText>
            </w:r>
            <w:r>
              <w:rPr>
                <w:rFonts w:hint="eastAsia" w:asciiTheme="minorEastAsia" w:hAnsiTheme="minorEastAsia" w:eastAsiaTheme="minorEastAsia" w:cstheme="minorEastAsia"/>
                <w:i w:val="0"/>
                <w:iCs w:val="0"/>
                <w:color w:val="000000"/>
                <w:kern w:val="0"/>
                <w:sz w:val="21"/>
                <w:szCs w:val="21"/>
                <w:u w:val="none"/>
                <w:lang w:val="en-US" w:eastAsia="zh-CN" w:bidi="ar"/>
              </w:rPr>
              <w:fldChar w:fldCharType="separate"/>
            </w:r>
            <w:r>
              <w:rPr>
                <w:rFonts w:hint="eastAsia" w:asciiTheme="minorEastAsia" w:hAnsiTheme="minorEastAsia" w:eastAsiaTheme="minorEastAsia" w:cstheme="minorEastAsia"/>
                <w:i w:val="0"/>
                <w:iCs w:val="0"/>
                <w:color w:val="000000"/>
                <w:kern w:val="0"/>
                <w:sz w:val="21"/>
                <w:szCs w:val="21"/>
                <w:u w:val="none"/>
                <w:lang w:val="en-US" w:eastAsia="zh-CN" w:bidi="ar"/>
              </w:rPr>
              <w:t>钦州支线</w:t>
            </w:r>
            <w:r>
              <w:rPr>
                <w:rFonts w:hint="eastAsia" w:asciiTheme="minorEastAsia" w:hAnsiTheme="minorEastAsia" w:eastAsiaTheme="minorEastAsia" w:cstheme="minorEastAsia"/>
                <w:i w:val="0"/>
                <w:iCs w:val="0"/>
                <w:color w:val="000000"/>
                <w:kern w:val="0"/>
                <w:sz w:val="21"/>
                <w:szCs w:val="21"/>
                <w:u w:val="none"/>
                <w:lang w:val="en-US" w:eastAsia="zh-CN" w:bidi="ar"/>
              </w:rPr>
              <w:fldChar w:fldCharType="end"/>
            </w:r>
          </w:p>
        </w:tc>
        <w:tc>
          <w:tcPr>
            <w:tcW w:w="1350"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0FB8C457">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南宁分输站</w:t>
            </w:r>
          </w:p>
        </w:tc>
        <w:tc>
          <w:tcPr>
            <w:tcW w:w="1316"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5D42E409">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钦州港站</w:t>
            </w:r>
          </w:p>
        </w:tc>
        <w:tc>
          <w:tcPr>
            <w:tcW w:w="865" w:type="dxa"/>
            <w:tcBorders>
              <w:top w:val="single" w:color="auto" w:sz="4" w:space="0"/>
              <w:left w:val="single" w:color="auto" w:sz="4" w:space="0"/>
              <w:bottom w:val="single" w:color="auto" w:sz="4" w:space="0"/>
              <w:right w:val="single" w:color="auto" w:sz="4" w:space="0"/>
            </w:tcBorders>
            <w:shd w:val="clear" w:color="auto" w:fill="auto"/>
            <w:noWrap w:val="0"/>
            <w:vAlign w:val="center"/>
          </w:tcPr>
          <w:p w14:paraId="51B40207">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141.25</w:t>
            </w:r>
          </w:p>
        </w:tc>
        <w:tc>
          <w:tcPr>
            <w:tcW w:w="1466" w:type="dxa"/>
            <w:tcBorders>
              <w:top w:val="single" w:color="auto" w:sz="4" w:space="0"/>
              <w:left w:val="single" w:color="auto" w:sz="4" w:space="0"/>
              <w:bottom w:val="single" w:color="auto" w:sz="4" w:space="0"/>
              <w:right w:val="single" w:color="auto" w:sz="4" w:space="0"/>
            </w:tcBorders>
            <w:shd w:val="clear" w:color="auto" w:fill="auto"/>
            <w:noWrap w:val="0"/>
            <w:vAlign w:val="center"/>
          </w:tcPr>
          <w:p w14:paraId="0DF19A18">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813</w:t>
            </w:r>
          </w:p>
        </w:tc>
        <w:tc>
          <w:tcPr>
            <w:tcW w:w="1096" w:type="dxa"/>
            <w:tcBorders>
              <w:top w:val="single" w:color="auto" w:sz="4" w:space="0"/>
              <w:left w:val="single" w:color="auto" w:sz="4" w:space="0"/>
              <w:bottom w:val="single" w:color="auto" w:sz="4" w:space="0"/>
              <w:right w:val="single" w:color="auto" w:sz="4" w:space="0"/>
            </w:tcBorders>
            <w:shd w:val="clear" w:color="auto" w:fill="auto"/>
            <w:noWrap w:val="0"/>
            <w:vAlign w:val="center"/>
          </w:tcPr>
          <w:p w14:paraId="583AA285">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11.9</w:t>
            </w:r>
          </w:p>
        </w:tc>
        <w:tc>
          <w:tcPr>
            <w:tcW w:w="1165" w:type="dxa"/>
            <w:tcBorders>
              <w:top w:val="single" w:color="auto" w:sz="4" w:space="0"/>
              <w:left w:val="single" w:color="auto" w:sz="4" w:space="0"/>
              <w:bottom w:val="single" w:color="auto" w:sz="4" w:space="0"/>
              <w:right w:val="single" w:color="auto" w:sz="4" w:space="0"/>
            </w:tcBorders>
            <w:shd w:val="clear" w:color="auto" w:fill="auto"/>
            <w:noWrap w:val="0"/>
            <w:vAlign w:val="center"/>
          </w:tcPr>
          <w:p w14:paraId="002ABE76">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10.0</w:t>
            </w:r>
          </w:p>
        </w:tc>
        <w:tc>
          <w:tcPr>
            <w:tcW w:w="1119" w:type="dxa"/>
            <w:tcBorders>
              <w:top w:val="single" w:color="auto" w:sz="4" w:space="0"/>
              <w:left w:val="single" w:color="auto" w:sz="4" w:space="0"/>
              <w:bottom w:val="single" w:color="auto" w:sz="4" w:space="0"/>
              <w:right w:val="single" w:color="auto" w:sz="4" w:space="0"/>
            </w:tcBorders>
            <w:shd w:val="clear" w:color="auto" w:fill="auto"/>
            <w:noWrap w:val="0"/>
            <w:vAlign w:val="center"/>
          </w:tcPr>
          <w:p w14:paraId="09E95AAB">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14.43</w:t>
            </w:r>
          </w:p>
        </w:tc>
        <w:tc>
          <w:tcPr>
            <w:tcW w:w="1120"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7F8A8186">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412.29</w:t>
            </w:r>
          </w:p>
        </w:tc>
        <w:tc>
          <w:tcPr>
            <w:tcW w:w="1119"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4638788E">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68082</w:t>
            </w:r>
          </w:p>
        </w:tc>
        <w:tc>
          <w:tcPr>
            <w:tcW w:w="1246" w:type="dxa"/>
            <w:tcBorders>
              <w:top w:val="single" w:color="auto" w:sz="4" w:space="0"/>
              <w:left w:val="single" w:color="auto" w:sz="4" w:space="0"/>
              <w:bottom w:val="single" w:color="auto" w:sz="4" w:space="0"/>
              <w:right w:val="single" w:color="auto" w:sz="4" w:space="0"/>
            </w:tcBorders>
            <w:noWrap w:val="0"/>
            <w:vAlign w:val="center"/>
          </w:tcPr>
          <w:p w14:paraId="14E3DB97">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20140706</w:t>
            </w:r>
          </w:p>
        </w:tc>
      </w:tr>
      <w:tr w14:paraId="295E3268">
        <w:tblPrEx>
          <w:tblCellMar>
            <w:top w:w="0" w:type="dxa"/>
            <w:left w:w="108" w:type="dxa"/>
            <w:bottom w:w="0" w:type="dxa"/>
            <w:right w:w="108" w:type="dxa"/>
          </w:tblCellMar>
        </w:tblPrEx>
        <w:trPr>
          <w:trHeight w:val="510" w:hRule="atLeast"/>
        </w:trPr>
        <w:tc>
          <w:tcPr>
            <w:tcW w:w="1167" w:type="dxa"/>
            <w:vMerge w:val="continue"/>
            <w:tcBorders>
              <w:top w:val="single" w:color="auto" w:sz="4" w:space="0"/>
              <w:left w:val="single" w:color="auto" w:sz="4" w:space="0"/>
              <w:bottom w:val="single" w:color="auto" w:sz="4" w:space="0"/>
              <w:right w:val="single" w:color="auto" w:sz="4" w:space="0"/>
            </w:tcBorders>
            <w:shd w:val="clear" w:color="auto" w:fill="FFFFFF"/>
            <w:noWrap w:val="0"/>
            <w:vAlign w:val="center"/>
          </w:tcPr>
          <w:p w14:paraId="0532DC5A">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p>
        </w:tc>
        <w:tc>
          <w:tcPr>
            <w:tcW w:w="1153"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040EACE3">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fldChar w:fldCharType="begin"/>
            </w:r>
            <w:r>
              <w:rPr>
                <w:rFonts w:hint="eastAsia" w:asciiTheme="minorEastAsia" w:hAnsiTheme="minorEastAsia" w:eastAsiaTheme="minorEastAsia" w:cstheme="minorEastAsia"/>
                <w:i w:val="0"/>
                <w:iCs w:val="0"/>
                <w:color w:val="000000"/>
                <w:kern w:val="0"/>
                <w:sz w:val="21"/>
                <w:szCs w:val="21"/>
                <w:u w:val="none"/>
                <w:lang w:val="en-US" w:eastAsia="zh-CN" w:bidi="ar"/>
              </w:rPr>
              <w:instrText xml:space="preserve"> HYPERLINK "" \l "管道站场阀室关系!桂林支线" </w:instrText>
            </w:r>
            <w:r>
              <w:rPr>
                <w:rFonts w:hint="eastAsia" w:asciiTheme="minorEastAsia" w:hAnsiTheme="minorEastAsia" w:eastAsiaTheme="minorEastAsia" w:cstheme="minorEastAsia"/>
                <w:i w:val="0"/>
                <w:iCs w:val="0"/>
                <w:color w:val="000000"/>
                <w:kern w:val="0"/>
                <w:sz w:val="21"/>
                <w:szCs w:val="21"/>
                <w:u w:val="none"/>
                <w:lang w:val="en-US" w:eastAsia="zh-CN" w:bidi="ar"/>
              </w:rPr>
              <w:fldChar w:fldCharType="separate"/>
            </w:r>
            <w:r>
              <w:rPr>
                <w:rFonts w:hint="eastAsia" w:asciiTheme="minorEastAsia" w:hAnsiTheme="minorEastAsia" w:eastAsiaTheme="minorEastAsia" w:cstheme="minorEastAsia"/>
                <w:i w:val="0"/>
                <w:iCs w:val="0"/>
                <w:color w:val="000000"/>
                <w:kern w:val="0"/>
                <w:sz w:val="21"/>
                <w:szCs w:val="21"/>
                <w:u w:val="none"/>
                <w:lang w:val="en-US" w:eastAsia="zh-CN" w:bidi="ar"/>
              </w:rPr>
              <w:t>桂林支线</w:t>
            </w:r>
            <w:r>
              <w:rPr>
                <w:rFonts w:hint="eastAsia" w:asciiTheme="minorEastAsia" w:hAnsiTheme="minorEastAsia" w:eastAsiaTheme="minorEastAsia" w:cstheme="minorEastAsia"/>
                <w:i w:val="0"/>
                <w:iCs w:val="0"/>
                <w:color w:val="000000"/>
                <w:kern w:val="0"/>
                <w:sz w:val="21"/>
                <w:szCs w:val="21"/>
                <w:u w:val="none"/>
                <w:lang w:val="en-US" w:eastAsia="zh-CN" w:bidi="ar"/>
              </w:rPr>
              <w:fldChar w:fldCharType="end"/>
            </w:r>
          </w:p>
        </w:tc>
        <w:tc>
          <w:tcPr>
            <w:tcW w:w="1350" w:type="dxa"/>
            <w:tcBorders>
              <w:top w:val="single" w:color="auto" w:sz="4" w:space="0"/>
              <w:left w:val="single" w:color="auto" w:sz="4" w:space="0"/>
              <w:bottom w:val="single" w:color="auto" w:sz="4" w:space="0"/>
              <w:right w:val="single" w:color="auto" w:sz="4" w:space="0"/>
            </w:tcBorders>
            <w:shd w:val="clear" w:color="auto" w:fill="auto"/>
            <w:noWrap w:val="0"/>
            <w:vAlign w:val="center"/>
          </w:tcPr>
          <w:p w14:paraId="6B6DBB05">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忻城分输站</w:t>
            </w:r>
          </w:p>
        </w:tc>
        <w:tc>
          <w:tcPr>
            <w:tcW w:w="1316" w:type="dxa"/>
            <w:tcBorders>
              <w:top w:val="single" w:color="auto" w:sz="4" w:space="0"/>
              <w:left w:val="single" w:color="auto" w:sz="4" w:space="0"/>
              <w:bottom w:val="single" w:color="auto" w:sz="4" w:space="0"/>
              <w:right w:val="single" w:color="auto" w:sz="4" w:space="0"/>
            </w:tcBorders>
            <w:shd w:val="clear" w:color="auto" w:fill="auto"/>
            <w:noWrap w:val="0"/>
            <w:vAlign w:val="center"/>
          </w:tcPr>
          <w:p w14:paraId="089F4226">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桂林末站</w:t>
            </w:r>
          </w:p>
        </w:tc>
        <w:tc>
          <w:tcPr>
            <w:tcW w:w="865" w:type="dxa"/>
            <w:tcBorders>
              <w:top w:val="single" w:color="auto" w:sz="4" w:space="0"/>
              <w:left w:val="single" w:color="auto" w:sz="4" w:space="0"/>
              <w:bottom w:val="single" w:color="auto" w:sz="4" w:space="0"/>
              <w:right w:val="single" w:color="auto" w:sz="4" w:space="0"/>
            </w:tcBorders>
            <w:shd w:val="clear" w:color="auto" w:fill="auto"/>
            <w:noWrap w:val="0"/>
            <w:vAlign w:val="center"/>
          </w:tcPr>
          <w:p w14:paraId="56054220">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202.45</w:t>
            </w:r>
          </w:p>
        </w:tc>
        <w:tc>
          <w:tcPr>
            <w:tcW w:w="1466" w:type="dxa"/>
            <w:tcBorders>
              <w:top w:val="single" w:color="auto" w:sz="4" w:space="0"/>
              <w:left w:val="single" w:color="auto" w:sz="4" w:space="0"/>
              <w:bottom w:val="single" w:color="auto" w:sz="4" w:space="0"/>
              <w:right w:val="single" w:color="auto" w:sz="4" w:space="0"/>
            </w:tcBorders>
            <w:shd w:val="clear" w:color="auto" w:fill="auto"/>
            <w:noWrap w:val="0"/>
            <w:vAlign w:val="center"/>
          </w:tcPr>
          <w:p w14:paraId="7C57BDC8">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457</w:t>
            </w:r>
          </w:p>
        </w:tc>
        <w:tc>
          <w:tcPr>
            <w:tcW w:w="1096" w:type="dxa"/>
            <w:tcBorders>
              <w:top w:val="single" w:color="auto" w:sz="4" w:space="0"/>
              <w:left w:val="single" w:color="auto" w:sz="4" w:space="0"/>
              <w:bottom w:val="single" w:color="auto" w:sz="4" w:space="0"/>
              <w:right w:val="single" w:color="auto" w:sz="4" w:space="0"/>
            </w:tcBorders>
            <w:shd w:val="clear" w:color="auto" w:fill="auto"/>
            <w:noWrap w:val="0"/>
            <w:vAlign w:val="center"/>
          </w:tcPr>
          <w:p w14:paraId="30351CC4">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6.4</w:t>
            </w:r>
          </w:p>
        </w:tc>
        <w:tc>
          <w:tcPr>
            <w:tcW w:w="1165" w:type="dxa"/>
            <w:tcBorders>
              <w:top w:val="single" w:color="auto" w:sz="4" w:space="0"/>
              <w:left w:val="single" w:color="auto" w:sz="4" w:space="0"/>
              <w:bottom w:val="single" w:color="auto" w:sz="4" w:space="0"/>
              <w:right w:val="single" w:color="auto" w:sz="4" w:space="0"/>
            </w:tcBorders>
            <w:shd w:val="clear" w:color="auto" w:fill="auto"/>
            <w:noWrap w:val="0"/>
            <w:vAlign w:val="center"/>
          </w:tcPr>
          <w:p w14:paraId="340EFAC3">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6.3</w:t>
            </w:r>
          </w:p>
        </w:tc>
        <w:tc>
          <w:tcPr>
            <w:tcW w:w="1119" w:type="dxa"/>
            <w:tcBorders>
              <w:top w:val="single" w:color="auto" w:sz="4" w:space="0"/>
              <w:left w:val="single" w:color="auto" w:sz="4" w:space="0"/>
              <w:bottom w:val="single" w:color="auto" w:sz="4" w:space="0"/>
              <w:right w:val="single" w:color="auto" w:sz="4" w:space="0"/>
            </w:tcBorders>
            <w:shd w:val="clear" w:color="auto" w:fill="auto"/>
            <w:noWrap w:val="0"/>
            <w:vAlign w:val="center"/>
          </w:tcPr>
          <w:p w14:paraId="78D9E697">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7.3</w:t>
            </w:r>
          </w:p>
        </w:tc>
        <w:tc>
          <w:tcPr>
            <w:tcW w:w="1120"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5B045664">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208.57</w:t>
            </w:r>
          </w:p>
        </w:tc>
        <w:tc>
          <w:tcPr>
            <w:tcW w:w="1119"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5C75BCC4">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31286</w:t>
            </w:r>
          </w:p>
        </w:tc>
        <w:tc>
          <w:tcPr>
            <w:tcW w:w="1246" w:type="dxa"/>
            <w:tcBorders>
              <w:top w:val="single" w:color="auto" w:sz="4" w:space="0"/>
              <w:left w:val="single" w:color="auto" w:sz="4" w:space="0"/>
              <w:bottom w:val="single" w:color="auto" w:sz="4" w:space="0"/>
              <w:right w:val="single" w:color="auto" w:sz="4" w:space="0"/>
            </w:tcBorders>
            <w:noWrap w:val="0"/>
            <w:vAlign w:val="center"/>
          </w:tcPr>
          <w:p w14:paraId="21E35F91">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20141117</w:t>
            </w:r>
          </w:p>
        </w:tc>
      </w:tr>
      <w:tr w14:paraId="272E60EE">
        <w:tblPrEx>
          <w:tblCellMar>
            <w:top w:w="0" w:type="dxa"/>
            <w:left w:w="108" w:type="dxa"/>
            <w:bottom w:w="0" w:type="dxa"/>
            <w:right w:w="108" w:type="dxa"/>
          </w:tblCellMar>
        </w:tblPrEx>
        <w:trPr>
          <w:trHeight w:val="454" w:hRule="atLeast"/>
        </w:trPr>
        <w:tc>
          <w:tcPr>
            <w:tcW w:w="1167" w:type="dxa"/>
            <w:vMerge w:val="continue"/>
            <w:tcBorders>
              <w:top w:val="single" w:color="auto" w:sz="4" w:space="0"/>
              <w:left w:val="single" w:color="auto" w:sz="4" w:space="0"/>
              <w:bottom w:val="single" w:color="auto" w:sz="4" w:space="0"/>
              <w:right w:val="single" w:color="auto" w:sz="4" w:space="0"/>
            </w:tcBorders>
            <w:shd w:val="clear" w:color="auto" w:fill="FFFFFF"/>
            <w:noWrap w:val="0"/>
            <w:vAlign w:val="center"/>
          </w:tcPr>
          <w:p w14:paraId="0AD85241">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p>
        </w:tc>
        <w:tc>
          <w:tcPr>
            <w:tcW w:w="1153"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129D609F">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fldChar w:fldCharType="begin"/>
            </w:r>
            <w:r>
              <w:rPr>
                <w:rFonts w:hint="eastAsia" w:asciiTheme="minorEastAsia" w:hAnsiTheme="minorEastAsia" w:eastAsiaTheme="minorEastAsia" w:cstheme="minorEastAsia"/>
                <w:i w:val="0"/>
                <w:iCs w:val="0"/>
                <w:color w:val="000000"/>
                <w:kern w:val="0"/>
                <w:sz w:val="21"/>
                <w:szCs w:val="21"/>
                <w:u w:val="none"/>
                <w:lang w:val="en-US" w:eastAsia="zh-CN" w:bidi="ar"/>
              </w:rPr>
              <w:instrText xml:space="preserve"> HYPERLINK "" \l "管道站场阀室关系!防城港支线" </w:instrText>
            </w:r>
            <w:r>
              <w:rPr>
                <w:rFonts w:hint="eastAsia" w:asciiTheme="minorEastAsia" w:hAnsiTheme="minorEastAsia" w:eastAsiaTheme="minorEastAsia" w:cstheme="minorEastAsia"/>
                <w:i w:val="0"/>
                <w:iCs w:val="0"/>
                <w:color w:val="000000"/>
                <w:kern w:val="0"/>
                <w:sz w:val="21"/>
                <w:szCs w:val="21"/>
                <w:u w:val="none"/>
                <w:lang w:val="en-US" w:eastAsia="zh-CN" w:bidi="ar"/>
              </w:rPr>
              <w:fldChar w:fldCharType="separate"/>
            </w:r>
            <w:r>
              <w:rPr>
                <w:rFonts w:hint="eastAsia" w:asciiTheme="minorEastAsia" w:hAnsiTheme="minorEastAsia" w:eastAsiaTheme="minorEastAsia" w:cstheme="minorEastAsia"/>
                <w:i w:val="0"/>
                <w:iCs w:val="0"/>
                <w:color w:val="000000"/>
                <w:kern w:val="0"/>
                <w:sz w:val="21"/>
                <w:szCs w:val="21"/>
                <w:u w:val="none"/>
                <w:lang w:val="en-US" w:eastAsia="zh-CN" w:bidi="ar"/>
              </w:rPr>
              <w:t>防城港</w:t>
            </w:r>
          </w:p>
          <w:p w14:paraId="77D38862">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支线</w:t>
            </w:r>
            <w:r>
              <w:rPr>
                <w:rFonts w:hint="eastAsia" w:asciiTheme="minorEastAsia" w:hAnsiTheme="minorEastAsia" w:eastAsiaTheme="minorEastAsia" w:cstheme="minorEastAsia"/>
                <w:i w:val="0"/>
                <w:iCs w:val="0"/>
                <w:color w:val="000000"/>
                <w:kern w:val="0"/>
                <w:sz w:val="21"/>
                <w:szCs w:val="21"/>
                <w:u w:val="none"/>
                <w:lang w:val="en-US" w:eastAsia="zh-CN" w:bidi="ar"/>
              </w:rPr>
              <w:fldChar w:fldCharType="end"/>
            </w:r>
          </w:p>
        </w:tc>
        <w:tc>
          <w:tcPr>
            <w:tcW w:w="1350" w:type="dxa"/>
            <w:tcBorders>
              <w:top w:val="single" w:color="auto" w:sz="4" w:space="0"/>
              <w:left w:val="single" w:color="auto" w:sz="4" w:space="0"/>
              <w:bottom w:val="single" w:color="auto" w:sz="4" w:space="0"/>
              <w:right w:val="single" w:color="auto" w:sz="4" w:space="0"/>
            </w:tcBorders>
            <w:shd w:val="clear" w:color="auto" w:fill="auto"/>
            <w:noWrap w:val="0"/>
            <w:vAlign w:val="center"/>
          </w:tcPr>
          <w:p w14:paraId="4359263C">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钦州分输站</w:t>
            </w:r>
          </w:p>
        </w:tc>
        <w:tc>
          <w:tcPr>
            <w:tcW w:w="1316" w:type="dxa"/>
            <w:tcBorders>
              <w:top w:val="single" w:color="auto" w:sz="4" w:space="0"/>
              <w:left w:val="single" w:color="auto" w:sz="4" w:space="0"/>
              <w:bottom w:val="single" w:color="auto" w:sz="4" w:space="0"/>
              <w:right w:val="single" w:color="auto" w:sz="4" w:space="0"/>
            </w:tcBorders>
            <w:shd w:val="clear" w:color="auto" w:fill="auto"/>
            <w:noWrap w:val="0"/>
            <w:vAlign w:val="center"/>
          </w:tcPr>
          <w:p w14:paraId="64D53E83">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防城港末站</w:t>
            </w:r>
          </w:p>
        </w:tc>
        <w:tc>
          <w:tcPr>
            <w:tcW w:w="865" w:type="dxa"/>
            <w:tcBorders>
              <w:top w:val="single" w:color="auto" w:sz="4" w:space="0"/>
              <w:left w:val="single" w:color="auto" w:sz="4" w:space="0"/>
              <w:bottom w:val="single" w:color="auto" w:sz="4" w:space="0"/>
              <w:right w:val="single" w:color="auto" w:sz="4" w:space="0"/>
            </w:tcBorders>
            <w:shd w:val="clear" w:color="auto" w:fill="auto"/>
            <w:noWrap w:val="0"/>
            <w:vAlign w:val="center"/>
          </w:tcPr>
          <w:p w14:paraId="162D03EE">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62.51</w:t>
            </w:r>
          </w:p>
        </w:tc>
        <w:tc>
          <w:tcPr>
            <w:tcW w:w="1466" w:type="dxa"/>
            <w:tcBorders>
              <w:top w:val="single" w:color="auto" w:sz="4" w:space="0"/>
              <w:left w:val="single" w:color="auto" w:sz="4" w:space="0"/>
              <w:bottom w:val="single" w:color="auto" w:sz="4" w:space="0"/>
              <w:right w:val="single" w:color="auto" w:sz="4" w:space="0"/>
            </w:tcBorders>
            <w:shd w:val="clear" w:color="auto" w:fill="auto"/>
            <w:noWrap w:val="0"/>
            <w:vAlign w:val="center"/>
          </w:tcPr>
          <w:p w14:paraId="0825F68F">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273</w:t>
            </w:r>
          </w:p>
        </w:tc>
        <w:tc>
          <w:tcPr>
            <w:tcW w:w="1096" w:type="dxa"/>
            <w:tcBorders>
              <w:top w:val="single" w:color="auto" w:sz="4" w:space="0"/>
              <w:left w:val="single" w:color="auto" w:sz="4" w:space="0"/>
              <w:bottom w:val="single" w:color="auto" w:sz="4" w:space="0"/>
              <w:right w:val="single" w:color="auto" w:sz="4" w:space="0"/>
            </w:tcBorders>
            <w:shd w:val="clear" w:color="auto" w:fill="auto"/>
            <w:noWrap w:val="0"/>
            <w:vAlign w:val="center"/>
          </w:tcPr>
          <w:p w14:paraId="0BB53354">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5.6</w:t>
            </w:r>
          </w:p>
        </w:tc>
        <w:tc>
          <w:tcPr>
            <w:tcW w:w="1165" w:type="dxa"/>
            <w:tcBorders>
              <w:top w:val="single" w:color="auto" w:sz="4" w:space="0"/>
              <w:left w:val="single" w:color="auto" w:sz="4" w:space="0"/>
              <w:bottom w:val="single" w:color="auto" w:sz="4" w:space="0"/>
              <w:right w:val="single" w:color="auto" w:sz="4" w:space="0"/>
            </w:tcBorders>
            <w:shd w:val="clear" w:color="auto" w:fill="auto"/>
            <w:noWrap w:val="0"/>
            <w:vAlign w:val="center"/>
          </w:tcPr>
          <w:p w14:paraId="1F6F4BBD">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6.3</w:t>
            </w:r>
          </w:p>
        </w:tc>
        <w:tc>
          <w:tcPr>
            <w:tcW w:w="1119" w:type="dxa"/>
            <w:tcBorders>
              <w:top w:val="single" w:color="auto" w:sz="4" w:space="0"/>
              <w:left w:val="single" w:color="auto" w:sz="4" w:space="0"/>
              <w:bottom w:val="single" w:color="auto" w:sz="4" w:space="0"/>
              <w:right w:val="single" w:color="auto" w:sz="4" w:space="0"/>
            </w:tcBorders>
            <w:shd w:val="clear" w:color="auto" w:fill="auto"/>
            <w:noWrap w:val="0"/>
            <w:vAlign w:val="center"/>
          </w:tcPr>
          <w:p w14:paraId="60B11884">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2.41</w:t>
            </w:r>
          </w:p>
        </w:tc>
        <w:tc>
          <w:tcPr>
            <w:tcW w:w="1120"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385B7D1E">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68.86</w:t>
            </w:r>
          </w:p>
        </w:tc>
        <w:tc>
          <w:tcPr>
            <w:tcW w:w="1119"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6390B736">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3510</w:t>
            </w:r>
          </w:p>
        </w:tc>
        <w:tc>
          <w:tcPr>
            <w:tcW w:w="1246" w:type="dxa"/>
            <w:tcBorders>
              <w:top w:val="single" w:color="auto" w:sz="4" w:space="0"/>
              <w:left w:val="single" w:color="auto" w:sz="4" w:space="0"/>
              <w:bottom w:val="single" w:color="auto" w:sz="4" w:space="0"/>
              <w:right w:val="single" w:color="auto" w:sz="4" w:space="0"/>
            </w:tcBorders>
            <w:noWrap w:val="0"/>
            <w:vAlign w:val="center"/>
          </w:tcPr>
          <w:p w14:paraId="20814BD5">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20150627</w:t>
            </w:r>
          </w:p>
        </w:tc>
      </w:tr>
      <w:tr w14:paraId="1E6E54A4">
        <w:tblPrEx>
          <w:tblCellMar>
            <w:top w:w="0" w:type="dxa"/>
            <w:left w:w="108" w:type="dxa"/>
            <w:bottom w:w="0" w:type="dxa"/>
            <w:right w:w="108" w:type="dxa"/>
          </w:tblCellMar>
        </w:tblPrEx>
        <w:trPr>
          <w:trHeight w:val="227" w:hRule="atLeast"/>
        </w:trPr>
        <w:tc>
          <w:tcPr>
            <w:tcW w:w="1167" w:type="dxa"/>
            <w:vMerge w:val="continue"/>
            <w:tcBorders>
              <w:top w:val="single" w:color="auto" w:sz="4" w:space="0"/>
              <w:left w:val="single" w:color="auto" w:sz="4" w:space="0"/>
              <w:bottom w:val="single" w:color="auto" w:sz="4" w:space="0"/>
              <w:right w:val="single" w:color="auto" w:sz="4" w:space="0"/>
            </w:tcBorders>
            <w:shd w:val="clear" w:color="auto" w:fill="FFFFFF"/>
            <w:noWrap w:val="0"/>
            <w:vAlign w:val="center"/>
          </w:tcPr>
          <w:p w14:paraId="497CCD6E">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p>
        </w:tc>
        <w:tc>
          <w:tcPr>
            <w:tcW w:w="1153"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7A0EB6DC">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fldChar w:fldCharType="begin"/>
            </w:r>
            <w:r>
              <w:rPr>
                <w:rFonts w:hint="eastAsia" w:asciiTheme="minorEastAsia" w:hAnsiTheme="minorEastAsia" w:eastAsiaTheme="minorEastAsia" w:cstheme="minorEastAsia"/>
                <w:i w:val="0"/>
                <w:iCs w:val="0"/>
                <w:color w:val="000000"/>
                <w:kern w:val="0"/>
                <w:sz w:val="21"/>
                <w:szCs w:val="21"/>
                <w:u w:val="none"/>
                <w:lang w:val="en-US" w:eastAsia="zh-CN" w:bidi="ar"/>
              </w:rPr>
              <w:instrText xml:space="preserve"> HYPERLINK "" \l "管道站场阀室关系!河池支线" </w:instrText>
            </w:r>
            <w:r>
              <w:rPr>
                <w:rFonts w:hint="eastAsia" w:asciiTheme="minorEastAsia" w:hAnsiTheme="minorEastAsia" w:eastAsiaTheme="minorEastAsia" w:cstheme="minorEastAsia"/>
                <w:i w:val="0"/>
                <w:iCs w:val="0"/>
                <w:color w:val="000000"/>
                <w:kern w:val="0"/>
                <w:sz w:val="21"/>
                <w:szCs w:val="21"/>
                <w:u w:val="none"/>
                <w:lang w:val="en-US" w:eastAsia="zh-CN" w:bidi="ar"/>
              </w:rPr>
              <w:fldChar w:fldCharType="separate"/>
            </w:r>
            <w:r>
              <w:rPr>
                <w:rFonts w:hint="eastAsia" w:asciiTheme="minorEastAsia" w:hAnsiTheme="minorEastAsia" w:eastAsiaTheme="minorEastAsia" w:cstheme="minorEastAsia"/>
                <w:i w:val="0"/>
                <w:iCs w:val="0"/>
                <w:color w:val="000000"/>
                <w:kern w:val="0"/>
                <w:sz w:val="21"/>
                <w:szCs w:val="21"/>
                <w:u w:val="none"/>
                <w:lang w:val="en-US" w:eastAsia="zh-CN" w:bidi="ar"/>
              </w:rPr>
              <w:t>河池支线</w:t>
            </w:r>
            <w:r>
              <w:rPr>
                <w:rFonts w:hint="eastAsia" w:asciiTheme="minorEastAsia" w:hAnsiTheme="minorEastAsia" w:eastAsiaTheme="minorEastAsia" w:cstheme="minorEastAsia"/>
                <w:i w:val="0"/>
                <w:iCs w:val="0"/>
                <w:color w:val="000000"/>
                <w:kern w:val="0"/>
                <w:sz w:val="21"/>
                <w:szCs w:val="21"/>
                <w:u w:val="none"/>
                <w:lang w:val="en-US" w:eastAsia="zh-CN" w:bidi="ar"/>
              </w:rPr>
              <w:fldChar w:fldCharType="end"/>
            </w:r>
          </w:p>
        </w:tc>
        <w:tc>
          <w:tcPr>
            <w:tcW w:w="1350"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4BF7019B">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河池压气站</w:t>
            </w:r>
          </w:p>
        </w:tc>
        <w:tc>
          <w:tcPr>
            <w:tcW w:w="1316"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080EF90C">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河池末站</w:t>
            </w:r>
          </w:p>
        </w:tc>
        <w:tc>
          <w:tcPr>
            <w:tcW w:w="865" w:type="dxa"/>
            <w:tcBorders>
              <w:top w:val="single" w:color="auto" w:sz="4" w:space="0"/>
              <w:left w:val="single" w:color="auto" w:sz="4" w:space="0"/>
              <w:bottom w:val="single" w:color="auto" w:sz="4" w:space="0"/>
              <w:right w:val="single" w:color="auto" w:sz="4" w:space="0"/>
            </w:tcBorders>
            <w:shd w:val="clear" w:color="auto" w:fill="auto"/>
            <w:noWrap w:val="0"/>
            <w:vAlign w:val="center"/>
          </w:tcPr>
          <w:p w14:paraId="17A96BCE">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23.20</w:t>
            </w:r>
          </w:p>
        </w:tc>
        <w:tc>
          <w:tcPr>
            <w:tcW w:w="1466"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18C751EC">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219.1</w:t>
            </w:r>
          </w:p>
        </w:tc>
        <w:tc>
          <w:tcPr>
            <w:tcW w:w="1096"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3332D3BD">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5.6</w:t>
            </w:r>
          </w:p>
        </w:tc>
        <w:tc>
          <w:tcPr>
            <w:tcW w:w="1165"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13887CE8">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6.3</w:t>
            </w:r>
          </w:p>
        </w:tc>
        <w:tc>
          <w:tcPr>
            <w:tcW w:w="1119"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16CFFE43">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0.8</w:t>
            </w:r>
          </w:p>
        </w:tc>
        <w:tc>
          <w:tcPr>
            <w:tcW w:w="1120"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7E090FA0">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22.86</w:t>
            </w:r>
          </w:p>
        </w:tc>
        <w:tc>
          <w:tcPr>
            <w:tcW w:w="1119"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5E1D3A47">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11433</w:t>
            </w:r>
          </w:p>
        </w:tc>
        <w:tc>
          <w:tcPr>
            <w:tcW w:w="1246"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08D57751">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20141016</w:t>
            </w:r>
          </w:p>
        </w:tc>
      </w:tr>
      <w:tr w14:paraId="5636537E">
        <w:tblPrEx>
          <w:tblCellMar>
            <w:top w:w="0" w:type="dxa"/>
            <w:left w:w="108" w:type="dxa"/>
            <w:bottom w:w="0" w:type="dxa"/>
            <w:right w:w="108" w:type="dxa"/>
          </w:tblCellMar>
        </w:tblPrEx>
        <w:trPr>
          <w:trHeight w:val="988" w:hRule="atLeast"/>
        </w:trPr>
        <w:tc>
          <w:tcPr>
            <w:tcW w:w="1167" w:type="dxa"/>
            <w:vMerge w:val="restart"/>
            <w:tcBorders>
              <w:top w:val="single" w:color="auto" w:sz="4" w:space="0"/>
              <w:left w:val="single" w:color="auto" w:sz="4" w:space="0"/>
              <w:right w:val="single" w:color="auto" w:sz="4" w:space="0"/>
            </w:tcBorders>
            <w:shd w:val="clear" w:color="auto" w:fill="FFFFFF"/>
            <w:noWrap w:val="0"/>
            <w:vAlign w:val="center"/>
          </w:tcPr>
          <w:p w14:paraId="7B1B1AC1">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中缅线</w:t>
            </w:r>
          </w:p>
          <w:p w14:paraId="470CB30B">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（国内段）</w:t>
            </w:r>
          </w:p>
        </w:tc>
        <w:tc>
          <w:tcPr>
            <w:tcW w:w="1153"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12BD09AB">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fldChar w:fldCharType="begin"/>
            </w:r>
            <w:r>
              <w:rPr>
                <w:rFonts w:hint="eastAsia" w:asciiTheme="minorEastAsia" w:hAnsiTheme="minorEastAsia" w:eastAsiaTheme="minorEastAsia" w:cstheme="minorEastAsia"/>
                <w:i w:val="0"/>
                <w:iCs w:val="0"/>
                <w:color w:val="000000"/>
                <w:kern w:val="0"/>
                <w:sz w:val="21"/>
                <w:szCs w:val="21"/>
                <w:u w:val="none"/>
                <w:lang w:val="en-US" w:eastAsia="zh-CN" w:bidi="ar"/>
              </w:rPr>
              <w:instrText xml:space="preserve"> HYPERLINK "" \l "管道站场阀室关系!丽江支线" </w:instrText>
            </w:r>
            <w:r>
              <w:rPr>
                <w:rFonts w:hint="eastAsia" w:asciiTheme="minorEastAsia" w:hAnsiTheme="minorEastAsia" w:eastAsiaTheme="minorEastAsia" w:cstheme="minorEastAsia"/>
                <w:i w:val="0"/>
                <w:iCs w:val="0"/>
                <w:color w:val="000000"/>
                <w:kern w:val="0"/>
                <w:sz w:val="21"/>
                <w:szCs w:val="21"/>
                <w:u w:val="none"/>
                <w:lang w:val="en-US" w:eastAsia="zh-CN" w:bidi="ar"/>
              </w:rPr>
              <w:fldChar w:fldCharType="separate"/>
            </w:r>
            <w:r>
              <w:rPr>
                <w:rFonts w:hint="eastAsia" w:asciiTheme="minorEastAsia" w:hAnsiTheme="minorEastAsia" w:eastAsiaTheme="minorEastAsia" w:cstheme="minorEastAsia"/>
                <w:i w:val="0"/>
                <w:iCs w:val="0"/>
                <w:color w:val="000000"/>
                <w:kern w:val="0"/>
                <w:sz w:val="21"/>
                <w:szCs w:val="21"/>
                <w:u w:val="none"/>
                <w:lang w:val="en-US" w:eastAsia="zh-CN" w:bidi="ar"/>
              </w:rPr>
              <w:t>丽江支线</w:t>
            </w:r>
            <w:r>
              <w:rPr>
                <w:rFonts w:hint="eastAsia" w:asciiTheme="minorEastAsia" w:hAnsiTheme="minorEastAsia" w:eastAsiaTheme="minorEastAsia" w:cstheme="minorEastAsia"/>
                <w:i w:val="0"/>
                <w:iCs w:val="0"/>
                <w:color w:val="000000"/>
                <w:kern w:val="0"/>
                <w:sz w:val="21"/>
                <w:szCs w:val="21"/>
                <w:u w:val="none"/>
                <w:lang w:val="en-US" w:eastAsia="zh-CN" w:bidi="ar"/>
              </w:rPr>
              <w:fldChar w:fldCharType="end"/>
            </w:r>
          </w:p>
        </w:tc>
        <w:tc>
          <w:tcPr>
            <w:tcW w:w="1350"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6FCA04A3">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弥渡分输站</w:t>
            </w:r>
          </w:p>
        </w:tc>
        <w:tc>
          <w:tcPr>
            <w:tcW w:w="1316"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551ABA3B">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丽江末站</w:t>
            </w:r>
          </w:p>
        </w:tc>
        <w:tc>
          <w:tcPr>
            <w:tcW w:w="865" w:type="dxa"/>
            <w:tcBorders>
              <w:top w:val="single" w:color="auto" w:sz="4" w:space="0"/>
              <w:left w:val="single" w:color="auto" w:sz="4" w:space="0"/>
              <w:bottom w:val="single" w:color="auto" w:sz="4" w:space="0"/>
              <w:right w:val="single" w:color="auto" w:sz="4" w:space="0"/>
            </w:tcBorders>
            <w:shd w:val="clear" w:color="auto" w:fill="auto"/>
            <w:noWrap w:val="0"/>
            <w:vAlign w:val="center"/>
          </w:tcPr>
          <w:p w14:paraId="4D48D33C">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199.64</w:t>
            </w:r>
          </w:p>
        </w:tc>
        <w:tc>
          <w:tcPr>
            <w:tcW w:w="1466"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1FE0295D">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219.1</w:t>
            </w:r>
          </w:p>
        </w:tc>
        <w:tc>
          <w:tcPr>
            <w:tcW w:w="1096"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63443C6B">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5.6</w:t>
            </w:r>
          </w:p>
        </w:tc>
        <w:tc>
          <w:tcPr>
            <w:tcW w:w="1165"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090C3516">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6.3</w:t>
            </w:r>
          </w:p>
        </w:tc>
        <w:tc>
          <w:tcPr>
            <w:tcW w:w="1119"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3B823462">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1.56</w:t>
            </w:r>
          </w:p>
        </w:tc>
        <w:tc>
          <w:tcPr>
            <w:tcW w:w="1120"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6D0ED3CC">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45</w:t>
            </w:r>
          </w:p>
        </w:tc>
        <w:tc>
          <w:tcPr>
            <w:tcW w:w="1119"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648C09AE">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6653</w:t>
            </w:r>
          </w:p>
        </w:tc>
        <w:tc>
          <w:tcPr>
            <w:tcW w:w="1246"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674AE3DB">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弥渡-大理20160125、</w:t>
            </w:r>
            <w:r>
              <w:rPr>
                <w:rFonts w:hint="eastAsia" w:asciiTheme="minorEastAsia" w:hAnsiTheme="minorEastAsia" w:eastAsiaTheme="minorEastAsia" w:cstheme="minorEastAsia"/>
                <w:i w:val="0"/>
                <w:iCs w:val="0"/>
                <w:color w:val="000000"/>
                <w:kern w:val="0"/>
                <w:sz w:val="21"/>
                <w:szCs w:val="21"/>
                <w:u w:val="none"/>
                <w:lang w:val="en-US" w:eastAsia="zh-CN" w:bidi="ar"/>
              </w:rPr>
              <w:br w:type="textWrapping"/>
            </w:r>
            <w:r>
              <w:rPr>
                <w:rFonts w:hint="eastAsia" w:asciiTheme="minorEastAsia" w:hAnsiTheme="minorEastAsia" w:eastAsiaTheme="minorEastAsia" w:cstheme="minorEastAsia"/>
                <w:i w:val="0"/>
                <w:iCs w:val="0"/>
                <w:color w:val="000000"/>
                <w:kern w:val="0"/>
                <w:sz w:val="21"/>
                <w:szCs w:val="21"/>
                <w:u w:val="none"/>
                <w:lang w:val="en-US" w:eastAsia="zh-CN" w:bidi="ar"/>
              </w:rPr>
              <w:t>20170228大理-丽江</w:t>
            </w:r>
          </w:p>
        </w:tc>
      </w:tr>
      <w:tr w14:paraId="742DD8FA">
        <w:tblPrEx>
          <w:tblCellMar>
            <w:top w:w="0" w:type="dxa"/>
            <w:left w:w="108" w:type="dxa"/>
            <w:bottom w:w="0" w:type="dxa"/>
            <w:right w:w="108" w:type="dxa"/>
          </w:tblCellMar>
        </w:tblPrEx>
        <w:trPr>
          <w:trHeight w:val="291" w:hRule="atLeast"/>
        </w:trPr>
        <w:tc>
          <w:tcPr>
            <w:tcW w:w="1167" w:type="dxa"/>
            <w:vMerge w:val="continue"/>
            <w:tcBorders>
              <w:left w:val="single" w:color="auto" w:sz="4" w:space="0"/>
              <w:right w:val="single" w:color="auto" w:sz="4" w:space="0"/>
            </w:tcBorders>
            <w:shd w:val="clear" w:color="auto" w:fill="FFFFFF"/>
            <w:noWrap w:val="0"/>
            <w:vAlign w:val="center"/>
          </w:tcPr>
          <w:p w14:paraId="2CEB84A2">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bCs/>
                <w:kern w:val="0"/>
                <w:sz w:val="21"/>
                <w:szCs w:val="21"/>
              </w:rPr>
            </w:pPr>
          </w:p>
        </w:tc>
        <w:tc>
          <w:tcPr>
            <w:tcW w:w="1153"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5899D2AE">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bCs/>
                <w:kern w:val="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独山支线</w:t>
            </w:r>
          </w:p>
        </w:tc>
        <w:tc>
          <w:tcPr>
            <w:tcW w:w="1350"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5E95F49B">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bCs/>
                <w:kern w:val="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中缅47#阀室</w:t>
            </w:r>
          </w:p>
        </w:tc>
        <w:tc>
          <w:tcPr>
            <w:tcW w:w="1316"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086BCE3F">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bCs/>
                <w:kern w:val="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独山分输站</w:t>
            </w:r>
          </w:p>
        </w:tc>
        <w:tc>
          <w:tcPr>
            <w:tcW w:w="865" w:type="dxa"/>
            <w:tcBorders>
              <w:top w:val="single" w:color="auto" w:sz="4" w:space="0"/>
              <w:left w:val="single" w:color="auto" w:sz="4" w:space="0"/>
              <w:bottom w:val="single" w:color="auto" w:sz="4" w:space="0"/>
              <w:right w:val="single" w:color="auto" w:sz="4" w:space="0"/>
            </w:tcBorders>
            <w:shd w:val="clear" w:color="auto" w:fill="auto"/>
            <w:noWrap w:val="0"/>
            <w:vAlign w:val="center"/>
          </w:tcPr>
          <w:p w14:paraId="28CBEAC0">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bCs/>
                <w:kern w:val="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11.56</w:t>
            </w:r>
          </w:p>
        </w:tc>
        <w:tc>
          <w:tcPr>
            <w:tcW w:w="1466"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370370A5">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bCs/>
                <w:kern w:val="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219.1</w:t>
            </w:r>
          </w:p>
        </w:tc>
        <w:tc>
          <w:tcPr>
            <w:tcW w:w="1096"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27CBFFE4">
            <w:pPr>
              <w:jc w:val="center"/>
              <w:rPr>
                <w:rFonts w:hint="eastAsia" w:asciiTheme="minorEastAsia" w:hAnsiTheme="minorEastAsia" w:eastAsiaTheme="minorEastAsia" w:cstheme="minorEastAsia"/>
                <w:bCs/>
                <w:kern w:val="0"/>
                <w:sz w:val="21"/>
                <w:szCs w:val="21"/>
              </w:rPr>
            </w:pPr>
          </w:p>
        </w:tc>
        <w:tc>
          <w:tcPr>
            <w:tcW w:w="1165"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348454F6">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bCs/>
                <w:kern w:val="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10.0</w:t>
            </w:r>
          </w:p>
        </w:tc>
        <w:tc>
          <w:tcPr>
            <w:tcW w:w="1119"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7B966506">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bCs/>
                <w:kern w:val="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7.33</w:t>
            </w:r>
          </w:p>
        </w:tc>
        <w:tc>
          <w:tcPr>
            <w:tcW w:w="1120"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30473771">
            <w:pPr>
              <w:jc w:val="center"/>
              <w:rPr>
                <w:rFonts w:hint="eastAsia" w:asciiTheme="minorEastAsia" w:hAnsiTheme="minorEastAsia" w:eastAsiaTheme="minorEastAsia" w:cstheme="minorEastAsia"/>
                <w:bCs/>
                <w:kern w:val="0"/>
                <w:sz w:val="21"/>
                <w:szCs w:val="21"/>
              </w:rPr>
            </w:pPr>
          </w:p>
        </w:tc>
        <w:tc>
          <w:tcPr>
            <w:tcW w:w="1119"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46AADD04">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bCs/>
                <w:kern w:val="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368</w:t>
            </w:r>
          </w:p>
        </w:tc>
        <w:tc>
          <w:tcPr>
            <w:tcW w:w="1246"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3FCE0AC1">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bCs/>
                <w:kern w:val="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20230327</w:t>
            </w:r>
          </w:p>
        </w:tc>
      </w:tr>
      <w:tr w14:paraId="336CA3FA">
        <w:tblPrEx>
          <w:tblCellMar>
            <w:top w:w="0" w:type="dxa"/>
            <w:left w:w="108" w:type="dxa"/>
            <w:bottom w:w="0" w:type="dxa"/>
            <w:right w:w="108" w:type="dxa"/>
          </w:tblCellMar>
        </w:tblPrEx>
        <w:trPr>
          <w:trHeight w:val="90" w:hRule="atLeast"/>
        </w:trPr>
        <w:tc>
          <w:tcPr>
            <w:tcW w:w="1167" w:type="dxa"/>
            <w:vMerge w:val="continue"/>
            <w:tcBorders>
              <w:left w:val="single" w:color="auto" w:sz="4" w:space="0"/>
              <w:right w:val="single" w:color="auto" w:sz="4" w:space="0"/>
            </w:tcBorders>
            <w:shd w:val="clear" w:color="auto" w:fill="FFFFFF"/>
            <w:noWrap w:val="0"/>
            <w:vAlign w:val="center"/>
          </w:tcPr>
          <w:p w14:paraId="26F9B967">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bCs/>
                <w:kern w:val="0"/>
                <w:sz w:val="21"/>
                <w:szCs w:val="21"/>
              </w:rPr>
            </w:pPr>
          </w:p>
        </w:tc>
        <w:tc>
          <w:tcPr>
            <w:tcW w:w="1153"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1B98EB09">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bCs/>
                <w:kern w:val="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平塘支线</w:t>
            </w:r>
          </w:p>
        </w:tc>
        <w:tc>
          <w:tcPr>
            <w:tcW w:w="1350"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03972AEE">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bCs/>
                <w:kern w:val="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独山首站</w:t>
            </w:r>
          </w:p>
        </w:tc>
        <w:tc>
          <w:tcPr>
            <w:tcW w:w="1316"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5B5FB7CC">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bCs/>
                <w:kern w:val="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平塘分输站</w:t>
            </w:r>
          </w:p>
        </w:tc>
        <w:tc>
          <w:tcPr>
            <w:tcW w:w="865" w:type="dxa"/>
            <w:tcBorders>
              <w:top w:val="single" w:color="auto" w:sz="4" w:space="0"/>
              <w:left w:val="single" w:color="auto" w:sz="4" w:space="0"/>
              <w:bottom w:val="single" w:color="auto" w:sz="4" w:space="0"/>
              <w:right w:val="single" w:color="auto" w:sz="4" w:space="0"/>
            </w:tcBorders>
            <w:shd w:val="clear" w:color="auto" w:fill="auto"/>
            <w:noWrap w:val="0"/>
            <w:vAlign w:val="center"/>
          </w:tcPr>
          <w:p w14:paraId="0B3ED735">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bCs/>
                <w:kern w:val="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15.20</w:t>
            </w:r>
          </w:p>
        </w:tc>
        <w:tc>
          <w:tcPr>
            <w:tcW w:w="1466"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6257E53E">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bCs/>
                <w:kern w:val="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323.9</w:t>
            </w:r>
          </w:p>
        </w:tc>
        <w:tc>
          <w:tcPr>
            <w:tcW w:w="1096"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5D9021BB">
            <w:pPr>
              <w:jc w:val="center"/>
              <w:rPr>
                <w:rFonts w:hint="eastAsia" w:asciiTheme="minorEastAsia" w:hAnsiTheme="minorEastAsia" w:eastAsiaTheme="minorEastAsia" w:cstheme="minorEastAsia"/>
                <w:bCs/>
                <w:kern w:val="0"/>
                <w:sz w:val="21"/>
                <w:szCs w:val="21"/>
              </w:rPr>
            </w:pPr>
          </w:p>
        </w:tc>
        <w:tc>
          <w:tcPr>
            <w:tcW w:w="1165"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5C9B3073">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bCs/>
                <w:kern w:val="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6.3</w:t>
            </w:r>
          </w:p>
        </w:tc>
        <w:tc>
          <w:tcPr>
            <w:tcW w:w="1119"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573C6C04">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bCs/>
                <w:kern w:val="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1.432</w:t>
            </w:r>
          </w:p>
        </w:tc>
        <w:tc>
          <w:tcPr>
            <w:tcW w:w="1120"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4C386067">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bCs/>
                <w:kern w:val="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36.23</w:t>
            </w:r>
          </w:p>
        </w:tc>
        <w:tc>
          <w:tcPr>
            <w:tcW w:w="1119"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51A855E3">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bCs/>
                <w:kern w:val="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0</w:t>
            </w:r>
          </w:p>
        </w:tc>
        <w:tc>
          <w:tcPr>
            <w:tcW w:w="1246"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05575019">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bCs/>
                <w:kern w:val="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20230706</w:t>
            </w:r>
          </w:p>
        </w:tc>
      </w:tr>
      <w:tr w14:paraId="4CD4F620">
        <w:tblPrEx>
          <w:tblCellMar>
            <w:top w:w="0" w:type="dxa"/>
            <w:left w:w="108" w:type="dxa"/>
            <w:bottom w:w="0" w:type="dxa"/>
            <w:right w:w="108" w:type="dxa"/>
          </w:tblCellMar>
        </w:tblPrEx>
        <w:trPr>
          <w:trHeight w:val="90" w:hRule="atLeast"/>
        </w:trPr>
        <w:tc>
          <w:tcPr>
            <w:tcW w:w="1167" w:type="dxa"/>
            <w:vMerge w:val="continue"/>
            <w:tcBorders>
              <w:left w:val="single" w:color="auto" w:sz="4" w:space="0"/>
              <w:right w:val="single" w:color="auto" w:sz="4" w:space="0"/>
            </w:tcBorders>
            <w:shd w:val="clear" w:color="auto" w:fill="FFFFFF"/>
            <w:noWrap w:val="0"/>
            <w:vAlign w:val="center"/>
          </w:tcPr>
          <w:p w14:paraId="2B82FED5">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bCs/>
                <w:kern w:val="0"/>
                <w:sz w:val="21"/>
                <w:szCs w:val="21"/>
              </w:rPr>
            </w:pPr>
          </w:p>
        </w:tc>
        <w:tc>
          <w:tcPr>
            <w:tcW w:w="1153"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4BB3B39D">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bCs/>
                <w:kern w:val="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福泉支线</w:t>
            </w:r>
          </w:p>
        </w:tc>
        <w:tc>
          <w:tcPr>
            <w:tcW w:w="1350"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1EBE2C7B">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bCs/>
                <w:kern w:val="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中缅45#阀室</w:t>
            </w:r>
          </w:p>
        </w:tc>
        <w:tc>
          <w:tcPr>
            <w:tcW w:w="1316"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38E63B93">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bCs/>
                <w:kern w:val="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福泉末站</w:t>
            </w:r>
          </w:p>
        </w:tc>
        <w:tc>
          <w:tcPr>
            <w:tcW w:w="865" w:type="dxa"/>
            <w:tcBorders>
              <w:top w:val="single" w:color="auto" w:sz="4" w:space="0"/>
              <w:left w:val="single" w:color="auto" w:sz="4" w:space="0"/>
              <w:bottom w:val="single" w:color="auto" w:sz="4" w:space="0"/>
              <w:right w:val="single" w:color="auto" w:sz="4" w:space="0"/>
            </w:tcBorders>
            <w:shd w:val="clear" w:color="auto" w:fill="auto"/>
            <w:noWrap w:val="0"/>
            <w:vAlign w:val="center"/>
          </w:tcPr>
          <w:p w14:paraId="72F408D4">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bCs/>
                <w:kern w:val="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92.10</w:t>
            </w:r>
          </w:p>
        </w:tc>
        <w:tc>
          <w:tcPr>
            <w:tcW w:w="1466"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52C034E6">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bCs/>
                <w:kern w:val="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406.4</w:t>
            </w:r>
          </w:p>
        </w:tc>
        <w:tc>
          <w:tcPr>
            <w:tcW w:w="1096"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520E8569">
            <w:pPr>
              <w:jc w:val="center"/>
              <w:rPr>
                <w:rFonts w:hint="eastAsia" w:asciiTheme="minorEastAsia" w:hAnsiTheme="minorEastAsia" w:eastAsiaTheme="minorEastAsia" w:cstheme="minorEastAsia"/>
                <w:bCs/>
                <w:kern w:val="0"/>
                <w:sz w:val="21"/>
                <w:szCs w:val="21"/>
              </w:rPr>
            </w:pPr>
          </w:p>
        </w:tc>
        <w:tc>
          <w:tcPr>
            <w:tcW w:w="1165"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06562583">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bCs/>
                <w:kern w:val="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45#阀室-云雾10、云雾-福泉6.3</w:t>
            </w:r>
          </w:p>
        </w:tc>
        <w:tc>
          <w:tcPr>
            <w:tcW w:w="1119"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08088414">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bCs/>
                <w:kern w:val="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11.2</w:t>
            </w:r>
          </w:p>
        </w:tc>
        <w:tc>
          <w:tcPr>
            <w:tcW w:w="1120"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03FBF8A5">
            <w:pPr>
              <w:jc w:val="center"/>
              <w:rPr>
                <w:rFonts w:hint="eastAsia" w:asciiTheme="minorEastAsia" w:hAnsiTheme="minorEastAsia" w:eastAsiaTheme="minorEastAsia" w:cstheme="minorEastAsia"/>
                <w:bCs/>
                <w:kern w:val="0"/>
                <w:sz w:val="21"/>
                <w:szCs w:val="21"/>
              </w:rPr>
            </w:pPr>
          </w:p>
        </w:tc>
        <w:tc>
          <w:tcPr>
            <w:tcW w:w="1119"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4340D0E8">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bCs/>
                <w:kern w:val="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10934</w:t>
            </w:r>
          </w:p>
        </w:tc>
        <w:tc>
          <w:tcPr>
            <w:tcW w:w="1246"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56FC548E">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bCs/>
                <w:kern w:val="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20230926</w:t>
            </w:r>
          </w:p>
        </w:tc>
      </w:tr>
      <w:tr w14:paraId="3CF4638F">
        <w:tblPrEx>
          <w:tblCellMar>
            <w:top w:w="0" w:type="dxa"/>
            <w:left w:w="108" w:type="dxa"/>
            <w:bottom w:w="0" w:type="dxa"/>
            <w:right w:w="108" w:type="dxa"/>
          </w:tblCellMar>
        </w:tblPrEx>
        <w:trPr>
          <w:trHeight w:val="481" w:hRule="atLeast"/>
        </w:trPr>
        <w:tc>
          <w:tcPr>
            <w:tcW w:w="1167" w:type="dxa"/>
            <w:vMerge w:val="continue"/>
            <w:tcBorders>
              <w:left w:val="single" w:color="auto" w:sz="4" w:space="0"/>
              <w:right w:val="single" w:color="auto" w:sz="4" w:space="0"/>
            </w:tcBorders>
            <w:shd w:val="clear" w:color="auto" w:fill="FFFFFF"/>
            <w:noWrap w:val="0"/>
            <w:vAlign w:val="center"/>
          </w:tcPr>
          <w:p w14:paraId="2FA0E2F2">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bCs/>
                <w:kern w:val="0"/>
                <w:sz w:val="21"/>
                <w:szCs w:val="21"/>
              </w:rPr>
            </w:pPr>
          </w:p>
        </w:tc>
        <w:tc>
          <w:tcPr>
            <w:tcW w:w="1153"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337F9589">
            <w:pPr>
              <w:keepNext w:val="0"/>
              <w:keepLines w:val="0"/>
              <w:widowControl/>
              <w:suppressLineNumbers w:val="0"/>
              <w:ind w:left="0" w:leftChars="0" w:firstLine="0" w:firstLineChars="0"/>
              <w:jc w:val="center"/>
              <w:textAlignment w:val="center"/>
              <w:rPr>
                <w:rFonts w:hint="default"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三都支线</w:t>
            </w:r>
          </w:p>
        </w:tc>
        <w:tc>
          <w:tcPr>
            <w:tcW w:w="1350"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5C57A728">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荔波首站</w:t>
            </w:r>
          </w:p>
        </w:tc>
        <w:tc>
          <w:tcPr>
            <w:tcW w:w="1316"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56795533">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三都末站</w:t>
            </w:r>
          </w:p>
        </w:tc>
        <w:tc>
          <w:tcPr>
            <w:tcW w:w="865" w:type="dxa"/>
            <w:tcBorders>
              <w:top w:val="single" w:color="auto" w:sz="4" w:space="0"/>
              <w:left w:val="single" w:color="auto" w:sz="4" w:space="0"/>
              <w:bottom w:val="single" w:color="auto" w:sz="4" w:space="0"/>
              <w:right w:val="single" w:color="auto" w:sz="4" w:space="0"/>
            </w:tcBorders>
            <w:shd w:val="clear" w:color="auto" w:fill="auto"/>
            <w:noWrap w:val="0"/>
            <w:vAlign w:val="center"/>
          </w:tcPr>
          <w:p w14:paraId="3F1E6C74">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59.80</w:t>
            </w:r>
          </w:p>
        </w:tc>
        <w:tc>
          <w:tcPr>
            <w:tcW w:w="1466"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043C9CB9">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610</w:t>
            </w:r>
          </w:p>
        </w:tc>
        <w:tc>
          <w:tcPr>
            <w:tcW w:w="1096"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009F46E0">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14.3</w:t>
            </w:r>
          </w:p>
        </w:tc>
        <w:tc>
          <w:tcPr>
            <w:tcW w:w="1165"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3A2C0610">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10.0</w:t>
            </w:r>
          </w:p>
        </w:tc>
        <w:tc>
          <w:tcPr>
            <w:tcW w:w="1119"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7DF006CA">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17.67</w:t>
            </w:r>
          </w:p>
        </w:tc>
        <w:tc>
          <w:tcPr>
            <w:tcW w:w="1120"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764A09A1">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p>
        </w:tc>
        <w:tc>
          <w:tcPr>
            <w:tcW w:w="1119" w:type="dxa"/>
            <w:tcBorders>
              <w:top w:val="single" w:color="auto" w:sz="4" w:space="0"/>
              <w:left w:val="single" w:color="auto" w:sz="4" w:space="0"/>
              <w:bottom w:val="single" w:color="auto" w:sz="4" w:space="0"/>
              <w:right w:val="single" w:color="auto" w:sz="4" w:space="0"/>
            </w:tcBorders>
            <w:shd w:val="clear" w:color="auto" w:fill="auto"/>
            <w:noWrap w:val="0"/>
            <w:vAlign w:val="center"/>
          </w:tcPr>
          <w:p w14:paraId="1399F8C5">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 xml:space="preserve">16602 </w:t>
            </w:r>
          </w:p>
        </w:tc>
        <w:tc>
          <w:tcPr>
            <w:tcW w:w="1246"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00A072E4">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20240928</w:t>
            </w:r>
          </w:p>
        </w:tc>
      </w:tr>
      <w:tr w14:paraId="095CCADC">
        <w:tblPrEx>
          <w:tblCellMar>
            <w:top w:w="0" w:type="dxa"/>
            <w:left w:w="108" w:type="dxa"/>
            <w:bottom w:w="0" w:type="dxa"/>
            <w:right w:w="108" w:type="dxa"/>
          </w:tblCellMar>
        </w:tblPrEx>
        <w:trPr>
          <w:trHeight w:val="481" w:hRule="atLeast"/>
        </w:trPr>
        <w:tc>
          <w:tcPr>
            <w:tcW w:w="1167" w:type="dxa"/>
            <w:vMerge w:val="continue"/>
            <w:tcBorders>
              <w:left w:val="single" w:color="auto" w:sz="4" w:space="0"/>
              <w:right w:val="single" w:color="auto" w:sz="4" w:space="0"/>
            </w:tcBorders>
            <w:shd w:val="clear" w:color="auto" w:fill="FFFFFF"/>
            <w:noWrap w:val="0"/>
            <w:vAlign w:val="center"/>
          </w:tcPr>
          <w:p w14:paraId="1F4F1DC6">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bCs/>
                <w:kern w:val="0"/>
                <w:sz w:val="21"/>
                <w:szCs w:val="21"/>
              </w:rPr>
            </w:pPr>
          </w:p>
        </w:tc>
        <w:tc>
          <w:tcPr>
            <w:tcW w:w="1153"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4389C66D">
            <w:pPr>
              <w:keepNext w:val="0"/>
              <w:keepLines w:val="0"/>
              <w:widowControl/>
              <w:suppressLineNumbers w:val="0"/>
              <w:ind w:left="0" w:leftChars="0" w:firstLine="0" w:firstLineChars="0"/>
              <w:jc w:val="center"/>
              <w:textAlignment w:val="center"/>
              <w:rPr>
                <w:rFonts w:hint="default"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长顺支线</w:t>
            </w:r>
          </w:p>
        </w:tc>
        <w:tc>
          <w:tcPr>
            <w:tcW w:w="1350"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04D92580">
            <w:pPr>
              <w:keepNext w:val="0"/>
              <w:keepLines w:val="0"/>
              <w:widowControl/>
              <w:suppressLineNumbers w:val="0"/>
              <w:ind w:left="0" w:leftChars="0" w:firstLine="0" w:firstLineChars="0"/>
              <w:jc w:val="center"/>
              <w:textAlignment w:val="center"/>
              <w:rPr>
                <w:rFonts w:hint="default"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贵阳压气站</w:t>
            </w:r>
          </w:p>
        </w:tc>
        <w:tc>
          <w:tcPr>
            <w:tcW w:w="1316"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6EDB24A9">
            <w:pPr>
              <w:keepNext w:val="0"/>
              <w:keepLines w:val="0"/>
              <w:widowControl/>
              <w:suppressLineNumbers w:val="0"/>
              <w:ind w:left="0" w:leftChars="0" w:firstLine="0" w:firstLineChars="0"/>
              <w:jc w:val="center"/>
              <w:textAlignment w:val="center"/>
              <w:rPr>
                <w:rFonts w:hint="default"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长顺分输站</w:t>
            </w:r>
          </w:p>
        </w:tc>
        <w:tc>
          <w:tcPr>
            <w:tcW w:w="865" w:type="dxa"/>
            <w:tcBorders>
              <w:top w:val="single" w:color="auto" w:sz="4" w:space="0"/>
              <w:left w:val="single" w:color="auto" w:sz="4" w:space="0"/>
              <w:bottom w:val="single" w:color="auto" w:sz="4" w:space="0"/>
              <w:right w:val="single" w:color="auto" w:sz="4" w:space="0"/>
            </w:tcBorders>
            <w:shd w:val="clear" w:color="auto" w:fill="auto"/>
            <w:noWrap w:val="0"/>
            <w:vAlign w:val="center"/>
          </w:tcPr>
          <w:p w14:paraId="57730692">
            <w:pPr>
              <w:keepNext w:val="0"/>
              <w:keepLines w:val="0"/>
              <w:widowControl/>
              <w:suppressLineNumbers w:val="0"/>
              <w:ind w:left="0" w:leftChars="0" w:firstLine="0" w:firstLineChars="0"/>
              <w:jc w:val="center"/>
              <w:textAlignment w:val="center"/>
              <w:rPr>
                <w:rFonts w:hint="default"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43.39</w:t>
            </w:r>
          </w:p>
        </w:tc>
        <w:tc>
          <w:tcPr>
            <w:tcW w:w="1466"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215B6950">
            <w:pPr>
              <w:keepNext w:val="0"/>
              <w:keepLines w:val="0"/>
              <w:widowControl/>
              <w:suppressLineNumbers w:val="0"/>
              <w:ind w:left="0" w:leftChars="0" w:firstLine="0" w:firstLineChars="0"/>
              <w:jc w:val="center"/>
              <w:textAlignment w:val="center"/>
              <w:rPr>
                <w:rFonts w:hint="default"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3223.9</w:t>
            </w:r>
          </w:p>
        </w:tc>
        <w:tc>
          <w:tcPr>
            <w:tcW w:w="1096"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1DB291F3">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p>
        </w:tc>
        <w:tc>
          <w:tcPr>
            <w:tcW w:w="1165"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35688CB8">
            <w:pPr>
              <w:keepNext w:val="0"/>
              <w:keepLines w:val="0"/>
              <w:widowControl/>
              <w:suppressLineNumbers w:val="0"/>
              <w:ind w:left="0" w:leftChars="0" w:firstLine="0" w:firstLineChars="0"/>
              <w:jc w:val="center"/>
              <w:textAlignment w:val="center"/>
              <w:rPr>
                <w:rFonts w:hint="default"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6.3</w:t>
            </w:r>
          </w:p>
        </w:tc>
        <w:tc>
          <w:tcPr>
            <w:tcW w:w="1119"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1D195EB2">
            <w:pPr>
              <w:keepNext w:val="0"/>
              <w:keepLines w:val="0"/>
              <w:widowControl/>
              <w:suppressLineNumbers w:val="0"/>
              <w:ind w:left="0" w:leftChars="0" w:firstLine="0" w:firstLineChars="0"/>
              <w:jc w:val="center"/>
              <w:textAlignment w:val="center"/>
              <w:rPr>
                <w:rFonts w:hint="default"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3.25</w:t>
            </w:r>
          </w:p>
        </w:tc>
        <w:tc>
          <w:tcPr>
            <w:tcW w:w="1120"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53BF3613">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p>
        </w:tc>
        <w:tc>
          <w:tcPr>
            <w:tcW w:w="1119" w:type="dxa"/>
            <w:tcBorders>
              <w:top w:val="single" w:color="auto" w:sz="4" w:space="0"/>
              <w:left w:val="single" w:color="auto" w:sz="4" w:space="0"/>
              <w:bottom w:val="single" w:color="auto" w:sz="4" w:space="0"/>
              <w:right w:val="single" w:color="auto" w:sz="4" w:space="0"/>
            </w:tcBorders>
            <w:shd w:val="clear" w:color="auto" w:fill="auto"/>
            <w:noWrap w:val="0"/>
            <w:vAlign w:val="center"/>
          </w:tcPr>
          <w:p w14:paraId="0DA4E275">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p>
        </w:tc>
        <w:tc>
          <w:tcPr>
            <w:tcW w:w="1246"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52F8B07A">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p>
        </w:tc>
      </w:tr>
      <w:tr w14:paraId="4201C5E5">
        <w:tblPrEx>
          <w:tblCellMar>
            <w:top w:w="0" w:type="dxa"/>
            <w:left w:w="108" w:type="dxa"/>
            <w:bottom w:w="0" w:type="dxa"/>
            <w:right w:w="108" w:type="dxa"/>
          </w:tblCellMar>
        </w:tblPrEx>
        <w:trPr>
          <w:trHeight w:val="158" w:hRule="atLeast"/>
        </w:trPr>
        <w:tc>
          <w:tcPr>
            <w:tcW w:w="1167" w:type="dxa"/>
            <w:vMerge w:val="continue"/>
            <w:tcBorders>
              <w:left w:val="single" w:color="auto" w:sz="4" w:space="0"/>
              <w:bottom w:val="single" w:color="auto" w:sz="4" w:space="0"/>
              <w:right w:val="single" w:color="auto" w:sz="4" w:space="0"/>
            </w:tcBorders>
            <w:shd w:val="clear" w:color="auto" w:fill="FFFFFF"/>
            <w:noWrap w:val="0"/>
            <w:vAlign w:val="center"/>
          </w:tcPr>
          <w:p w14:paraId="754D363E">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p>
        </w:tc>
        <w:tc>
          <w:tcPr>
            <w:tcW w:w="1153"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230B6F95">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荔波支线</w:t>
            </w:r>
          </w:p>
        </w:tc>
        <w:tc>
          <w:tcPr>
            <w:tcW w:w="1350"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5ACD2FBA">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中缅50#阀室</w:t>
            </w:r>
          </w:p>
        </w:tc>
        <w:tc>
          <w:tcPr>
            <w:tcW w:w="1316"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757FDBE4">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bCs/>
                <w:kern w:val="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荔波末站</w:t>
            </w:r>
          </w:p>
        </w:tc>
        <w:tc>
          <w:tcPr>
            <w:tcW w:w="865" w:type="dxa"/>
            <w:tcBorders>
              <w:top w:val="single" w:color="auto" w:sz="4" w:space="0"/>
              <w:left w:val="single" w:color="auto" w:sz="4" w:space="0"/>
              <w:bottom w:val="single" w:color="auto" w:sz="4" w:space="0"/>
              <w:right w:val="single" w:color="auto" w:sz="4" w:space="0"/>
            </w:tcBorders>
            <w:shd w:val="clear" w:color="auto" w:fill="auto"/>
            <w:noWrap w:val="0"/>
            <w:vAlign w:val="center"/>
          </w:tcPr>
          <w:p w14:paraId="035C29EA">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bCs/>
                <w:kern w:val="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18.83</w:t>
            </w:r>
          </w:p>
        </w:tc>
        <w:tc>
          <w:tcPr>
            <w:tcW w:w="1466"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4A045C36">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bCs/>
                <w:kern w:val="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50#-荔波首站610、荔波首站-荔波末站323.9</w:t>
            </w:r>
          </w:p>
        </w:tc>
        <w:tc>
          <w:tcPr>
            <w:tcW w:w="1096"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119F3812">
            <w:pPr>
              <w:jc w:val="center"/>
              <w:rPr>
                <w:rFonts w:hint="eastAsia" w:asciiTheme="minorEastAsia" w:hAnsiTheme="minorEastAsia" w:eastAsiaTheme="minorEastAsia" w:cstheme="minorEastAsia"/>
                <w:bCs/>
                <w:kern w:val="0"/>
                <w:sz w:val="21"/>
                <w:szCs w:val="21"/>
              </w:rPr>
            </w:pPr>
          </w:p>
        </w:tc>
        <w:tc>
          <w:tcPr>
            <w:tcW w:w="1165"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325FF7E2">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bCs/>
                <w:kern w:val="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6.3</w:t>
            </w:r>
          </w:p>
        </w:tc>
        <w:tc>
          <w:tcPr>
            <w:tcW w:w="1119"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21E2265C">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bCs/>
                <w:kern w:val="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0.84</w:t>
            </w:r>
          </w:p>
        </w:tc>
        <w:tc>
          <w:tcPr>
            <w:tcW w:w="1120"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49257DB4">
            <w:pPr>
              <w:jc w:val="center"/>
              <w:rPr>
                <w:rFonts w:hint="eastAsia" w:asciiTheme="minorEastAsia" w:hAnsiTheme="minorEastAsia" w:eastAsiaTheme="minorEastAsia" w:cstheme="minorEastAsia"/>
                <w:bCs/>
                <w:kern w:val="0"/>
                <w:sz w:val="21"/>
                <w:szCs w:val="21"/>
              </w:rPr>
            </w:pPr>
          </w:p>
        </w:tc>
        <w:tc>
          <w:tcPr>
            <w:tcW w:w="1119"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34B9007C">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bCs/>
                <w:kern w:val="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1915</w:t>
            </w:r>
          </w:p>
        </w:tc>
        <w:tc>
          <w:tcPr>
            <w:tcW w:w="1246"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109614B9">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bCs/>
                <w:kern w:val="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20240323</w:t>
            </w:r>
          </w:p>
        </w:tc>
      </w:tr>
      <w:tr w14:paraId="68942D81">
        <w:tblPrEx>
          <w:tblCellMar>
            <w:top w:w="0" w:type="dxa"/>
            <w:left w:w="108" w:type="dxa"/>
            <w:bottom w:w="0" w:type="dxa"/>
            <w:right w:w="108" w:type="dxa"/>
          </w:tblCellMar>
        </w:tblPrEx>
        <w:trPr>
          <w:trHeight w:val="90" w:hRule="atLeast"/>
        </w:trPr>
        <w:tc>
          <w:tcPr>
            <w:tcW w:w="1167" w:type="dxa"/>
            <w:vMerge w:val="restart"/>
            <w:tcBorders>
              <w:top w:val="single" w:color="auto" w:sz="4" w:space="0"/>
              <w:left w:val="single" w:color="auto" w:sz="4" w:space="0"/>
              <w:right w:val="single" w:color="auto" w:sz="4" w:space="0"/>
            </w:tcBorders>
            <w:shd w:val="clear" w:color="auto" w:fill="FFFFFF"/>
            <w:noWrap w:val="0"/>
            <w:vAlign w:val="center"/>
          </w:tcPr>
          <w:p w14:paraId="559B9340">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广西管道</w:t>
            </w:r>
          </w:p>
        </w:tc>
        <w:tc>
          <w:tcPr>
            <w:tcW w:w="1153"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00EBFD93">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fldChar w:fldCharType="begin"/>
            </w:r>
            <w:r>
              <w:rPr>
                <w:rFonts w:hint="eastAsia" w:asciiTheme="minorEastAsia" w:hAnsiTheme="minorEastAsia" w:eastAsiaTheme="minorEastAsia" w:cstheme="minorEastAsia"/>
                <w:i w:val="0"/>
                <w:iCs w:val="0"/>
                <w:color w:val="000000"/>
                <w:kern w:val="0"/>
                <w:sz w:val="21"/>
                <w:szCs w:val="21"/>
                <w:u w:val="none"/>
                <w:lang w:val="en-US" w:eastAsia="zh-CN" w:bidi="ar"/>
              </w:rPr>
              <w:instrText xml:space="preserve"> HYPERLINK "" \l "管道站场阀室关系!C2655" </w:instrText>
            </w:r>
            <w:r>
              <w:rPr>
                <w:rFonts w:hint="eastAsia" w:asciiTheme="minorEastAsia" w:hAnsiTheme="minorEastAsia" w:eastAsiaTheme="minorEastAsia" w:cstheme="minorEastAsia"/>
                <w:i w:val="0"/>
                <w:iCs w:val="0"/>
                <w:color w:val="000000"/>
                <w:kern w:val="0"/>
                <w:sz w:val="21"/>
                <w:szCs w:val="21"/>
                <w:u w:val="none"/>
                <w:lang w:val="en-US" w:eastAsia="zh-CN" w:bidi="ar"/>
              </w:rPr>
              <w:fldChar w:fldCharType="separate"/>
            </w:r>
            <w:r>
              <w:rPr>
                <w:rFonts w:hint="eastAsia" w:asciiTheme="minorEastAsia" w:hAnsiTheme="minorEastAsia" w:eastAsiaTheme="minorEastAsia" w:cstheme="minorEastAsia"/>
                <w:i w:val="0"/>
                <w:iCs w:val="0"/>
                <w:color w:val="000000"/>
                <w:kern w:val="0"/>
                <w:sz w:val="21"/>
                <w:szCs w:val="21"/>
                <w:u w:val="none"/>
                <w:lang w:val="en-US" w:eastAsia="zh-CN" w:bidi="ar"/>
              </w:rPr>
              <w:t>广西管道干线</w:t>
            </w:r>
            <w:r>
              <w:rPr>
                <w:rFonts w:hint="eastAsia" w:asciiTheme="minorEastAsia" w:hAnsiTheme="minorEastAsia" w:eastAsiaTheme="minorEastAsia" w:cstheme="minorEastAsia"/>
                <w:i w:val="0"/>
                <w:iCs w:val="0"/>
                <w:color w:val="000000"/>
                <w:kern w:val="0"/>
                <w:sz w:val="21"/>
                <w:szCs w:val="21"/>
                <w:u w:val="none"/>
                <w:lang w:val="en-US" w:eastAsia="zh-CN" w:bidi="ar"/>
              </w:rPr>
              <w:fldChar w:fldCharType="end"/>
            </w:r>
          </w:p>
        </w:tc>
        <w:tc>
          <w:tcPr>
            <w:tcW w:w="1350"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02D71776">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北海首站</w:t>
            </w:r>
          </w:p>
        </w:tc>
        <w:tc>
          <w:tcPr>
            <w:tcW w:w="1316"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1E5C1721">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bCs/>
                <w:kern w:val="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柳州末站</w:t>
            </w:r>
          </w:p>
        </w:tc>
        <w:tc>
          <w:tcPr>
            <w:tcW w:w="865" w:type="dxa"/>
            <w:tcBorders>
              <w:top w:val="single" w:color="auto" w:sz="4" w:space="0"/>
              <w:left w:val="single" w:color="auto" w:sz="4" w:space="0"/>
              <w:bottom w:val="single" w:color="auto" w:sz="4" w:space="0"/>
              <w:right w:val="single" w:color="auto" w:sz="4" w:space="0"/>
            </w:tcBorders>
            <w:shd w:val="clear" w:color="auto" w:fill="auto"/>
            <w:noWrap w:val="0"/>
            <w:vAlign w:val="center"/>
          </w:tcPr>
          <w:p w14:paraId="43A8929A">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bCs/>
                <w:kern w:val="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499.29</w:t>
            </w:r>
          </w:p>
        </w:tc>
        <w:tc>
          <w:tcPr>
            <w:tcW w:w="1466"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3F8096AB">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bCs/>
                <w:kern w:val="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813</w:t>
            </w:r>
          </w:p>
        </w:tc>
        <w:tc>
          <w:tcPr>
            <w:tcW w:w="1096"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6D67C624">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bCs/>
                <w:kern w:val="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14.2</w:t>
            </w:r>
          </w:p>
        </w:tc>
        <w:tc>
          <w:tcPr>
            <w:tcW w:w="1165"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4438B568">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bCs/>
                <w:kern w:val="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10</w:t>
            </w:r>
          </w:p>
        </w:tc>
        <w:tc>
          <w:tcPr>
            <w:tcW w:w="1119"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6B3D9AE4">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bCs/>
                <w:kern w:val="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50</w:t>
            </w:r>
          </w:p>
        </w:tc>
        <w:tc>
          <w:tcPr>
            <w:tcW w:w="1120"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38A1DBA2">
            <w:pPr>
              <w:jc w:val="center"/>
              <w:rPr>
                <w:rFonts w:hint="eastAsia" w:asciiTheme="minorEastAsia" w:hAnsiTheme="minorEastAsia" w:eastAsiaTheme="minorEastAsia" w:cstheme="minorEastAsia"/>
                <w:bCs/>
                <w:kern w:val="0"/>
                <w:sz w:val="21"/>
                <w:szCs w:val="21"/>
              </w:rPr>
            </w:pPr>
          </w:p>
        </w:tc>
        <w:tc>
          <w:tcPr>
            <w:tcW w:w="1119"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25FA0355">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bCs/>
                <w:kern w:val="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242573</w:t>
            </w:r>
          </w:p>
        </w:tc>
        <w:tc>
          <w:tcPr>
            <w:tcW w:w="1246"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688F8BE6">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bCs/>
                <w:kern w:val="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201809</w:t>
            </w:r>
          </w:p>
        </w:tc>
      </w:tr>
      <w:tr w14:paraId="0FBB876B">
        <w:tblPrEx>
          <w:tblCellMar>
            <w:top w:w="0" w:type="dxa"/>
            <w:left w:w="108" w:type="dxa"/>
            <w:bottom w:w="0" w:type="dxa"/>
            <w:right w:w="108" w:type="dxa"/>
          </w:tblCellMar>
        </w:tblPrEx>
        <w:trPr>
          <w:trHeight w:val="90" w:hRule="atLeast"/>
        </w:trPr>
        <w:tc>
          <w:tcPr>
            <w:tcW w:w="1167" w:type="dxa"/>
            <w:vMerge w:val="continue"/>
            <w:tcBorders>
              <w:left w:val="single" w:color="auto" w:sz="4" w:space="0"/>
              <w:right w:val="single" w:color="auto" w:sz="4" w:space="0"/>
            </w:tcBorders>
            <w:shd w:val="clear" w:color="auto" w:fill="FFFFFF"/>
            <w:noWrap w:val="0"/>
            <w:vAlign w:val="center"/>
          </w:tcPr>
          <w:p w14:paraId="3DC5C631">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p>
        </w:tc>
        <w:tc>
          <w:tcPr>
            <w:tcW w:w="1153"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5A5AB2B9">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fldChar w:fldCharType="begin"/>
            </w:r>
            <w:r>
              <w:rPr>
                <w:rFonts w:hint="eastAsia" w:asciiTheme="minorEastAsia" w:hAnsiTheme="minorEastAsia" w:eastAsiaTheme="minorEastAsia" w:cstheme="minorEastAsia"/>
                <w:i w:val="0"/>
                <w:iCs w:val="0"/>
                <w:color w:val="000000"/>
                <w:kern w:val="0"/>
                <w:sz w:val="21"/>
                <w:szCs w:val="21"/>
                <w:u w:val="none"/>
                <w:lang w:val="en-US" w:eastAsia="zh-CN" w:bidi="ar"/>
              </w:rPr>
              <w:instrText xml:space="preserve"> HYPERLINK "" \l "管道站场阀室关系!C2695" </w:instrText>
            </w:r>
            <w:r>
              <w:rPr>
                <w:rFonts w:hint="eastAsia" w:asciiTheme="minorEastAsia" w:hAnsiTheme="minorEastAsia" w:eastAsiaTheme="minorEastAsia" w:cstheme="minorEastAsia"/>
                <w:i w:val="0"/>
                <w:iCs w:val="0"/>
                <w:color w:val="000000"/>
                <w:kern w:val="0"/>
                <w:sz w:val="21"/>
                <w:szCs w:val="21"/>
                <w:u w:val="none"/>
                <w:lang w:val="en-US" w:eastAsia="zh-CN" w:bidi="ar"/>
              </w:rPr>
              <w:fldChar w:fldCharType="separate"/>
            </w:r>
            <w:r>
              <w:rPr>
                <w:rFonts w:hint="eastAsia" w:asciiTheme="minorEastAsia" w:hAnsiTheme="minorEastAsia" w:eastAsiaTheme="minorEastAsia" w:cstheme="minorEastAsia"/>
                <w:i w:val="0"/>
                <w:iCs w:val="0"/>
                <w:color w:val="000000"/>
                <w:kern w:val="0"/>
                <w:sz w:val="21"/>
                <w:szCs w:val="21"/>
                <w:u w:val="none"/>
                <w:lang w:val="en-US" w:eastAsia="zh-CN" w:bidi="ar"/>
              </w:rPr>
              <w:t>柳州支线</w:t>
            </w:r>
            <w:r>
              <w:rPr>
                <w:rFonts w:hint="eastAsia" w:asciiTheme="minorEastAsia" w:hAnsiTheme="minorEastAsia" w:eastAsiaTheme="minorEastAsia" w:cstheme="minorEastAsia"/>
                <w:i w:val="0"/>
                <w:iCs w:val="0"/>
                <w:color w:val="000000"/>
                <w:kern w:val="0"/>
                <w:sz w:val="21"/>
                <w:szCs w:val="21"/>
                <w:u w:val="none"/>
                <w:lang w:val="en-US" w:eastAsia="zh-CN" w:bidi="ar"/>
              </w:rPr>
              <w:fldChar w:fldCharType="end"/>
            </w:r>
          </w:p>
        </w:tc>
        <w:tc>
          <w:tcPr>
            <w:tcW w:w="1350"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417F1A52">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柳州末站</w:t>
            </w:r>
          </w:p>
        </w:tc>
        <w:tc>
          <w:tcPr>
            <w:tcW w:w="1316"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741031DA">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bCs/>
                <w:kern w:val="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柳东站</w:t>
            </w:r>
          </w:p>
        </w:tc>
        <w:tc>
          <w:tcPr>
            <w:tcW w:w="865" w:type="dxa"/>
            <w:tcBorders>
              <w:top w:val="single" w:color="auto" w:sz="4" w:space="0"/>
              <w:left w:val="single" w:color="auto" w:sz="4" w:space="0"/>
              <w:bottom w:val="single" w:color="auto" w:sz="4" w:space="0"/>
              <w:right w:val="single" w:color="auto" w:sz="4" w:space="0"/>
            </w:tcBorders>
            <w:shd w:val="clear" w:color="auto" w:fill="auto"/>
            <w:noWrap w:val="0"/>
            <w:vAlign w:val="center"/>
          </w:tcPr>
          <w:p w14:paraId="4181225D">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bCs/>
                <w:kern w:val="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29.40</w:t>
            </w:r>
          </w:p>
        </w:tc>
        <w:tc>
          <w:tcPr>
            <w:tcW w:w="1466"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5A426BB8">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bCs/>
                <w:kern w:val="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610</w:t>
            </w:r>
          </w:p>
        </w:tc>
        <w:tc>
          <w:tcPr>
            <w:tcW w:w="1096"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55CD9711">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bCs/>
                <w:kern w:val="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14.2</w:t>
            </w:r>
          </w:p>
        </w:tc>
        <w:tc>
          <w:tcPr>
            <w:tcW w:w="1165"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174D7171">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bCs/>
                <w:kern w:val="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10</w:t>
            </w:r>
          </w:p>
        </w:tc>
        <w:tc>
          <w:tcPr>
            <w:tcW w:w="1119"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1AEDAC2B">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bCs/>
                <w:kern w:val="0"/>
                <w:sz w:val="21"/>
                <w:szCs w:val="21"/>
                <w:lang w:val="en-US" w:eastAsia="zh-CN"/>
              </w:rPr>
            </w:pPr>
            <w:r>
              <w:rPr>
                <w:rFonts w:hint="eastAsia" w:asciiTheme="minorEastAsia" w:hAnsiTheme="minorEastAsia" w:eastAsiaTheme="minorEastAsia" w:cstheme="minorEastAsia"/>
                <w:i w:val="0"/>
                <w:iCs w:val="0"/>
                <w:color w:val="000000"/>
                <w:kern w:val="0"/>
                <w:sz w:val="21"/>
                <w:szCs w:val="21"/>
                <w:u w:val="none"/>
                <w:lang w:val="en-US" w:eastAsia="zh-CN" w:bidi="ar"/>
              </w:rPr>
              <w:t>5</w:t>
            </w:r>
          </w:p>
        </w:tc>
        <w:tc>
          <w:tcPr>
            <w:tcW w:w="1120"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6AC8D467">
            <w:pPr>
              <w:jc w:val="center"/>
              <w:rPr>
                <w:rFonts w:hint="eastAsia" w:asciiTheme="minorEastAsia" w:hAnsiTheme="minorEastAsia" w:eastAsiaTheme="minorEastAsia" w:cstheme="minorEastAsia"/>
                <w:bCs/>
                <w:kern w:val="0"/>
                <w:sz w:val="21"/>
                <w:szCs w:val="21"/>
                <w:lang w:val="en-US" w:eastAsia="zh-CN"/>
              </w:rPr>
            </w:pPr>
          </w:p>
        </w:tc>
        <w:tc>
          <w:tcPr>
            <w:tcW w:w="1119"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59A6D243">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bCs/>
                <w:kern w:val="0"/>
                <w:sz w:val="21"/>
                <w:szCs w:val="21"/>
                <w:lang w:val="en-US" w:eastAsia="zh-CN"/>
              </w:rPr>
            </w:pPr>
            <w:r>
              <w:rPr>
                <w:rFonts w:hint="eastAsia" w:asciiTheme="minorEastAsia" w:hAnsiTheme="minorEastAsia" w:eastAsiaTheme="minorEastAsia" w:cstheme="minorEastAsia"/>
                <w:i w:val="0"/>
                <w:iCs w:val="0"/>
                <w:color w:val="000000"/>
                <w:kern w:val="0"/>
                <w:sz w:val="21"/>
                <w:szCs w:val="21"/>
                <w:u w:val="none"/>
                <w:lang w:val="en-US" w:eastAsia="zh-CN" w:bidi="ar"/>
              </w:rPr>
              <w:t>7807</w:t>
            </w:r>
          </w:p>
        </w:tc>
        <w:tc>
          <w:tcPr>
            <w:tcW w:w="1246"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2E749F56">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bCs/>
                <w:kern w:val="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201811</w:t>
            </w:r>
          </w:p>
        </w:tc>
      </w:tr>
      <w:tr w14:paraId="7A340463">
        <w:tblPrEx>
          <w:tblCellMar>
            <w:top w:w="0" w:type="dxa"/>
            <w:left w:w="108" w:type="dxa"/>
            <w:bottom w:w="0" w:type="dxa"/>
            <w:right w:w="108" w:type="dxa"/>
          </w:tblCellMar>
        </w:tblPrEx>
        <w:trPr>
          <w:trHeight w:val="590" w:hRule="atLeast"/>
        </w:trPr>
        <w:tc>
          <w:tcPr>
            <w:tcW w:w="1167" w:type="dxa"/>
            <w:vMerge w:val="continue"/>
            <w:tcBorders>
              <w:left w:val="single" w:color="auto" w:sz="4" w:space="0"/>
              <w:right w:val="single" w:color="auto" w:sz="4" w:space="0"/>
            </w:tcBorders>
            <w:shd w:val="clear" w:color="auto" w:fill="FFFFFF"/>
            <w:noWrap w:val="0"/>
            <w:vAlign w:val="center"/>
          </w:tcPr>
          <w:p w14:paraId="55AB9BF6">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p>
        </w:tc>
        <w:tc>
          <w:tcPr>
            <w:tcW w:w="1153"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4D15FB3B">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fldChar w:fldCharType="begin"/>
            </w:r>
            <w:r>
              <w:rPr>
                <w:rFonts w:hint="eastAsia" w:asciiTheme="minorEastAsia" w:hAnsiTheme="minorEastAsia" w:eastAsiaTheme="minorEastAsia" w:cstheme="minorEastAsia"/>
                <w:i w:val="0"/>
                <w:iCs w:val="0"/>
                <w:color w:val="000000"/>
                <w:kern w:val="0"/>
                <w:sz w:val="21"/>
                <w:szCs w:val="21"/>
                <w:u w:val="none"/>
                <w:lang w:val="en-US" w:eastAsia="zh-CN" w:bidi="ar"/>
              </w:rPr>
              <w:instrText xml:space="preserve"> HYPERLINK "" \l "管道站场阀室关系!C2683" </w:instrText>
            </w:r>
            <w:r>
              <w:rPr>
                <w:rFonts w:hint="eastAsia" w:asciiTheme="minorEastAsia" w:hAnsiTheme="minorEastAsia" w:eastAsiaTheme="minorEastAsia" w:cstheme="minorEastAsia"/>
                <w:i w:val="0"/>
                <w:iCs w:val="0"/>
                <w:color w:val="000000"/>
                <w:kern w:val="0"/>
                <w:sz w:val="21"/>
                <w:szCs w:val="21"/>
                <w:u w:val="none"/>
                <w:lang w:val="en-US" w:eastAsia="zh-CN" w:bidi="ar"/>
              </w:rPr>
              <w:fldChar w:fldCharType="separate"/>
            </w:r>
            <w:r>
              <w:rPr>
                <w:rFonts w:hint="eastAsia" w:asciiTheme="minorEastAsia" w:hAnsiTheme="minorEastAsia" w:eastAsiaTheme="minorEastAsia" w:cstheme="minorEastAsia"/>
                <w:i w:val="0"/>
                <w:iCs w:val="0"/>
                <w:color w:val="000000"/>
                <w:kern w:val="0"/>
                <w:sz w:val="21"/>
                <w:szCs w:val="21"/>
                <w:u w:val="none"/>
                <w:lang w:val="en-US" w:eastAsia="zh-CN" w:bidi="ar"/>
              </w:rPr>
              <w:t>粤西支线</w:t>
            </w:r>
            <w:r>
              <w:rPr>
                <w:rFonts w:hint="eastAsia" w:asciiTheme="minorEastAsia" w:hAnsiTheme="minorEastAsia" w:eastAsiaTheme="minorEastAsia" w:cstheme="minorEastAsia"/>
                <w:i w:val="0"/>
                <w:iCs w:val="0"/>
                <w:color w:val="000000"/>
                <w:kern w:val="0"/>
                <w:sz w:val="21"/>
                <w:szCs w:val="21"/>
                <w:u w:val="none"/>
                <w:lang w:val="en-US" w:eastAsia="zh-CN" w:bidi="ar"/>
              </w:rPr>
              <w:fldChar w:fldCharType="end"/>
            </w:r>
          </w:p>
        </w:tc>
        <w:tc>
          <w:tcPr>
            <w:tcW w:w="1350"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02FA0942">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闸口站</w:t>
            </w:r>
          </w:p>
        </w:tc>
        <w:tc>
          <w:tcPr>
            <w:tcW w:w="1316"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6B0892F1">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bCs/>
                <w:kern w:val="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茂名末站</w:t>
            </w:r>
          </w:p>
        </w:tc>
        <w:tc>
          <w:tcPr>
            <w:tcW w:w="865" w:type="dxa"/>
            <w:tcBorders>
              <w:top w:val="single" w:color="auto" w:sz="4" w:space="0"/>
              <w:left w:val="single" w:color="auto" w:sz="4" w:space="0"/>
              <w:bottom w:val="single" w:color="auto" w:sz="4" w:space="0"/>
              <w:right w:val="single" w:color="auto" w:sz="4" w:space="0"/>
            </w:tcBorders>
            <w:shd w:val="clear" w:color="auto" w:fill="auto"/>
            <w:noWrap w:val="0"/>
            <w:vAlign w:val="center"/>
          </w:tcPr>
          <w:p w14:paraId="39F48330">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bCs/>
                <w:kern w:val="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204.65</w:t>
            </w:r>
          </w:p>
        </w:tc>
        <w:tc>
          <w:tcPr>
            <w:tcW w:w="1466"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7566D42B">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bCs/>
                <w:kern w:val="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559</w:t>
            </w:r>
          </w:p>
        </w:tc>
        <w:tc>
          <w:tcPr>
            <w:tcW w:w="1096"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4E992D3F">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bCs/>
                <w:kern w:val="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11</w:t>
            </w:r>
          </w:p>
        </w:tc>
        <w:tc>
          <w:tcPr>
            <w:tcW w:w="1165"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1C299807">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bCs/>
                <w:kern w:val="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10</w:t>
            </w:r>
          </w:p>
        </w:tc>
        <w:tc>
          <w:tcPr>
            <w:tcW w:w="1119"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46BFAEEB">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bCs/>
                <w:kern w:val="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33</w:t>
            </w:r>
          </w:p>
        </w:tc>
        <w:tc>
          <w:tcPr>
            <w:tcW w:w="1120"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53AF6CF6">
            <w:pPr>
              <w:jc w:val="center"/>
              <w:rPr>
                <w:rFonts w:hint="eastAsia" w:asciiTheme="minorEastAsia" w:hAnsiTheme="minorEastAsia" w:eastAsiaTheme="minorEastAsia" w:cstheme="minorEastAsia"/>
                <w:bCs/>
                <w:kern w:val="0"/>
                <w:sz w:val="21"/>
                <w:szCs w:val="21"/>
              </w:rPr>
            </w:pPr>
          </w:p>
        </w:tc>
        <w:tc>
          <w:tcPr>
            <w:tcW w:w="1119"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4D19CA38">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bCs/>
                <w:kern w:val="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46094</w:t>
            </w:r>
          </w:p>
        </w:tc>
        <w:tc>
          <w:tcPr>
            <w:tcW w:w="1246"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53FF0BA6">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bCs/>
                <w:kern w:val="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闸口-里山尾201904、</w:t>
            </w:r>
            <w:r>
              <w:rPr>
                <w:rFonts w:hint="eastAsia" w:asciiTheme="minorEastAsia" w:hAnsiTheme="minorEastAsia" w:eastAsiaTheme="minorEastAsia" w:cstheme="minorEastAsia"/>
                <w:i w:val="0"/>
                <w:iCs w:val="0"/>
                <w:color w:val="000000"/>
                <w:kern w:val="0"/>
                <w:sz w:val="21"/>
                <w:szCs w:val="21"/>
                <w:u w:val="none"/>
                <w:lang w:val="en-US" w:eastAsia="zh-CN" w:bidi="ar"/>
              </w:rPr>
              <w:br w:type="textWrapping"/>
            </w:r>
            <w:r>
              <w:rPr>
                <w:rFonts w:hint="eastAsia" w:asciiTheme="minorEastAsia" w:hAnsiTheme="minorEastAsia" w:eastAsiaTheme="minorEastAsia" w:cstheme="minorEastAsia"/>
                <w:i w:val="0"/>
                <w:iCs w:val="0"/>
                <w:color w:val="000000"/>
                <w:kern w:val="0"/>
                <w:sz w:val="21"/>
                <w:szCs w:val="21"/>
                <w:u w:val="none"/>
                <w:lang w:val="en-US" w:eastAsia="zh-CN" w:bidi="ar"/>
              </w:rPr>
              <w:t>里山尾-茂名20211023</w:t>
            </w:r>
          </w:p>
        </w:tc>
      </w:tr>
      <w:tr w14:paraId="74A66354">
        <w:tblPrEx>
          <w:tblCellMar>
            <w:top w:w="0" w:type="dxa"/>
            <w:left w:w="108" w:type="dxa"/>
            <w:bottom w:w="0" w:type="dxa"/>
            <w:right w:w="108" w:type="dxa"/>
          </w:tblCellMar>
        </w:tblPrEx>
        <w:trPr>
          <w:trHeight w:val="90" w:hRule="atLeast"/>
        </w:trPr>
        <w:tc>
          <w:tcPr>
            <w:tcW w:w="1167" w:type="dxa"/>
            <w:vMerge w:val="continue"/>
            <w:tcBorders>
              <w:left w:val="single" w:color="auto" w:sz="4" w:space="0"/>
              <w:bottom w:val="single" w:color="auto" w:sz="4" w:space="0"/>
              <w:right w:val="single" w:color="auto" w:sz="4" w:space="0"/>
            </w:tcBorders>
            <w:shd w:val="clear" w:color="auto" w:fill="FFFFFF"/>
            <w:noWrap w:val="0"/>
            <w:vAlign w:val="center"/>
          </w:tcPr>
          <w:p w14:paraId="3731BD0C">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bCs/>
                <w:kern w:val="0"/>
                <w:sz w:val="21"/>
                <w:szCs w:val="21"/>
              </w:rPr>
            </w:pPr>
          </w:p>
        </w:tc>
        <w:tc>
          <w:tcPr>
            <w:tcW w:w="1153"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641F28F5">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bCs/>
                <w:kern w:val="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桂林支线</w:t>
            </w:r>
          </w:p>
        </w:tc>
        <w:tc>
          <w:tcPr>
            <w:tcW w:w="1350"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7C405FAC">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bCs/>
                <w:kern w:val="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柳州末站</w:t>
            </w:r>
          </w:p>
        </w:tc>
        <w:tc>
          <w:tcPr>
            <w:tcW w:w="1316"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0C90D444">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bCs/>
                <w:kern w:val="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桂林末站</w:t>
            </w:r>
          </w:p>
        </w:tc>
        <w:tc>
          <w:tcPr>
            <w:tcW w:w="865" w:type="dxa"/>
            <w:tcBorders>
              <w:top w:val="single" w:color="auto" w:sz="4" w:space="0"/>
              <w:left w:val="single" w:color="auto" w:sz="4" w:space="0"/>
              <w:bottom w:val="single" w:color="auto" w:sz="4" w:space="0"/>
              <w:right w:val="single" w:color="auto" w:sz="4" w:space="0"/>
            </w:tcBorders>
            <w:shd w:val="clear" w:color="auto" w:fill="auto"/>
            <w:noWrap w:val="0"/>
            <w:vAlign w:val="center"/>
          </w:tcPr>
          <w:p w14:paraId="1C6E206F">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bCs/>
                <w:kern w:val="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153.70</w:t>
            </w:r>
          </w:p>
        </w:tc>
        <w:tc>
          <w:tcPr>
            <w:tcW w:w="1466"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6E6EB4C3">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bCs/>
                <w:kern w:val="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813</w:t>
            </w:r>
          </w:p>
        </w:tc>
        <w:tc>
          <w:tcPr>
            <w:tcW w:w="1096"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3C0B54B8">
            <w:pPr>
              <w:jc w:val="center"/>
              <w:rPr>
                <w:rFonts w:hint="eastAsia" w:asciiTheme="minorEastAsia" w:hAnsiTheme="minorEastAsia" w:eastAsiaTheme="minorEastAsia" w:cstheme="minorEastAsia"/>
                <w:bCs/>
                <w:kern w:val="0"/>
                <w:sz w:val="21"/>
                <w:szCs w:val="21"/>
              </w:rPr>
            </w:pPr>
          </w:p>
        </w:tc>
        <w:tc>
          <w:tcPr>
            <w:tcW w:w="1165"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38817FE2">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bCs/>
                <w:kern w:val="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10</w:t>
            </w:r>
          </w:p>
        </w:tc>
        <w:tc>
          <w:tcPr>
            <w:tcW w:w="1119"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38B03F8B">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bCs/>
                <w:kern w:val="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25</w:t>
            </w:r>
          </w:p>
        </w:tc>
        <w:tc>
          <w:tcPr>
            <w:tcW w:w="1120"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7A068D15">
            <w:pPr>
              <w:jc w:val="center"/>
              <w:rPr>
                <w:rFonts w:hint="eastAsia" w:asciiTheme="minorEastAsia" w:hAnsiTheme="minorEastAsia" w:eastAsiaTheme="minorEastAsia" w:cstheme="minorEastAsia"/>
                <w:bCs/>
                <w:kern w:val="0"/>
                <w:sz w:val="21"/>
                <w:szCs w:val="21"/>
              </w:rPr>
            </w:pPr>
          </w:p>
        </w:tc>
        <w:tc>
          <w:tcPr>
            <w:tcW w:w="1119"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505CC2D0">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bCs/>
                <w:kern w:val="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74181</w:t>
            </w:r>
          </w:p>
        </w:tc>
        <w:tc>
          <w:tcPr>
            <w:tcW w:w="1246"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3335E3CA">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bCs/>
                <w:kern w:val="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20230929</w:t>
            </w:r>
          </w:p>
        </w:tc>
      </w:tr>
      <w:tr w14:paraId="743E3D13">
        <w:tblPrEx>
          <w:tblCellMar>
            <w:top w:w="0" w:type="dxa"/>
            <w:left w:w="108" w:type="dxa"/>
            <w:bottom w:w="0" w:type="dxa"/>
            <w:right w:w="108" w:type="dxa"/>
          </w:tblCellMar>
        </w:tblPrEx>
        <w:trPr>
          <w:trHeight w:val="90" w:hRule="atLeast"/>
        </w:trPr>
        <w:tc>
          <w:tcPr>
            <w:tcW w:w="1167" w:type="dxa"/>
            <w:vMerge w:val="restart"/>
            <w:tcBorders>
              <w:top w:val="single" w:color="auto" w:sz="4" w:space="0"/>
              <w:left w:val="single" w:color="auto" w:sz="4" w:space="0"/>
              <w:right w:val="single" w:color="auto" w:sz="4" w:space="0"/>
            </w:tcBorders>
            <w:shd w:val="clear" w:color="auto" w:fill="FFFFFF"/>
            <w:noWrap w:val="0"/>
            <w:vAlign w:val="center"/>
          </w:tcPr>
          <w:p w14:paraId="69F75D9B">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海南管网</w:t>
            </w:r>
          </w:p>
        </w:tc>
        <w:tc>
          <w:tcPr>
            <w:tcW w:w="1153"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680ECE24">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三亚-东方管道</w:t>
            </w:r>
          </w:p>
        </w:tc>
        <w:tc>
          <w:tcPr>
            <w:tcW w:w="1350"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5EBCCD17">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三亚站</w:t>
            </w:r>
          </w:p>
        </w:tc>
        <w:tc>
          <w:tcPr>
            <w:tcW w:w="1316"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45DA9759">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bCs/>
                <w:kern w:val="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东方站</w:t>
            </w:r>
          </w:p>
        </w:tc>
        <w:tc>
          <w:tcPr>
            <w:tcW w:w="865" w:type="dxa"/>
            <w:tcBorders>
              <w:top w:val="single" w:color="auto" w:sz="4" w:space="0"/>
              <w:left w:val="single" w:color="auto" w:sz="4" w:space="0"/>
              <w:bottom w:val="single" w:color="auto" w:sz="4" w:space="0"/>
              <w:right w:val="single" w:color="auto" w:sz="4" w:space="0"/>
            </w:tcBorders>
            <w:shd w:val="clear" w:color="auto" w:fill="auto"/>
            <w:noWrap w:val="0"/>
            <w:vAlign w:val="center"/>
          </w:tcPr>
          <w:p w14:paraId="0B43052E">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bCs/>
                <w:kern w:val="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122.21</w:t>
            </w:r>
          </w:p>
        </w:tc>
        <w:tc>
          <w:tcPr>
            <w:tcW w:w="1466"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1FF16459">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bCs/>
                <w:kern w:val="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323</w:t>
            </w:r>
          </w:p>
        </w:tc>
        <w:tc>
          <w:tcPr>
            <w:tcW w:w="1096"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4D65FC15">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bCs/>
                <w:kern w:val="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8.0/5.6</w:t>
            </w:r>
          </w:p>
        </w:tc>
        <w:tc>
          <w:tcPr>
            <w:tcW w:w="1165"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00F08C99">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bCs/>
                <w:kern w:val="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6.4</w:t>
            </w:r>
          </w:p>
        </w:tc>
        <w:tc>
          <w:tcPr>
            <w:tcW w:w="1119"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336E6B53">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bCs/>
                <w:kern w:val="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7</w:t>
            </w:r>
          </w:p>
        </w:tc>
        <w:tc>
          <w:tcPr>
            <w:tcW w:w="1120"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56B6809F">
            <w:pPr>
              <w:jc w:val="center"/>
              <w:rPr>
                <w:rFonts w:hint="eastAsia" w:asciiTheme="minorEastAsia" w:hAnsiTheme="minorEastAsia" w:eastAsiaTheme="minorEastAsia" w:cstheme="minorEastAsia"/>
                <w:bCs/>
                <w:kern w:val="0"/>
                <w:sz w:val="21"/>
                <w:szCs w:val="21"/>
              </w:rPr>
            </w:pPr>
          </w:p>
        </w:tc>
        <w:tc>
          <w:tcPr>
            <w:tcW w:w="1119"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434FD202">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bCs/>
                <w:kern w:val="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9092</w:t>
            </w:r>
          </w:p>
        </w:tc>
        <w:tc>
          <w:tcPr>
            <w:tcW w:w="1246"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15D80596">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bCs/>
                <w:kern w:val="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19960401</w:t>
            </w:r>
          </w:p>
        </w:tc>
      </w:tr>
      <w:tr w14:paraId="2DA6BB5E">
        <w:tblPrEx>
          <w:tblCellMar>
            <w:top w:w="0" w:type="dxa"/>
            <w:left w:w="108" w:type="dxa"/>
            <w:bottom w:w="0" w:type="dxa"/>
            <w:right w:w="108" w:type="dxa"/>
          </w:tblCellMar>
        </w:tblPrEx>
        <w:trPr>
          <w:trHeight w:val="1013" w:hRule="atLeast"/>
        </w:trPr>
        <w:tc>
          <w:tcPr>
            <w:tcW w:w="1167" w:type="dxa"/>
            <w:vMerge w:val="continue"/>
            <w:tcBorders>
              <w:left w:val="single" w:color="auto" w:sz="4" w:space="0"/>
              <w:right w:val="single" w:color="auto" w:sz="4" w:space="0"/>
            </w:tcBorders>
            <w:shd w:val="clear" w:color="auto" w:fill="FFFFFF"/>
            <w:noWrap w:val="0"/>
            <w:vAlign w:val="center"/>
          </w:tcPr>
          <w:p w14:paraId="58792CAC">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p>
        </w:tc>
        <w:tc>
          <w:tcPr>
            <w:tcW w:w="1153"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7B973809">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fldChar w:fldCharType="begin"/>
            </w:r>
            <w:r>
              <w:rPr>
                <w:rFonts w:hint="eastAsia" w:asciiTheme="minorEastAsia" w:hAnsiTheme="minorEastAsia" w:eastAsiaTheme="minorEastAsia" w:cstheme="minorEastAsia"/>
                <w:i w:val="0"/>
                <w:iCs w:val="0"/>
                <w:color w:val="000000"/>
                <w:kern w:val="0"/>
                <w:sz w:val="21"/>
                <w:szCs w:val="21"/>
                <w:u w:val="none"/>
                <w:lang w:val="en-US" w:eastAsia="zh-CN" w:bidi="ar"/>
              </w:rPr>
              <w:instrText xml:space="preserve"> HYPERLINK "" \l "管道站场阀室关系!C2759" </w:instrText>
            </w:r>
            <w:r>
              <w:rPr>
                <w:rFonts w:hint="eastAsia" w:asciiTheme="minorEastAsia" w:hAnsiTheme="minorEastAsia" w:eastAsiaTheme="minorEastAsia" w:cstheme="minorEastAsia"/>
                <w:i w:val="0"/>
                <w:iCs w:val="0"/>
                <w:color w:val="000000"/>
                <w:kern w:val="0"/>
                <w:sz w:val="21"/>
                <w:szCs w:val="21"/>
                <w:u w:val="none"/>
                <w:lang w:val="en-US" w:eastAsia="zh-CN" w:bidi="ar"/>
              </w:rPr>
              <w:fldChar w:fldCharType="separate"/>
            </w:r>
            <w:r>
              <w:rPr>
                <w:rFonts w:hint="eastAsia" w:asciiTheme="minorEastAsia" w:hAnsiTheme="minorEastAsia" w:eastAsiaTheme="minorEastAsia" w:cstheme="minorEastAsia"/>
                <w:i w:val="0"/>
                <w:iCs w:val="0"/>
                <w:color w:val="000000"/>
                <w:kern w:val="0"/>
                <w:sz w:val="21"/>
                <w:szCs w:val="21"/>
                <w:u w:val="none"/>
                <w:lang w:val="en-US" w:eastAsia="zh-CN" w:bidi="ar"/>
              </w:rPr>
              <w:t>东洋管道</w:t>
            </w:r>
            <w:r>
              <w:rPr>
                <w:rFonts w:hint="eastAsia" w:asciiTheme="minorEastAsia" w:hAnsiTheme="minorEastAsia" w:eastAsiaTheme="minorEastAsia" w:cstheme="minorEastAsia"/>
                <w:i w:val="0"/>
                <w:iCs w:val="0"/>
                <w:color w:val="000000"/>
                <w:kern w:val="0"/>
                <w:sz w:val="21"/>
                <w:szCs w:val="21"/>
                <w:u w:val="none"/>
                <w:lang w:val="en-US" w:eastAsia="zh-CN" w:bidi="ar"/>
              </w:rPr>
              <w:fldChar w:fldCharType="end"/>
            </w:r>
          </w:p>
        </w:tc>
        <w:tc>
          <w:tcPr>
            <w:tcW w:w="1350"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7ADE8DF0">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东方首站</w:t>
            </w:r>
          </w:p>
        </w:tc>
        <w:tc>
          <w:tcPr>
            <w:tcW w:w="1316"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25E25191">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bCs/>
                <w:kern w:val="0"/>
                <w:sz w:val="21"/>
                <w:szCs w:val="21"/>
              </w:rPr>
            </w:pPr>
            <w:r>
              <w:rPr>
                <w:rFonts w:hint="eastAsia" w:asciiTheme="minorEastAsia" w:hAnsiTheme="minorEastAsia" w:eastAsiaTheme="minorEastAsia" w:cstheme="minorEastAsia"/>
                <w:i w:val="0"/>
                <w:iCs w:val="0"/>
                <w:color w:val="000000"/>
                <w:kern w:val="0"/>
                <w:sz w:val="21"/>
                <w:szCs w:val="21"/>
                <w:u w:val="none"/>
                <w:lang w:val="en-US" w:eastAsia="zh-CN" w:bidi="ar"/>
              </w:rPr>
              <w:t>洋浦分输站</w:t>
            </w:r>
          </w:p>
        </w:tc>
        <w:tc>
          <w:tcPr>
            <w:tcW w:w="865" w:type="dxa"/>
            <w:tcBorders>
              <w:top w:val="single" w:color="auto" w:sz="4" w:space="0"/>
              <w:left w:val="single" w:color="auto" w:sz="4" w:space="0"/>
              <w:bottom w:val="single" w:color="auto" w:sz="4" w:space="0"/>
              <w:right w:val="single" w:color="auto" w:sz="4" w:space="0"/>
            </w:tcBorders>
            <w:shd w:val="clear" w:color="auto" w:fill="auto"/>
            <w:noWrap w:val="0"/>
            <w:vAlign w:val="center"/>
          </w:tcPr>
          <w:p w14:paraId="0C3DED2A">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bCs/>
                <w:kern w:val="0"/>
                <w:sz w:val="21"/>
                <w:szCs w:val="21"/>
                <w:lang w:val="en-US" w:eastAsia="zh-CN"/>
              </w:rPr>
            </w:pPr>
            <w:r>
              <w:rPr>
                <w:rFonts w:hint="eastAsia" w:asciiTheme="minorEastAsia" w:hAnsiTheme="minorEastAsia" w:eastAsiaTheme="minorEastAsia" w:cstheme="minorEastAsia"/>
                <w:i w:val="0"/>
                <w:iCs w:val="0"/>
                <w:color w:val="000000"/>
                <w:kern w:val="0"/>
                <w:sz w:val="21"/>
                <w:szCs w:val="21"/>
                <w:u w:val="none"/>
                <w:lang w:val="en-US" w:eastAsia="zh-CN" w:bidi="ar"/>
              </w:rPr>
              <w:t>133.89</w:t>
            </w:r>
          </w:p>
        </w:tc>
        <w:tc>
          <w:tcPr>
            <w:tcW w:w="1466"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2C1428D8">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bCs/>
                <w:kern w:val="0"/>
                <w:sz w:val="21"/>
                <w:szCs w:val="21"/>
                <w:lang w:val="en-US" w:eastAsia="zh-CN"/>
              </w:rPr>
            </w:pPr>
            <w:r>
              <w:rPr>
                <w:rFonts w:hint="eastAsia" w:asciiTheme="minorEastAsia" w:hAnsiTheme="minorEastAsia" w:eastAsiaTheme="minorEastAsia" w:cstheme="minorEastAsia"/>
                <w:i w:val="0"/>
                <w:iCs w:val="0"/>
                <w:color w:val="000000"/>
                <w:kern w:val="0"/>
                <w:sz w:val="21"/>
                <w:szCs w:val="21"/>
                <w:u w:val="none"/>
                <w:lang w:val="en-US" w:eastAsia="zh-CN" w:bidi="ar"/>
              </w:rPr>
              <w:t>508</w:t>
            </w:r>
          </w:p>
        </w:tc>
        <w:tc>
          <w:tcPr>
            <w:tcW w:w="1096"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4952052D">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bCs/>
                <w:kern w:val="0"/>
                <w:sz w:val="21"/>
                <w:szCs w:val="21"/>
                <w:lang w:val="en-US" w:eastAsia="zh-CN"/>
              </w:rPr>
            </w:pPr>
            <w:r>
              <w:rPr>
                <w:rFonts w:hint="eastAsia" w:asciiTheme="minorEastAsia" w:hAnsiTheme="minorEastAsia" w:eastAsiaTheme="minorEastAsia" w:cstheme="minorEastAsia"/>
                <w:i w:val="0"/>
                <w:iCs w:val="0"/>
                <w:color w:val="000000"/>
                <w:kern w:val="0"/>
                <w:sz w:val="21"/>
                <w:szCs w:val="21"/>
                <w:u w:val="none"/>
                <w:lang w:val="en-US" w:eastAsia="zh-CN" w:bidi="ar"/>
              </w:rPr>
              <w:t>10.3/8.7/7.1/6.4</w:t>
            </w:r>
          </w:p>
        </w:tc>
        <w:tc>
          <w:tcPr>
            <w:tcW w:w="1165"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1C7EB440">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bCs/>
                <w:kern w:val="0"/>
                <w:sz w:val="21"/>
                <w:szCs w:val="21"/>
                <w:lang w:val="en-US" w:eastAsia="zh-CN"/>
              </w:rPr>
            </w:pPr>
            <w:r>
              <w:rPr>
                <w:rFonts w:hint="eastAsia" w:asciiTheme="minorEastAsia" w:hAnsiTheme="minorEastAsia" w:eastAsiaTheme="minorEastAsia" w:cstheme="minorEastAsia"/>
                <w:i w:val="0"/>
                <w:iCs w:val="0"/>
                <w:color w:val="000000"/>
                <w:kern w:val="0"/>
                <w:sz w:val="21"/>
                <w:szCs w:val="21"/>
                <w:u w:val="none"/>
                <w:lang w:val="en-US" w:eastAsia="zh-CN" w:bidi="ar"/>
              </w:rPr>
              <w:t>东方-儋州6.6、儋州-洋浦5.9</w:t>
            </w:r>
          </w:p>
        </w:tc>
        <w:tc>
          <w:tcPr>
            <w:tcW w:w="1119"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39AE1460">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bCs/>
                <w:kern w:val="0"/>
                <w:sz w:val="21"/>
                <w:szCs w:val="21"/>
                <w:lang w:val="en-US" w:eastAsia="zh-CN"/>
              </w:rPr>
            </w:pPr>
            <w:r>
              <w:rPr>
                <w:rFonts w:hint="eastAsia" w:asciiTheme="minorEastAsia" w:hAnsiTheme="minorEastAsia" w:eastAsiaTheme="minorEastAsia" w:cstheme="minorEastAsia"/>
                <w:i w:val="0"/>
                <w:iCs w:val="0"/>
                <w:color w:val="000000"/>
                <w:kern w:val="0"/>
                <w:sz w:val="21"/>
                <w:szCs w:val="21"/>
                <w:u w:val="none"/>
                <w:lang w:val="en-US" w:eastAsia="zh-CN" w:bidi="ar"/>
              </w:rPr>
              <w:t>12</w:t>
            </w:r>
          </w:p>
        </w:tc>
        <w:tc>
          <w:tcPr>
            <w:tcW w:w="1120"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1D4CDC21">
            <w:pPr>
              <w:jc w:val="center"/>
              <w:rPr>
                <w:rFonts w:hint="eastAsia" w:asciiTheme="minorEastAsia" w:hAnsiTheme="minorEastAsia" w:eastAsiaTheme="minorEastAsia" w:cstheme="minorEastAsia"/>
                <w:bCs/>
                <w:kern w:val="0"/>
                <w:sz w:val="21"/>
                <w:szCs w:val="21"/>
                <w:lang w:val="en-US" w:eastAsia="zh-CN"/>
              </w:rPr>
            </w:pPr>
          </w:p>
        </w:tc>
        <w:tc>
          <w:tcPr>
            <w:tcW w:w="1119"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0A36428D">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bCs/>
                <w:kern w:val="0"/>
                <w:sz w:val="21"/>
                <w:szCs w:val="21"/>
                <w:lang w:val="en-US" w:eastAsia="zh-CN"/>
              </w:rPr>
            </w:pPr>
            <w:r>
              <w:rPr>
                <w:rFonts w:hint="eastAsia" w:asciiTheme="minorEastAsia" w:hAnsiTheme="minorEastAsia" w:eastAsiaTheme="minorEastAsia" w:cstheme="minorEastAsia"/>
                <w:i w:val="0"/>
                <w:iCs w:val="0"/>
                <w:color w:val="000000"/>
                <w:kern w:val="0"/>
                <w:sz w:val="21"/>
                <w:szCs w:val="21"/>
                <w:u w:val="none"/>
                <w:lang w:val="en-US" w:eastAsia="zh-CN" w:bidi="ar"/>
              </w:rPr>
              <w:t>25663</w:t>
            </w:r>
          </w:p>
        </w:tc>
        <w:tc>
          <w:tcPr>
            <w:tcW w:w="1246"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50C02211">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bCs/>
                <w:kern w:val="0"/>
                <w:sz w:val="21"/>
                <w:szCs w:val="21"/>
                <w:lang w:val="en-US" w:eastAsia="zh-CN"/>
              </w:rPr>
            </w:pPr>
            <w:r>
              <w:rPr>
                <w:rFonts w:hint="eastAsia" w:asciiTheme="minorEastAsia" w:hAnsiTheme="minorEastAsia" w:eastAsiaTheme="minorEastAsia" w:cstheme="minorEastAsia"/>
                <w:i w:val="0"/>
                <w:iCs w:val="0"/>
                <w:color w:val="000000"/>
                <w:kern w:val="0"/>
                <w:sz w:val="21"/>
                <w:szCs w:val="21"/>
                <w:u w:val="none"/>
                <w:lang w:val="en-US" w:eastAsia="zh-CN" w:bidi="ar"/>
              </w:rPr>
              <w:t>20030830</w:t>
            </w:r>
          </w:p>
        </w:tc>
      </w:tr>
      <w:tr w14:paraId="70B25601">
        <w:tblPrEx>
          <w:tblCellMar>
            <w:top w:w="0" w:type="dxa"/>
            <w:left w:w="108" w:type="dxa"/>
            <w:bottom w:w="0" w:type="dxa"/>
            <w:right w:w="108" w:type="dxa"/>
          </w:tblCellMar>
        </w:tblPrEx>
        <w:trPr>
          <w:trHeight w:val="90" w:hRule="atLeast"/>
        </w:trPr>
        <w:tc>
          <w:tcPr>
            <w:tcW w:w="1167" w:type="dxa"/>
            <w:vMerge w:val="continue"/>
            <w:tcBorders>
              <w:left w:val="single" w:color="auto" w:sz="4" w:space="0"/>
              <w:right w:val="single" w:color="auto" w:sz="4" w:space="0"/>
            </w:tcBorders>
            <w:shd w:val="clear" w:color="auto" w:fill="FFFFFF"/>
            <w:noWrap w:val="0"/>
            <w:vAlign w:val="center"/>
          </w:tcPr>
          <w:p w14:paraId="28809537">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p>
        </w:tc>
        <w:tc>
          <w:tcPr>
            <w:tcW w:w="1153"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4DC18D6D">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fldChar w:fldCharType="begin"/>
            </w:r>
            <w:r>
              <w:rPr>
                <w:rFonts w:hint="eastAsia" w:asciiTheme="minorEastAsia" w:hAnsiTheme="minorEastAsia" w:eastAsiaTheme="minorEastAsia" w:cstheme="minorEastAsia"/>
                <w:i w:val="0"/>
                <w:iCs w:val="0"/>
                <w:color w:val="000000"/>
                <w:kern w:val="0"/>
                <w:sz w:val="21"/>
                <w:szCs w:val="21"/>
                <w:u w:val="none"/>
                <w:lang w:val="en-US" w:eastAsia="zh-CN" w:bidi="ar"/>
              </w:rPr>
              <w:instrText xml:space="preserve"> HYPERLINK "" \l "管道站场阀室关系!C2759" </w:instrText>
            </w:r>
            <w:r>
              <w:rPr>
                <w:rFonts w:hint="eastAsia" w:asciiTheme="minorEastAsia" w:hAnsiTheme="minorEastAsia" w:eastAsiaTheme="minorEastAsia" w:cstheme="minorEastAsia"/>
                <w:i w:val="0"/>
                <w:iCs w:val="0"/>
                <w:color w:val="000000"/>
                <w:kern w:val="0"/>
                <w:sz w:val="21"/>
                <w:szCs w:val="21"/>
                <w:u w:val="none"/>
                <w:lang w:val="en-US" w:eastAsia="zh-CN" w:bidi="ar"/>
              </w:rPr>
              <w:fldChar w:fldCharType="separate"/>
            </w:r>
            <w:r>
              <w:rPr>
                <w:rFonts w:hint="eastAsia" w:asciiTheme="minorEastAsia" w:hAnsiTheme="minorEastAsia" w:eastAsiaTheme="minorEastAsia" w:cstheme="minorEastAsia"/>
                <w:i w:val="0"/>
                <w:iCs w:val="0"/>
                <w:color w:val="000000"/>
                <w:kern w:val="0"/>
                <w:sz w:val="21"/>
                <w:szCs w:val="21"/>
                <w:u w:val="none"/>
                <w:lang w:val="en-US" w:eastAsia="zh-CN" w:bidi="ar"/>
              </w:rPr>
              <w:t>儋海管道</w:t>
            </w:r>
            <w:r>
              <w:rPr>
                <w:rFonts w:hint="eastAsia" w:asciiTheme="minorEastAsia" w:hAnsiTheme="minorEastAsia" w:eastAsiaTheme="minorEastAsia" w:cstheme="minorEastAsia"/>
                <w:i w:val="0"/>
                <w:iCs w:val="0"/>
                <w:color w:val="000000"/>
                <w:kern w:val="0"/>
                <w:sz w:val="21"/>
                <w:szCs w:val="21"/>
                <w:u w:val="none"/>
                <w:lang w:val="en-US" w:eastAsia="zh-CN" w:bidi="ar"/>
              </w:rPr>
              <w:fldChar w:fldCharType="end"/>
            </w:r>
          </w:p>
        </w:tc>
        <w:tc>
          <w:tcPr>
            <w:tcW w:w="1350"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2FF6F665">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洋浦分输站</w:t>
            </w:r>
          </w:p>
        </w:tc>
        <w:tc>
          <w:tcPr>
            <w:tcW w:w="1316"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48105207">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bCs/>
                <w:kern w:val="0"/>
                <w:sz w:val="21"/>
                <w:szCs w:val="21"/>
                <w:lang w:val="en-US" w:eastAsia="zh-CN"/>
              </w:rPr>
            </w:pPr>
            <w:r>
              <w:rPr>
                <w:rFonts w:hint="eastAsia" w:asciiTheme="minorEastAsia" w:hAnsiTheme="minorEastAsia" w:eastAsiaTheme="minorEastAsia" w:cstheme="minorEastAsia"/>
                <w:i w:val="0"/>
                <w:iCs w:val="0"/>
                <w:color w:val="000000"/>
                <w:kern w:val="0"/>
                <w:sz w:val="21"/>
                <w:szCs w:val="21"/>
                <w:u w:val="none"/>
                <w:lang w:val="en-US" w:eastAsia="zh-CN" w:bidi="ar"/>
              </w:rPr>
              <w:t>海口分输站</w:t>
            </w:r>
          </w:p>
        </w:tc>
        <w:tc>
          <w:tcPr>
            <w:tcW w:w="865" w:type="dxa"/>
            <w:tcBorders>
              <w:top w:val="single" w:color="auto" w:sz="4" w:space="0"/>
              <w:left w:val="single" w:color="auto" w:sz="4" w:space="0"/>
              <w:bottom w:val="single" w:color="auto" w:sz="4" w:space="0"/>
              <w:right w:val="single" w:color="auto" w:sz="4" w:space="0"/>
            </w:tcBorders>
            <w:shd w:val="clear" w:color="auto" w:fill="auto"/>
            <w:noWrap w:val="0"/>
            <w:vAlign w:val="center"/>
          </w:tcPr>
          <w:p w14:paraId="016DC200">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bCs/>
                <w:kern w:val="0"/>
                <w:sz w:val="21"/>
                <w:szCs w:val="21"/>
                <w:lang w:val="en-US" w:eastAsia="zh-CN"/>
              </w:rPr>
            </w:pPr>
            <w:r>
              <w:rPr>
                <w:rFonts w:hint="eastAsia" w:asciiTheme="minorEastAsia" w:hAnsiTheme="minorEastAsia" w:eastAsiaTheme="minorEastAsia" w:cstheme="minorEastAsia"/>
                <w:i w:val="0"/>
                <w:iCs w:val="0"/>
                <w:color w:val="000000"/>
                <w:kern w:val="0"/>
                <w:sz w:val="21"/>
                <w:szCs w:val="21"/>
                <w:u w:val="none"/>
                <w:lang w:val="en-US" w:eastAsia="zh-CN" w:bidi="ar"/>
              </w:rPr>
              <w:t>91.00</w:t>
            </w:r>
          </w:p>
        </w:tc>
        <w:tc>
          <w:tcPr>
            <w:tcW w:w="1466"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67412646">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bCs/>
                <w:kern w:val="0"/>
                <w:sz w:val="21"/>
                <w:szCs w:val="21"/>
                <w:lang w:val="en-US" w:eastAsia="zh-CN"/>
              </w:rPr>
            </w:pPr>
            <w:r>
              <w:rPr>
                <w:rFonts w:hint="eastAsia" w:asciiTheme="minorEastAsia" w:hAnsiTheme="minorEastAsia" w:eastAsiaTheme="minorEastAsia" w:cstheme="minorEastAsia"/>
                <w:i w:val="0"/>
                <w:iCs w:val="0"/>
                <w:color w:val="000000"/>
                <w:kern w:val="0"/>
                <w:sz w:val="21"/>
                <w:szCs w:val="21"/>
                <w:u w:val="none"/>
                <w:lang w:val="en-US" w:eastAsia="zh-CN" w:bidi="ar"/>
              </w:rPr>
              <w:t>323</w:t>
            </w:r>
          </w:p>
        </w:tc>
        <w:tc>
          <w:tcPr>
            <w:tcW w:w="1096"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179F09D3">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bCs/>
                <w:kern w:val="0"/>
                <w:sz w:val="21"/>
                <w:szCs w:val="21"/>
                <w:lang w:val="en-US" w:eastAsia="zh-CN"/>
              </w:rPr>
            </w:pPr>
            <w:r>
              <w:rPr>
                <w:rFonts w:hint="eastAsia" w:asciiTheme="minorEastAsia" w:hAnsiTheme="minorEastAsia" w:eastAsiaTheme="minorEastAsia" w:cstheme="minorEastAsia"/>
                <w:i w:val="0"/>
                <w:iCs w:val="0"/>
                <w:color w:val="000000"/>
                <w:kern w:val="0"/>
                <w:sz w:val="21"/>
                <w:szCs w:val="21"/>
                <w:u w:val="none"/>
                <w:lang w:val="en-US" w:eastAsia="zh-CN" w:bidi="ar"/>
              </w:rPr>
              <w:t>8.0/5.6</w:t>
            </w:r>
          </w:p>
        </w:tc>
        <w:tc>
          <w:tcPr>
            <w:tcW w:w="1165"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607D7DE1">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bCs/>
                <w:kern w:val="0"/>
                <w:sz w:val="21"/>
                <w:szCs w:val="21"/>
                <w:lang w:val="en-US" w:eastAsia="zh-CN"/>
              </w:rPr>
            </w:pPr>
            <w:r>
              <w:rPr>
                <w:rFonts w:hint="eastAsia" w:asciiTheme="minorEastAsia" w:hAnsiTheme="minorEastAsia" w:eastAsiaTheme="minorEastAsia" w:cstheme="minorEastAsia"/>
                <w:i w:val="0"/>
                <w:iCs w:val="0"/>
                <w:color w:val="000000"/>
                <w:kern w:val="0"/>
                <w:sz w:val="21"/>
                <w:szCs w:val="21"/>
                <w:u w:val="none"/>
                <w:lang w:val="en-US" w:eastAsia="zh-CN" w:bidi="ar"/>
              </w:rPr>
              <w:t>5.9</w:t>
            </w:r>
          </w:p>
        </w:tc>
        <w:tc>
          <w:tcPr>
            <w:tcW w:w="1119"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40E77689">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bCs/>
                <w:kern w:val="0"/>
                <w:sz w:val="21"/>
                <w:szCs w:val="21"/>
                <w:lang w:val="en-US" w:eastAsia="zh-CN"/>
              </w:rPr>
            </w:pPr>
            <w:r>
              <w:rPr>
                <w:rFonts w:hint="eastAsia" w:asciiTheme="minorEastAsia" w:hAnsiTheme="minorEastAsia" w:eastAsiaTheme="minorEastAsia" w:cstheme="minorEastAsia"/>
                <w:i w:val="0"/>
                <w:iCs w:val="0"/>
                <w:color w:val="000000"/>
                <w:kern w:val="0"/>
                <w:sz w:val="21"/>
                <w:szCs w:val="21"/>
                <w:u w:val="none"/>
                <w:lang w:val="en-US" w:eastAsia="zh-CN" w:bidi="ar"/>
              </w:rPr>
              <w:t>4</w:t>
            </w:r>
          </w:p>
        </w:tc>
        <w:tc>
          <w:tcPr>
            <w:tcW w:w="1120"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68EDC56F">
            <w:pPr>
              <w:jc w:val="center"/>
              <w:rPr>
                <w:rFonts w:hint="eastAsia" w:asciiTheme="minorEastAsia" w:hAnsiTheme="minorEastAsia" w:eastAsiaTheme="minorEastAsia" w:cstheme="minorEastAsia"/>
                <w:bCs/>
                <w:kern w:val="0"/>
                <w:sz w:val="21"/>
                <w:szCs w:val="21"/>
                <w:lang w:val="en-US" w:eastAsia="zh-CN"/>
              </w:rPr>
            </w:pPr>
          </w:p>
        </w:tc>
        <w:tc>
          <w:tcPr>
            <w:tcW w:w="1119"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4C9900E6">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bCs/>
                <w:kern w:val="0"/>
                <w:sz w:val="21"/>
                <w:szCs w:val="21"/>
                <w:lang w:val="en-US" w:eastAsia="zh-CN"/>
              </w:rPr>
            </w:pPr>
            <w:r>
              <w:rPr>
                <w:rFonts w:hint="eastAsia" w:asciiTheme="minorEastAsia" w:hAnsiTheme="minorEastAsia" w:eastAsiaTheme="minorEastAsia" w:cstheme="minorEastAsia"/>
                <w:i w:val="0"/>
                <w:iCs w:val="0"/>
                <w:color w:val="000000"/>
                <w:kern w:val="0"/>
                <w:sz w:val="21"/>
                <w:szCs w:val="21"/>
                <w:u w:val="none"/>
                <w:lang w:val="en-US" w:eastAsia="zh-CN" w:bidi="ar"/>
              </w:rPr>
              <w:t>6901</w:t>
            </w:r>
          </w:p>
        </w:tc>
        <w:tc>
          <w:tcPr>
            <w:tcW w:w="1246"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5BD9CA53">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bCs/>
                <w:kern w:val="0"/>
                <w:sz w:val="21"/>
                <w:szCs w:val="21"/>
                <w:lang w:val="en-US" w:eastAsia="zh-CN"/>
              </w:rPr>
            </w:pPr>
            <w:r>
              <w:rPr>
                <w:rFonts w:hint="eastAsia" w:asciiTheme="minorEastAsia" w:hAnsiTheme="minorEastAsia" w:eastAsiaTheme="minorEastAsia" w:cstheme="minorEastAsia"/>
                <w:i w:val="0"/>
                <w:iCs w:val="0"/>
                <w:color w:val="000000"/>
                <w:kern w:val="0"/>
                <w:sz w:val="21"/>
                <w:szCs w:val="21"/>
                <w:u w:val="none"/>
                <w:lang w:val="en-US" w:eastAsia="zh-CN" w:bidi="ar"/>
              </w:rPr>
              <w:t>20030830</w:t>
            </w:r>
          </w:p>
        </w:tc>
      </w:tr>
      <w:tr w14:paraId="0C768232">
        <w:tblPrEx>
          <w:tblCellMar>
            <w:top w:w="0" w:type="dxa"/>
            <w:left w:w="108" w:type="dxa"/>
            <w:bottom w:w="0" w:type="dxa"/>
            <w:right w:w="108" w:type="dxa"/>
          </w:tblCellMar>
        </w:tblPrEx>
        <w:trPr>
          <w:trHeight w:val="187" w:hRule="atLeast"/>
        </w:trPr>
        <w:tc>
          <w:tcPr>
            <w:tcW w:w="1167" w:type="dxa"/>
            <w:vMerge w:val="continue"/>
            <w:tcBorders>
              <w:left w:val="single" w:color="auto" w:sz="4" w:space="0"/>
              <w:bottom w:val="single" w:color="auto" w:sz="4" w:space="0"/>
              <w:right w:val="single" w:color="auto" w:sz="4" w:space="0"/>
            </w:tcBorders>
            <w:shd w:val="clear" w:color="auto" w:fill="FFFFFF"/>
            <w:noWrap w:val="0"/>
            <w:vAlign w:val="center"/>
          </w:tcPr>
          <w:p w14:paraId="1FB51E2E">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p>
        </w:tc>
        <w:tc>
          <w:tcPr>
            <w:tcW w:w="1153"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4694FC01">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东崖连接线</w:t>
            </w:r>
          </w:p>
        </w:tc>
        <w:tc>
          <w:tcPr>
            <w:tcW w:w="1350"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6C513D0E">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东方站</w:t>
            </w:r>
          </w:p>
        </w:tc>
        <w:tc>
          <w:tcPr>
            <w:tcW w:w="1316"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33E2696D">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东洋海三通</w:t>
            </w:r>
          </w:p>
        </w:tc>
        <w:tc>
          <w:tcPr>
            <w:tcW w:w="865" w:type="dxa"/>
            <w:tcBorders>
              <w:top w:val="single" w:color="auto" w:sz="4" w:space="0"/>
              <w:left w:val="single" w:color="auto" w:sz="4" w:space="0"/>
              <w:bottom w:val="single" w:color="auto" w:sz="4" w:space="0"/>
              <w:right w:val="single" w:color="auto" w:sz="4" w:space="0"/>
            </w:tcBorders>
            <w:shd w:val="clear" w:color="auto" w:fill="auto"/>
            <w:noWrap w:val="0"/>
            <w:vAlign w:val="center"/>
          </w:tcPr>
          <w:p w14:paraId="77DE6972">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0.78</w:t>
            </w:r>
          </w:p>
        </w:tc>
        <w:tc>
          <w:tcPr>
            <w:tcW w:w="1466"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1D841E85">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323</w:t>
            </w:r>
          </w:p>
        </w:tc>
        <w:tc>
          <w:tcPr>
            <w:tcW w:w="1096"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5B96975E">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8</w:t>
            </w:r>
          </w:p>
        </w:tc>
        <w:tc>
          <w:tcPr>
            <w:tcW w:w="1165"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4B4BDD13">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6.6</w:t>
            </w:r>
          </w:p>
        </w:tc>
        <w:tc>
          <w:tcPr>
            <w:tcW w:w="1119"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4E83B906">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5</w:t>
            </w:r>
          </w:p>
        </w:tc>
        <w:tc>
          <w:tcPr>
            <w:tcW w:w="1120"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15A2E658">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p>
        </w:tc>
        <w:tc>
          <w:tcPr>
            <w:tcW w:w="1119"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37968B21">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 xml:space="preserve">0 </w:t>
            </w:r>
          </w:p>
        </w:tc>
        <w:tc>
          <w:tcPr>
            <w:tcW w:w="1246"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78E388D7">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201401</w:t>
            </w:r>
          </w:p>
        </w:tc>
      </w:tr>
      <w:tr w14:paraId="1FBEDCC1">
        <w:tblPrEx>
          <w:tblCellMar>
            <w:top w:w="0" w:type="dxa"/>
            <w:left w:w="108" w:type="dxa"/>
            <w:bottom w:w="0" w:type="dxa"/>
            <w:right w:w="108" w:type="dxa"/>
          </w:tblCellMar>
        </w:tblPrEx>
        <w:trPr>
          <w:trHeight w:val="90" w:hRule="atLeast"/>
        </w:trPr>
        <w:tc>
          <w:tcPr>
            <w:tcW w:w="1167" w:type="dxa"/>
            <w:vMerge w:val="restart"/>
            <w:tcBorders>
              <w:top w:val="single" w:color="auto" w:sz="4" w:space="0"/>
              <w:left w:val="single" w:color="auto" w:sz="4" w:space="0"/>
              <w:bottom w:val="single" w:color="auto" w:sz="4" w:space="0"/>
              <w:right w:val="single" w:color="auto" w:sz="4" w:space="0"/>
            </w:tcBorders>
            <w:shd w:val="clear" w:color="auto" w:fill="FFFFFF"/>
            <w:noWrap w:val="0"/>
            <w:vAlign w:val="center"/>
          </w:tcPr>
          <w:p w14:paraId="7EA6E816">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海南管网</w:t>
            </w:r>
          </w:p>
        </w:tc>
        <w:tc>
          <w:tcPr>
            <w:tcW w:w="1153"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058527C8">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fldChar w:fldCharType="begin"/>
            </w:r>
            <w:r>
              <w:rPr>
                <w:rFonts w:hint="eastAsia" w:asciiTheme="minorEastAsia" w:hAnsiTheme="minorEastAsia" w:eastAsiaTheme="minorEastAsia" w:cstheme="minorEastAsia"/>
                <w:i w:val="0"/>
                <w:iCs w:val="0"/>
                <w:color w:val="000000"/>
                <w:kern w:val="0"/>
                <w:sz w:val="21"/>
                <w:szCs w:val="21"/>
                <w:u w:val="none"/>
                <w:lang w:val="en-US" w:eastAsia="zh-CN" w:bidi="ar"/>
              </w:rPr>
              <w:instrText xml:space="preserve"> HYPERLINK "" \l "管道站场阀室关系!C2776" </w:instrText>
            </w:r>
            <w:r>
              <w:rPr>
                <w:rFonts w:hint="eastAsia" w:asciiTheme="minorEastAsia" w:hAnsiTheme="minorEastAsia" w:eastAsiaTheme="minorEastAsia" w:cstheme="minorEastAsia"/>
                <w:i w:val="0"/>
                <w:iCs w:val="0"/>
                <w:color w:val="000000"/>
                <w:kern w:val="0"/>
                <w:sz w:val="21"/>
                <w:szCs w:val="21"/>
                <w:u w:val="none"/>
                <w:lang w:val="en-US" w:eastAsia="zh-CN" w:bidi="ar"/>
              </w:rPr>
              <w:fldChar w:fldCharType="separate"/>
            </w:r>
            <w:r>
              <w:rPr>
                <w:rFonts w:hint="eastAsia" w:asciiTheme="minorEastAsia" w:hAnsiTheme="minorEastAsia" w:eastAsiaTheme="minorEastAsia" w:cstheme="minorEastAsia"/>
                <w:i w:val="0"/>
                <w:iCs w:val="0"/>
                <w:color w:val="000000"/>
                <w:kern w:val="0"/>
                <w:sz w:val="21"/>
                <w:szCs w:val="21"/>
                <w:u w:val="none"/>
                <w:lang w:val="en-US" w:eastAsia="zh-CN" w:bidi="ar"/>
              </w:rPr>
              <w:t>昌江支线</w:t>
            </w:r>
            <w:r>
              <w:rPr>
                <w:rFonts w:hint="eastAsia" w:asciiTheme="minorEastAsia" w:hAnsiTheme="minorEastAsia" w:eastAsiaTheme="minorEastAsia" w:cstheme="minorEastAsia"/>
                <w:i w:val="0"/>
                <w:iCs w:val="0"/>
                <w:color w:val="000000"/>
                <w:kern w:val="0"/>
                <w:sz w:val="21"/>
                <w:szCs w:val="21"/>
                <w:u w:val="none"/>
                <w:lang w:val="en-US" w:eastAsia="zh-CN" w:bidi="ar"/>
              </w:rPr>
              <w:fldChar w:fldCharType="end"/>
            </w:r>
          </w:p>
        </w:tc>
        <w:tc>
          <w:tcPr>
            <w:tcW w:w="1350"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3CDA23D7">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东洋海3#阀室</w:t>
            </w:r>
          </w:p>
        </w:tc>
        <w:tc>
          <w:tcPr>
            <w:tcW w:w="1316"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37EBEA97">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昌江分输站</w:t>
            </w:r>
          </w:p>
        </w:tc>
        <w:tc>
          <w:tcPr>
            <w:tcW w:w="865" w:type="dxa"/>
            <w:tcBorders>
              <w:top w:val="single" w:color="auto" w:sz="4" w:space="0"/>
              <w:left w:val="single" w:color="auto" w:sz="4" w:space="0"/>
              <w:bottom w:val="single" w:color="auto" w:sz="4" w:space="0"/>
              <w:right w:val="single" w:color="auto" w:sz="4" w:space="0"/>
            </w:tcBorders>
            <w:shd w:val="clear" w:color="auto" w:fill="auto"/>
            <w:noWrap w:val="0"/>
            <w:vAlign w:val="center"/>
          </w:tcPr>
          <w:p w14:paraId="08EA4726">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4.94</w:t>
            </w:r>
          </w:p>
        </w:tc>
        <w:tc>
          <w:tcPr>
            <w:tcW w:w="1466"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4C9E8BCE">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159</w:t>
            </w:r>
          </w:p>
        </w:tc>
        <w:tc>
          <w:tcPr>
            <w:tcW w:w="1096"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0C9ED511">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6</w:t>
            </w:r>
          </w:p>
        </w:tc>
        <w:tc>
          <w:tcPr>
            <w:tcW w:w="1165"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4F5B5A74">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6.6</w:t>
            </w:r>
          </w:p>
        </w:tc>
        <w:tc>
          <w:tcPr>
            <w:tcW w:w="1119"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1BD09A14">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0.1918</w:t>
            </w:r>
          </w:p>
        </w:tc>
        <w:tc>
          <w:tcPr>
            <w:tcW w:w="1120"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3BDE6020">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p>
        </w:tc>
        <w:tc>
          <w:tcPr>
            <w:tcW w:w="1119"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4A1A8615">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 xml:space="preserve">83 </w:t>
            </w:r>
          </w:p>
        </w:tc>
        <w:tc>
          <w:tcPr>
            <w:tcW w:w="1246"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0A73CCF9">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20080306</w:t>
            </w:r>
          </w:p>
        </w:tc>
      </w:tr>
      <w:tr w14:paraId="6B36A229">
        <w:tblPrEx>
          <w:tblCellMar>
            <w:top w:w="0" w:type="dxa"/>
            <w:left w:w="108" w:type="dxa"/>
            <w:bottom w:w="0" w:type="dxa"/>
            <w:right w:w="108" w:type="dxa"/>
          </w:tblCellMar>
        </w:tblPrEx>
        <w:trPr>
          <w:trHeight w:val="90" w:hRule="atLeast"/>
        </w:trPr>
        <w:tc>
          <w:tcPr>
            <w:tcW w:w="1167" w:type="dxa"/>
            <w:vMerge w:val="continue"/>
            <w:tcBorders>
              <w:top w:val="single" w:color="auto" w:sz="4" w:space="0"/>
              <w:left w:val="single" w:color="auto" w:sz="4" w:space="0"/>
              <w:bottom w:val="single" w:color="auto" w:sz="4" w:space="0"/>
              <w:right w:val="single" w:color="auto" w:sz="4" w:space="0"/>
            </w:tcBorders>
            <w:shd w:val="clear" w:color="auto" w:fill="FFFFFF"/>
            <w:noWrap w:val="0"/>
            <w:vAlign w:val="center"/>
          </w:tcPr>
          <w:p w14:paraId="518B364D">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p>
        </w:tc>
        <w:tc>
          <w:tcPr>
            <w:tcW w:w="1153"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479F08E7">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fldChar w:fldCharType="begin"/>
            </w:r>
            <w:r>
              <w:rPr>
                <w:rFonts w:hint="eastAsia" w:asciiTheme="minorEastAsia" w:hAnsiTheme="minorEastAsia" w:eastAsiaTheme="minorEastAsia" w:cstheme="minorEastAsia"/>
                <w:i w:val="0"/>
                <w:iCs w:val="0"/>
                <w:color w:val="000000"/>
                <w:kern w:val="0"/>
                <w:sz w:val="21"/>
                <w:szCs w:val="21"/>
                <w:u w:val="none"/>
                <w:lang w:val="en-US" w:eastAsia="zh-CN" w:bidi="ar"/>
              </w:rPr>
              <w:instrText xml:space="preserve"> HYPERLINK "" \l "管道站场阀室关系!C2778" </w:instrText>
            </w:r>
            <w:r>
              <w:rPr>
                <w:rFonts w:hint="eastAsia" w:asciiTheme="minorEastAsia" w:hAnsiTheme="minorEastAsia" w:eastAsiaTheme="minorEastAsia" w:cstheme="minorEastAsia"/>
                <w:i w:val="0"/>
                <w:iCs w:val="0"/>
                <w:color w:val="000000"/>
                <w:kern w:val="0"/>
                <w:sz w:val="21"/>
                <w:szCs w:val="21"/>
                <w:u w:val="none"/>
                <w:lang w:val="en-US" w:eastAsia="zh-CN" w:bidi="ar"/>
              </w:rPr>
              <w:fldChar w:fldCharType="separate"/>
            </w:r>
            <w:r>
              <w:rPr>
                <w:rFonts w:hint="eastAsia" w:asciiTheme="minorEastAsia" w:hAnsiTheme="minorEastAsia" w:eastAsiaTheme="minorEastAsia" w:cstheme="minorEastAsia"/>
                <w:i w:val="0"/>
                <w:iCs w:val="0"/>
                <w:color w:val="000000"/>
                <w:kern w:val="0"/>
                <w:sz w:val="21"/>
                <w:szCs w:val="21"/>
                <w:u w:val="none"/>
                <w:lang w:val="en-US" w:eastAsia="zh-CN" w:bidi="ar"/>
              </w:rPr>
              <w:t>海文管道</w:t>
            </w:r>
            <w:r>
              <w:rPr>
                <w:rFonts w:hint="eastAsia" w:asciiTheme="minorEastAsia" w:hAnsiTheme="minorEastAsia" w:eastAsiaTheme="minorEastAsia" w:cstheme="minorEastAsia"/>
                <w:i w:val="0"/>
                <w:iCs w:val="0"/>
                <w:color w:val="000000"/>
                <w:kern w:val="0"/>
                <w:sz w:val="21"/>
                <w:szCs w:val="21"/>
                <w:u w:val="none"/>
                <w:lang w:val="en-US" w:eastAsia="zh-CN" w:bidi="ar"/>
              </w:rPr>
              <w:fldChar w:fldCharType="end"/>
            </w:r>
          </w:p>
        </w:tc>
        <w:tc>
          <w:tcPr>
            <w:tcW w:w="1350"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0C240056">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海口分输站</w:t>
            </w:r>
          </w:p>
        </w:tc>
        <w:tc>
          <w:tcPr>
            <w:tcW w:w="1316"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104D329C">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文昌站</w:t>
            </w:r>
          </w:p>
        </w:tc>
        <w:tc>
          <w:tcPr>
            <w:tcW w:w="865" w:type="dxa"/>
            <w:tcBorders>
              <w:top w:val="single" w:color="auto" w:sz="4" w:space="0"/>
              <w:left w:val="single" w:color="auto" w:sz="4" w:space="0"/>
              <w:bottom w:val="single" w:color="auto" w:sz="4" w:space="0"/>
              <w:right w:val="single" w:color="auto" w:sz="4" w:space="0"/>
            </w:tcBorders>
            <w:shd w:val="clear" w:color="auto" w:fill="auto"/>
            <w:noWrap w:val="0"/>
            <w:vAlign w:val="center"/>
          </w:tcPr>
          <w:p w14:paraId="6DA1CFF6">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90.84</w:t>
            </w:r>
          </w:p>
        </w:tc>
        <w:tc>
          <w:tcPr>
            <w:tcW w:w="1466"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65A762AE">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508</w:t>
            </w:r>
          </w:p>
        </w:tc>
        <w:tc>
          <w:tcPr>
            <w:tcW w:w="1096"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730132C5">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p>
        </w:tc>
        <w:tc>
          <w:tcPr>
            <w:tcW w:w="1165"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757587C1">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7</w:t>
            </w:r>
          </w:p>
        </w:tc>
        <w:tc>
          <w:tcPr>
            <w:tcW w:w="1119"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5ACD5090">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8</w:t>
            </w:r>
          </w:p>
        </w:tc>
        <w:tc>
          <w:tcPr>
            <w:tcW w:w="1120"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402FD17B">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p>
        </w:tc>
        <w:tc>
          <w:tcPr>
            <w:tcW w:w="1119"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6E2BD6B4">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 xml:space="preserve">16242 </w:t>
            </w:r>
          </w:p>
        </w:tc>
        <w:tc>
          <w:tcPr>
            <w:tcW w:w="1246"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2B129B0D">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2010</w:t>
            </w:r>
          </w:p>
        </w:tc>
      </w:tr>
      <w:tr w14:paraId="1FA7D36B">
        <w:tblPrEx>
          <w:tblCellMar>
            <w:top w:w="0" w:type="dxa"/>
            <w:left w:w="108" w:type="dxa"/>
            <w:bottom w:w="0" w:type="dxa"/>
            <w:right w:w="108" w:type="dxa"/>
          </w:tblCellMar>
        </w:tblPrEx>
        <w:trPr>
          <w:trHeight w:val="90" w:hRule="atLeast"/>
        </w:trPr>
        <w:tc>
          <w:tcPr>
            <w:tcW w:w="1167" w:type="dxa"/>
            <w:vMerge w:val="continue"/>
            <w:tcBorders>
              <w:top w:val="single" w:color="auto" w:sz="4" w:space="0"/>
              <w:left w:val="single" w:color="auto" w:sz="4" w:space="0"/>
              <w:bottom w:val="single" w:color="auto" w:sz="4" w:space="0"/>
              <w:right w:val="single" w:color="auto" w:sz="4" w:space="0"/>
            </w:tcBorders>
            <w:shd w:val="clear" w:color="auto" w:fill="FFFFFF"/>
            <w:noWrap w:val="0"/>
            <w:vAlign w:val="center"/>
          </w:tcPr>
          <w:p w14:paraId="2343A100">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p>
        </w:tc>
        <w:tc>
          <w:tcPr>
            <w:tcW w:w="1153"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246F068E">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fldChar w:fldCharType="begin"/>
            </w:r>
            <w:r>
              <w:rPr>
                <w:rFonts w:hint="eastAsia" w:asciiTheme="minorEastAsia" w:hAnsiTheme="minorEastAsia" w:eastAsiaTheme="minorEastAsia" w:cstheme="minorEastAsia"/>
                <w:i w:val="0"/>
                <w:iCs w:val="0"/>
                <w:color w:val="000000"/>
                <w:kern w:val="0"/>
                <w:sz w:val="21"/>
                <w:szCs w:val="21"/>
                <w:u w:val="none"/>
                <w:lang w:val="en-US" w:eastAsia="zh-CN" w:bidi="ar"/>
              </w:rPr>
              <w:instrText xml:space="preserve"> HYPERLINK "" \l "管道站场阀室关系!C2765" </w:instrText>
            </w:r>
            <w:r>
              <w:rPr>
                <w:rFonts w:hint="eastAsia" w:asciiTheme="minorEastAsia" w:hAnsiTheme="minorEastAsia" w:eastAsiaTheme="minorEastAsia" w:cstheme="minorEastAsia"/>
                <w:i w:val="0"/>
                <w:iCs w:val="0"/>
                <w:color w:val="000000"/>
                <w:kern w:val="0"/>
                <w:sz w:val="21"/>
                <w:szCs w:val="21"/>
                <w:u w:val="none"/>
                <w:lang w:val="en-US" w:eastAsia="zh-CN" w:bidi="ar"/>
              </w:rPr>
              <w:fldChar w:fldCharType="separate"/>
            </w:r>
            <w:r>
              <w:rPr>
                <w:rFonts w:hint="eastAsia" w:asciiTheme="minorEastAsia" w:hAnsiTheme="minorEastAsia" w:eastAsiaTheme="minorEastAsia" w:cstheme="minorEastAsia"/>
                <w:i w:val="0"/>
                <w:iCs w:val="0"/>
                <w:color w:val="000000"/>
                <w:kern w:val="0"/>
                <w:sz w:val="21"/>
                <w:szCs w:val="21"/>
                <w:u w:val="none"/>
                <w:lang w:val="en-US" w:eastAsia="zh-CN" w:bidi="ar"/>
              </w:rPr>
              <w:t>文昌三亚管道</w:t>
            </w:r>
            <w:r>
              <w:rPr>
                <w:rFonts w:hint="eastAsia" w:asciiTheme="minorEastAsia" w:hAnsiTheme="minorEastAsia" w:eastAsiaTheme="minorEastAsia" w:cstheme="minorEastAsia"/>
                <w:i w:val="0"/>
                <w:iCs w:val="0"/>
                <w:color w:val="000000"/>
                <w:kern w:val="0"/>
                <w:sz w:val="21"/>
                <w:szCs w:val="21"/>
                <w:u w:val="none"/>
                <w:lang w:val="en-US" w:eastAsia="zh-CN" w:bidi="ar"/>
              </w:rPr>
              <w:fldChar w:fldCharType="end"/>
            </w:r>
          </w:p>
        </w:tc>
        <w:tc>
          <w:tcPr>
            <w:tcW w:w="1350"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5942E886">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文昌站</w:t>
            </w:r>
          </w:p>
        </w:tc>
        <w:tc>
          <w:tcPr>
            <w:tcW w:w="1316"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5390646D">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三亚分输站</w:t>
            </w:r>
          </w:p>
        </w:tc>
        <w:tc>
          <w:tcPr>
            <w:tcW w:w="865" w:type="dxa"/>
            <w:tcBorders>
              <w:top w:val="single" w:color="auto" w:sz="4" w:space="0"/>
              <w:left w:val="single" w:color="auto" w:sz="4" w:space="0"/>
              <w:bottom w:val="single" w:color="auto" w:sz="4" w:space="0"/>
              <w:right w:val="single" w:color="auto" w:sz="4" w:space="0"/>
            </w:tcBorders>
            <w:shd w:val="clear" w:color="auto" w:fill="auto"/>
            <w:noWrap w:val="0"/>
            <w:vAlign w:val="center"/>
          </w:tcPr>
          <w:p w14:paraId="461D3136">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268.55</w:t>
            </w:r>
          </w:p>
        </w:tc>
        <w:tc>
          <w:tcPr>
            <w:tcW w:w="1466"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124E18B6">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610</w:t>
            </w:r>
          </w:p>
        </w:tc>
        <w:tc>
          <w:tcPr>
            <w:tcW w:w="1096"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36F9BD51">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p>
        </w:tc>
        <w:tc>
          <w:tcPr>
            <w:tcW w:w="1165"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2A2D72E6">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7</w:t>
            </w:r>
          </w:p>
        </w:tc>
        <w:tc>
          <w:tcPr>
            <w:tcW w:w="1119"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79E21B44">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14.92</w:t>
            </w:r>
          </w:p>
        </w:tc>
        <w:tc>
          <w:tcPr>
            <w:tcW w:w="1120"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357154D8">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p>
        </w:tc>
        <w:tc>
          <w:tcPr>
            <w:tcW w:w="1119"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21335A2A">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 xml:space="preserve">73551 </w:t>
            </w:r>
          </w:p>
        </w:tc>
        <w:tc>
          <w:tcPr>
            <w:tcW w:w="1246"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38F13B3A">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20210716</w:t>
            </w:r>
          </w:p>
        </w:tc>
      </w:tr>
      <w:tr w14:paraId="78DC65C4">
        <w:tblPrEx>
          <w:tblCellMar>
            <w:top w:w="0" w:type="dxa"/>
            <w:left w:w="108" w:type="dxa"/>
            <w:bottom w:w="0" w:type="dxa"/>
            <w:right w:w="108" w:type="dxa"/>
          </w:tblCellMar>
        </w:tblPrEx>
        <w:trPr>
          <w:trHeight w:val="90" w:hRule="atLeast"/>
        </w:trPr>
        <w:tc>
          <w:tcPr>
            <w:tcW w:w="1167" w:type="dxa"/>
            <w:vMerge w:val="continue"/>
            <w:tcBorders>
              <w:top w:val="single" w:color="auto" w:sz="4" w:space="0"/>
              <w:left w:val="single" w:color="auto" w:sz="4" w:space="0"/>
              <w:bottom w:val="single" w:color="auto" w:sz="4" w:space="0"/>
              <w:right w:val="single" w:color="auto" w:sz="4" w:space="0"/>
            </w:tcBorders>
            <w:shd w:val="clear" w:color="auto" w:fill="FFFFFF"/>
            <w:noWrap w:val="0"/>
            <w:vAlign w:val="center"/>
          </w:tcPr>
          <w:p w14:paraId="5EEF43DD">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p>
        </w:tc>
        <w:tc>
          <w:tcPr>
            <w:tcW w:w="1153"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0BBFD49F">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fldChar w:fldCharType="begin"/>
            </w:r>
            <w:r>
              <w:rPr>
                <w:rFonts w:hint="eastAsia" w:asciiTheme="minorEastAsia" w:hAnsiTheme="minorEastAsia" w:eastAsiaTheme="minorEastAsia" w:cstheme="minorEastAsia"/>
                <w:i w:val="0"/>
                <w:iCs w:val="0"/>
                <w:color w:val="000000"/>
                <w:kern w:val="0"/>
                <w:sz w:val="21"/>
                <w:szCs w:val="21"/>
                <w:u w:val="none"/>
                <w:lang w:val="en-US" w:eastAsia="zh-CN" w:bidi="ar"/>
              </w:rPr>
              <w:instrText xml:space="preserve"> HYPERLINK "" \l "管道站场阀室关系!C2806" </w:instrText>
            </w:r>
            <w:r>
              <w:rPr>
                <w:rFonts w:hint="eastAsia" w:asciiTheme="minorEastAsia" w:hAnsiTheme="minorEastAsia" w:eastAsiaTheme="minorEastAsia" w:cstheme="minorEastAsia"/>
                <w:i w:val="0"/>
                <w:iCs w:val="0"/>
                <w:color w:val="000000"/>
                <w:kern w:val="0"/>
                <w:sz w:val="21"/>
                <w:szCs w:val="21"/>
                <w:u w:val="none"/>
                <w:lang w:val="en-US" w:eastAsia="zh-CN" w:bidi="ar"/>
              </w:rPr>
              <w:fldChar w:fldCharType="separate"/>
            </w:r>
            <w:r>
              <w:rPr>
                <w:rFonts w:hint="eastAsia" w:asciiTheme="minorEastAsia" w:hAnsiTheme="minorEastAsia" w:eastAsiaTheme="minorEastAsia" w:cstheme="minorEastAsia"/>
                <w:i w:val="0"/>
                <w:iCs w:val="0"/>
                <w:color w:val="000000"/>
                <w:kern w:val="0"/>
                <w:sz w:val="21"/>
                <w:szCs w:val="21"/>
                <w:u w:val="none"/>
                <w:lang w:val="en-US" w:eastAsia="zh-CN" w:bidi="ar"/>
              </w:rPr>
              <w:t>神州半岛支线</w:t>
            </w:r>
            <w:r>
              <w:rPr>
                <w:rFonts w:hint="eastAsia" w:asciiTheme="minorEastAsia" w:hAnsiTheme="minorEastAsia" w:eastAsiaTheme="minorEastAsia" w:cstheme="minorEastAsia"/>
                <w:i w:val="0"/>
                <w:iCs w:val="0"/>
                <w:color w:val="000000"/>
                <w:kern w:val="0"/>
                <w:sz w:val="21"/>
                <w:szCs w:val="21"/>
                <w:u w:val="none"/>
                <w:lang w:val="en-US" w:eastAsia="zh-CN" w:bidi="ar"/>
              </w:rPr>
              <w:fldChar w:fldCharType="end"/>
            </w:r>
          </w:p>
        </w:tc>
        <w:tc>
          <w:tcPr>
            <w:tcW w:w="1350"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2CFFD414">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万宁站</w:t>
            </w:r>
          </w:p>
        </w:tc>
        <w:tc>
          <w:tcPr>
            <w:tcW w:w="1316"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33D6BCE4">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神州半岛末站</w:t>
            </w:r>
          </w:p>
        </w:tc>
        <w:tc>
          <w:tcPr>
            <w:tcW w:w="865" w:type="dxa"/>
            <w:tcBorders>
              <w:top w:val="single" w:color="auto" w:sz="4" w:space="0"/>
              <w:left w:val="single" w:color="auto" w:sz="4" w:space="0"/>
              <w:bottom w:val="single" w:color="auto" w:sz="4" w:space="0"/>
              <w:right w:val="single" w:color="auto" w:sz="4" w:space="0"/>
            </w:tcBorders>
            <w:shd w:val="clear" w:color="auto" w:fill="auto"/>
            <w:noWrap w:val="0"/>
            <w:vAlign w:val="center"/>
          </w:tcPr>
          <w:p w14:paraId="2F8D48C8">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18.70</w:t>
            </w:r>
          </w:p>
        </w:tc>
        <w:tc>
          <w:tcPr>
            <w:tcW w:w="1466"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59E249BF">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159</w:t>
            </w:r>
          </w:p>
        </w:tc>
        <w:tc>
          <w:tcPr>
            <w:tcW w:w="1096"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76F91486">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p>
        </w:tc>
        <w:tc>
          <w:tcPr>
            <w:tcW w:w="1165"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438C4777">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1.6</w:t>
            </w:r>
          </w:p>
        </w:tc>
        <w:tc>
          <w:tcPr>
            <w:tcW w:w="1119"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207405B3">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p>
        </w:tc>
        <w:tc>
          <w:tcPr>
            <w:tcW w:w="1120"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32ADEBBB">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p>
        </w:tc>
        <w:tc>
          <w:tcPr>
            <w:tcW w:w="1119"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3EF1A582">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 xml:space="preserve">300 </w:t>
            </w:r>
          </w:p>
        </w:tc>
        <w:tc>
          <w:tcPr>
            <w:tcW w:w="1246"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799BC803">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p>
        </w:tc>
      </w:tr>
      <w:tr w14:paraId="24B46BE9">
        <w:tblPrEx>
          <w:tblCellMar>
            <w:top w:w="0" w:type="dxa"/>
            <w:left w:w="108" w:type="dxa"/>
            <w:bottom w:w="0" w:type="dxa"/>
            <w:right w:w="108" w:type="dxa"/>
          </w:tblCellMar>
        </w:tblPrEx>
        <w:trPr>
          <w:trHeight w:val="90" w:hRule="atLeast"/>
        </w:trPr>
        <w:tc>
          <w:tcPr>
            <w:tcW w:w="1167" w:type="dxa"/>
            <w:vMerge w:val="continue"/>
            <w:tcBorders>
              <w:top w:val="single" w:color="auto" w:sz="4" w:space="0"/>
              <w:left w:val="single" w:color="auto" w:sz="4" w:space="0"/>
              <w:bottom w:val="single" w:color="auto" w:sz="4" w:space="0"/>
              <w:right w:val="single" w:color="auto" w:sz="4" w:space="0"/>
            </w:tcBorders>
            <w:shd w:val="clear" w:color="auto" w:fill="FFFFFF"/>
            <w:noWrap w:val="0"/>
            <w:vAlign w:val="center"/>
          </w:tcPr>
          <w:p w14:paraId="33035AA4">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p>
        </w:tc>
        <w:tc>
          <w:tcPr>
            <w:tcW w:w="1153"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1EE40E2D">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fldChar w:fldCharType="begin"/>
            </w:r>
            <w:r>
              <w:rPr>
                <w:rFonts w:hint="eastAsia" w:asciiTheme="minorEastAsia" w:hAnsiTheme="minorEastAsia" w:eastAsiaTheme="minorEastAsia" w:cstheme="minorEastAsia"/>
                <w:i w:val="0"/>
                <w:iCs w:val="0"/>
                <w:color w:val="000000"/>
                <w:kern w:val="0"/>
                <w:sz w:val="21"/>
                <w:szCs w:val="21"/>
                <w:u w:val="none"/>
                <w:lang w:val="en-US" w:eastAsia="zh-CN" w:bidi="ar"/>
              </w:rPr>
              <w:instrText xml:space="preserve"> HYPERLINK "" \l "管道站场阀室关系!C2808" </w:instrText>
            </w:r>
            <w:r>
              <w:rPr>
                <w:rFonts w:hint="eastAsia" w:asciiTheme="minorEastAsia" w:hAnsiTheme="minorEastAsia" w:eastAsiaTheme="minorEastAsia" w:cstheme="minorEastAsia"/>
                <w:i w:val="0"/>
                <w:iCs w:val="0"/>
                <w:color w:val="000000"/>
                <w:kern w:val="0"/>
                <w:sz w:val="21"/>
                <w:szCs w:val="21"/>
                <w:u w:val="none"/>
                <w:lang w:val="en-US" w:eastAsia="zh-CN" w:bidi="ar"/>
              </w:rPr>
              <w:fldChar w:fldCharType="separate"/>
            </w:r>
            <w:r>
              <w:rPr>
                <w:rFonts w:hint="eastAsia" w:asciiTheme="minorEastAsia" w:hAnsiTheme="minorEastAsia" w:eastAsiaTheme="minorEastAsia" w:cstheme="minorEastAsia"/>
                <w:i w:val="0"/>
                <w:iCs w:val="0"/>
                <w:color w:val="000000"/>
                <w:kern w:val="0"/>
                <w:sz w:val="21"/>
                <w:szCs w:val="21"/>
                <w:u w:val="none"/>
                <w:lang w:val="en-US" w:eastAsia="zh-CN" w:bidi="ar"/>
              </w:rPr>
              <w:t>约亭管道</w:t>
            </w:r>
            <w:r>
              <w:rPr>
                <w:rFonts w:hint="eastAsia" w:asciiTheme="minorEastAsia" w:hAnsiTheme="minorEastAsia" w:eastAsiaTheme="minorEastAsia" w:cstheme="minorEastAsia"/>
                <w:i w:val="0"/>
                <w:iCs w:val="0"/>
                <w:color w:val="000000"/>
                <w:kern w:val="0"/>
                <w:sz w:val="21"/>
                <w:szCs w:val="21"/>
                <w:u w:val="none"/>
                <w:lang w:val="en-US" w:eastAsia="zh-CN" w:bidi="ar"/>
              </w:rPr>
              <w:fldChar w:fldCharType="end"/>
            </w:r>
          </w:p>
        </w:tc>
        <w:tc>
          <w:tcPr>
            <w:tcW w:w="1350"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393B9693">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文昌站</w:t>
            </w:r>
          </w:p>
        </w:tc>
        <w:tc>
          <w:tcPr>
            <w:tcW w:w="1316"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782DEEE6">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东路分输站</w:t>
            </w:r>
          </w:p>
        </w:tc>
        <w:tc>
          <w:tcPr>
            <w:tcW w:w="865" w:type="dxa"/>
            <w:tcBorders>
              <w:top w:val="single" w:color="auto" w:sz="4" w:space="0"/>
              <w:left w:val="single" w:color="auto" w:sz="4" w:space="0"/>
              <w:bottom w:val="single" w:color="auto" w:sz="4" w:space="0"/>
              <w:right w:val="single" w:color="auto" w:sz="4" w:space="0"/>
            </w:tcBorders>
            <w:shd w:val="clear" w:color="auto" w:fill="auto"/>
            <w:noWrap w:val="0"/>
            <w:vAlign w:val="center"/>
          </w:tcPr>
          <w:p w14:paraId="2BD52A7C">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28.50</w:t>
            </w:r>
          </w:p>
        </w:tc>
        <w:tc>
          <w:tcPr>
            <w:tcW w:w="1466"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481BE596">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610</w:t>
            </w:r>
          </w:p>
        </w:tc>
        <w:tc>
          <w:tcPr>
            <w:tcW w:w="1096"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65CDD990">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12.5/10</w:t>
            </w:r>
          </w:p>
        </w:tc>
        <w:tc>
          <w:tcPr>
            <w:tcW w:w="1165"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7A4618B5">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7</w:t>
            </w:r>
          </w:p>
        </w:tc>
        <w:tc>
          <w:tcPr>
            <w:tcW w:w="1119"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54802885">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9.35</w:t>
            </w:r>
          </w:p>
        </w:tc>
        <w:tc>
          <w:tcPr>
            <w:tcW w:w="1120"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4C9093AA">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p>
        </w:tc>
        <w:tc>
          <w:tcPr>
            <w:tcW w:w="1119"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55C4D3AA">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 xml:space="preserve">7791 </w:t>
            </w:r>
          </w:p>
        </w:tc>
        <w:tc>
          <w:tcPr>
            <w:tcW w:w="1246"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64BCEF96">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20191210</w:t>
            </w:r>
          </w:p>
        </w:tc>
      </w:tr>
      <w:tr w14:paraId="31C7C93F">
        <w:tblPrEx>
          <w:tblCellMar>
            <w:top w:w="0" w:type="dxa"/>
            <w:left w:w="108" w:type="dxa"/>
            <w:bottom w:w="0" w:type="dxa"/>
            <w:right w:w="108" w:type="dxa"/>
          </w:tblCellMar>
        </w:tblPrEx>
        <w:trPr>
          <w:trHeight w:val="90" w:hRule="atLeast"/>
        </w:trPr>
        <w:tc>
          <w:tcPr>
            <w:tcW w:w="1167" w:type="dxa"/>
            <w:vMerge w:val="continue"/>
            <w:tcBorders>
              <w:top w:val="single" w:color="auto" w:sz="4" w:space="0"/>
              <w:left w:val="single" w:color="auto" w:sz="4" w:space="0"/>
              <w:bottom w:val="single" w:color="auto" w:sz="4" w:space="0"/>
              <w:right w:val="single" w:color="auto" w:sz="4" w:space="0"/>
            </w:tcBorders>
            <w:shd w:val="clear" w:color="auto" w:fill="FFFFFF"/>
            <w:noWrap w:val="0"/>
            <w:vAlign w:val="center"/>
          </w:tcPr>
          <w:p w14:paraId="3D71F354">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p>
        </w:tc>
        <w:tc>
          <w:tcPr>
            <w:tcW w:w="1153"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76FA6807">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fldChar w:fldCharType="begin"/>
            </w:r>
            <w:r>
              <w:rPr>
                <w:rFonts w:hint="eastAsia" w:asciiTheme="minorEastAsia" w:hAnsiTheme="minorEastAsia" w:eastAsiaTheme="minorEastAsia" w:cstheme="minorEastAsia"/>
                <w:i w:val="0"/>
                <w:iCs w:val="0"/>
                <w:color w:val="000000"/>
                <w:kern w:val="0"/>
                <w:sz w:val="21"/>
                <w:szCs w:val="21"/>
                <w:u w:val="none"/>
                <w:lang w:val="en-US" w:eastAsia="zh-CN" w:bidi="ar"/>
              </w:rPr>
              <w:instrText xml:space="preserve"> HYPERLINK "" \l "管道站场阀室关系!C2811" </w:instrText>
            </w:r>
            <w:r>
              <w:rPr>
                <w:rFonts w:hint="eastAsia" w:asciiTheme="minorEastAsia" w:hAnsiTheme="minorEastAsia" w:eastAsiaTheme="minorEastAsia" w:cstheme="minorEastAsia"/>
                <w:i w:val="0"/>
                <w:iCs w:val="0"/>
                <w:color w:val="000000"/>
                <w:kern w:val="0"/>
                <w:sz w:val="21"/>
                <w:szCs w:val="21"/>
                <w:u w:val="none"/>
                <w:lang w:val="en-US" w:eastAsia="zh-CN" w:bidi="ar"/>
              </w:rPr>
              <w:fldChar w:fldCharType="separate"/>
            </w:r>
            <w:r>
              <w:rPr>
                <w:rFonts w:hint="eastAsia" w:asciiTheme="minorEastAsia" w:hAnsiTheme="minorEastAsia" w:eastAsiaTheme="minorEastAsia" w:cstheme="minorEastAsia"/>
                <w:i w:val="0"/>
                <w:iCs w:val="0"/>
                <w:color w:val="000000"/>
                <w:kern w:val="0"/>
                <w:sz w:val="21"/>
                <w:szCs w:val="21"/>
                <w:u w:val="none"/>
                <w:lang w:val="en-US" w:eastAsia="zh-CN" w:bidi="ar"/>
              </w:rPr>
              <w:t>海南LNG复线（接收站-儋州）</w:t>
            </w:r>
            <w:r>
              <w:rPr>
                <w:rFonts w:hint="eastAsia" w:asciiTheme="minorEastAsia" w:hAnsiTheme="minorEastAsia" w:eastAsiaTheme="minorEastAsia" w:cstheme="minorEastAsia"/>
                <w:i w:val="0"/>
                <w:iCs w:val="0"/>
                <w:color w:val="000000"/>
                <w:kern w:val="0"/>
                <w:sz w:val="21"/>
                <w:szCs w:val="21"/>
                <w:u w:val="none"/>
                <w:lang w:val="en-US" w:eastAsia="zh-CN" w:bidi="ar"/>
              </w:rPr>
              <w:fldChar w:fldCharType="end"/>
            </w:r>
          </w:p>
        </w:tc>
        <w:tc>
          <w:tcPr>
            <w:tcW w:w="1350"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305A008C">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海南LNG首站</w:t>
            </w:r>
          </w:p>
        </w:tc>
        <w:tc>
          <w:tcPr>
            <w:tcW w:w="1316"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789A9CA3">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儋州站</w:t>
            </w:r>
          </w:p>
        </w:tc>
        <w:tc>
          <w:tcPr>
            <w:tcW w:w="865" w:type="dxa"/>
            <w:tcBorders>
              <w:top w:val="single" w:color="auto" w:sz="4" w:space="0"/>
              <w:left w:val="single" w:color="auto" w:sz="4" w:space="0"/>
              <w:bottom w:val="single" w:color="auto" w:sz="4" w:space="0"/>
              <w:right w:val="single" w:color="auto" w:sz="4" w:space="0"/>
            </w:tcBorders>
            <w:shd w:val="clear" w:color="auto" w:fill="auto"/>
            <w:noWrap w:val="0"/>
            <w:vAlign w:val="center"/>
          </w:tcPr>
          <w:p w14:paraId="76E4A2AB">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22.43</w:t>
            </w:r>
          </w:p>
        </w:tc>
        <w:tc>
          <w:tcPr>
            <w:tcW w:w="1466"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1375C114">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1016</w:t>
            </w:r>
          </w:p>
        </w:tc>
        <w:tc>
          <w:tcPr>
            <w:tcW w:w="1096"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741B0559">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22.2</w:t>
            </w:r>
          </w:p>
        </w:tc>
        <w:tc>
          <w:tcPr>
            <w:tcW w:w="1165"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0EFDFAF0">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10</w:t>
            </w:r>
          </w:p>
        </w:tc>
        <w:tc>
          <w:tcPr>
            <w:tcW w:w="1119"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3091E206">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138.3</w:t>
            </w:r>
          </w:p>
        </w:tc>
        <w:tc>
          <w:tcPr>
            <w:tcW w:w="1120"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7F59D98D">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p>
        </w:tc>
        <w:tc>
          <w:tcPr>
            <w:tcW w:w="1119"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1C001490">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 xml:space="preserve">16991 </w:t>
            </w:r>
          </w:p>
        </w:tc>
        <w:tc>
          <w:tcPr>
            <w:tcW w:w="1246"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240344FB">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201608</w:t>
            </w:r>
          </w:p>
        </w:tc>
      </w:tr>
      <w:tr w14:paraId="2B819156">
        <w:tblPrEx>
          <w:tblCellMar>
            <w:top w:w="0" w:type="dxa"/>
            <w:left w:w="108" w:type="dxa"/>
            <w:bottom w:w="0" w:type="dxa"/>
            <w:right w:w="108" w:type="dxa"/>
          </w:tblCellMar>
        </w:tblPrEx>
        <w:trPr>
          <w:trHeight w:val="90" w:hRule="atLeast"/>
        </w:trPr>
        <w:tc>
          <w:tcPr>
            <w:tcW w:w="1167" w:type="dxa"/>
            <w:vMerge w:val="continue"/>
            <w:tcBorders>
              <w:top w:val="single" w:color="auto" w:sz="4" w:space="0"/>
              <w:left w:val="single" w:color="auto" w:sz="4" w:space="0"/>
              <w:bottom w:val="single" w:color="auto" w:sz="4" w:space="0"/>
              <w:right w:val="single" w:color="auto" w:sz="4" w:space="0"/>
            </w:tcBorders>
            <w:shd w:val="clear" w:color="auto" w:fill="FFFFFF"/>
            <w:noWrap w:val="0"/>
            <w:vAlign w:val="center"/>
          </w:tcPr>
          <w:p w14:paraId="7F091626">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p>
        </w:tc>
        <w:tc>
          <w:tcPr>
            <w:tcW w:w="1153"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1334D912">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fldChar w:fldCharType="begin"/>
            </w:r>
            <w:r>
              <w:rPr>
                <w:rFonts w:hint="eastAsia" w:asciiTheme="minorEastAsia" w:hAnsiTheme="minorEastAsia" w:eastAsiaTheme="minorEastAsia" w:cstheme="minorEastAsia"/>
                <w:i w:val="0"/>
                <w:iCs w:val="0"/>
                <w:color w:val="000000"/>
                <w:kern w:val="0"/>
                <w:sz w:val="21"/>
                <w:szCs w:val="21"/>
                <w:u w:val="none"/>
                <w:lang w:val="en-US" w:eastAsia="zh-CN" w:bidi="ar"/>
              </w:rPr>
              <w:instrText xml:space="preserve"> HYPERLINK "" \l "管道站场阀室关系!C2811" </w:instrText>
            </w:r>
            <w:r>
              <w:rPr>
                <w:rFonts w:hint="eastAsia" w:asciiTheme="minorEastAsia" w:hAnsiTheme="minorEastAsia" w:eastAsiaTheme="minorEastAsia" w:cstheme="minorEastAsia"/>
                <w:i w:val="0"/>
                <w:iCs w:val="0"/>
                <w:color w:val="000000"/>
                <w:kern w:val="0"/>
                <w:sz w:val="21"/>
                <w:szCs w:val="21"/>
                <w:u w:val="none"/>
                <w:lang w:val="en-US" w:eastAsia="zh-CN" w:bidi="ar"/>
              </w:rPr>
              <w:fldChar w:fldCharType="separate"/>
            </w:r>
            <w:r>
              <w:rPr>
                <w:rFonts w:hint="eastAsia" w:asciiTheme="minorEastAsia" w:hAnsiTheme="minorEastAsia" w:eastAsiaTheme="minorEastAsia" w:cstheme="minorEastAsia"/>
                <w:i w:val="0"/>
                <w:iCs w:val="0"/>
                <w:color w:val="000000"/>
                <w:kern w:val="0"/>
                <w:sz w:val="21"/>
                <w:szCs w:val="21"/>
                <w:u w:val="none"/>
                <w:lang w:val="en-US" w:eastAsia="zh-CN" w:bidi="ar"/>
              </w:rPr>
              <w:t>海南LNG复线（儋州-海口）</w:t>
            </w:r>
            <w:r>
              <w:rPr>
                <w:rFonts w:hint="eastAsia" w:asciiTheme="minorEastAsia" w:hAnsiTheme="minorEastAsia" w:eastAsiaTheme="minorEastAsia" w:cstheme="minorEastAsia"/>
                <w:i w:val="0"/>
                <w:iCs w:val="0"/>
                <w:color w:val="000000"/>
                <w:kern w:val="0"/>
                <w:sz w:val="21"/>
                <w:szCs w:val="21"/>
                <w:u w:val="none"/>
                <w:lang w:val="en-US" w:eastAsia="zh-CN" w:bidi="ar"/>
              </w:rPr>
              <w:fldChar w:fldCharType="end"/>
            </w:r>
          </w:p>
        </w:tc>
        <w:tc>
          <w:tcPr>
            <w:tcW w:w="1350"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7DDD172D">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儋州站</w:t>
            </w:r>
          </w:p>
        </w:tc>
        <w:tc>
          <w:tcPr>
            <w:tcW w:w="1316"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187AE13E">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海口分输站</w:t>
            </w:r>
          </w:p>
        </w:tc>
        <w:tc>
          <w:tcPr>
            <w:tcW w:w="865" w:type="dxa"/>
            <w:tcBorders>
              <w:top w:val="single" w:color="auto" w:sz="4" w:space="0"/>
              <w:left w:val="single" w:color="auto" w:sz="4" w:space="0"/>
              <w:bottom w:val="single" w:color="auto" w:sz="4" w:space="0"/>
              <w:right w:val="single" w:color="auto" w:sz="4" w:space="0"/>
            </w:tcBorders>
            <w:shd w:val="clear" w:color="auto" w:fill="auto"/>
            <w:noWrap w:val="0"/>
            <w:vAlign w:val="center"/>
          </w:tcPr>
          <w:p w14:paraId="33CF9B46">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83.44</w:t>
            </w:r>
          </w:p>
        </w:tc>
        <w:tc>
          <w:tcPr>
            <w:tcW w:w="1466"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3D36E30B">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610</w:t>
            </w:r>
          </w:p>
        </w:tc>
        <w:tc>
          <w:tcPr>
            <w:tcW w:w="1096"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3F97AE47">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8.8</w:t>
            </w:r>
          </w:p>
        </w:tc>
        <w:tc>
          <w:tcPr>
            <w:tcW w:w="1165"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0658A481">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7</w:t>
            </w:r>
          </w:p>
        </w:tc>
        <w:tc>
          <w:tcPr>
            <w:tcW w:w="1119"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0BC06DA5">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17.27</w:t>
            </w:r>
          </w:p>
        </w:tc>
        <w:tc>
          <w:tcPr>
            <w:tcW w:w="1120"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1A2D4190">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p>
        </w:tc>
        <w:tc>
          <w:tcPr>
            <w:tcW w:w="1119"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350F5AB2">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p>
        </w:tc>
        <w:tc>
          <w:tcPr>
            <w:tcW w:w="1246"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1DA076C8">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201608</w:t>
            </w:r>
          </w:p>
        </w:tc>
      </w:tr>
      <w:tr w14:paraId="4077C52B">
        <w:tblPrEx>
          <w:tblCellMar>
            <w:top w:w="0" w:type="dxa"/>
            <w:left w:w="108" w:type="dxa"/>
            <w:bottom w:w="0" w:type="dxa"/>
            <w:right w:w="108" w:type="dxa"/>
          </w:tblCellMar>
        </w:tblPrEx>
        <w:trPr>
          <w:trHeight w:val="90" w:hRule="atLeast"/>
        </w:trPr>
        <w:tc>
          <w:tcPr>
            <w:tcW w:w="1167" w:type="dxa"/>
            <w:vMerge w:val="continue"/>
            <w:tcBorders>
              <w:top w:val="single" w:color="auto" w:sz="4" w:space="0"/>
              <w:left w:val="single" w:color="auto" w:sz="4" w:space="0"/>
              <w:bottom w:val="single" w:color="auto" w:sz="4" w:space="0"/>
              <w:right w:val="single" w:color="auto" w:sz="4" w:space="0"/>
            </w:tcBorders>
            <w:shd w:val="clear" w:color="auto" w:fill="FFFFFF"/>
            <w:noWrap w:val="0"/>
            <w:vAlign w:val="center"/>
          </w:tcPr>
          <w:p w14:paraId="5609332C">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p>
        </w:tc>
        <w:tc>
          <w:tcPr>
            <w:tcW w:w="1153"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27EC3AEA">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fldChar w:fldCharType="begin"/>
            </w:r>
            <w:r>
              <w:rPr>
                <w:rFonts w:hint="eastAsia" w:asciiTheme="minorEastAsia" w:hAnsiTheme="minorEastAsia" w:eastAsiaTheme="minorEastAsia" w:cstheme="minorEastAsia"/>
                <w:i w:val="0"/>
                <w:iCs w:val="0"/>
                <w:color w:val="000000"/>
                <w:kern w:val="0"/>
                <w:sz w:val="21"/>
                <w:szCs w:val="21"/>
                <w:u w:val="none"/>
                <w:lang w:val="en-US" w:eastAsia="zh-CN" w:bidi="ar"/>
              </w:rPr>
              <w:instrText xml:space="preserve"> HYPERLINK "" \l "管道站场阀室关系!C2819" </w:instrText>
            </w:r>
            <w:r>
              <w:rPr>
                <w:rFonts w:hint="eastAsia" w:asciiTheme="minorEastAsia" w:hAnsiTheme="minorEastAsia" w:eastAsiaTheme="minorEastAsia" w:cstheme="minorEastAsia"/>
                <w:i w:val="0"/>
                <w:iCs w:val="0"/>
                <w:color w:val="000000"/>
                <w:kern w:val="0"/>
                <w:sz w:val="21"/>
                <w:szCs w:val="21"/>
                <w:u w:val="none"/>
                <w:lang w:val="en-US" w:eastAsia="zh-CN" w:bidi="ar"/>
              </w:rPr>
              <w:fldChar w:fldCharType="separate"/>
            </w:r>
            <w:r>
              <w:rPr>
                <w:rFonts w:hint="eastAsia" w:asciiTheme="minorEastAsia" w:hAnsiTheme="minorEastAsia" w:eastAsiaTheme="minorEastAsia" w:cstheme="minorEastAsia"/>
                <w:i w:val="0"/>
                <w:iCs w:val="0"/>
                <w:color w:val="000000"/>
                <w:kern w:val="0"/>
                <w:sz w:val="21"/>
                <w:szCs w:val="21"/>
                <w:u w:val="none"/>
                <w:lang w:val="en-US" w:eastAsia="zh-CN" w:bidi="ar"/>
              </w:rPr>
              <w:t>海唐支线</w:t>
            </w:r>
            <w:r>
              <w:rPr>
                <w:rFonts w:hint="eastAsia" w:asciiTheme="minorEastAsia" w:hAnsiTheme="minorEastAsia" w:eastAsiaTheme="minorEastAsia" w:cstheme="minorEastAsia"/>
                <w:i w:val="0"/>
                <w:iCs w:val="0"/>
                <w:color w:val="000000"/>
                <w:kern w:val="0"/>
                <w:sz w:val="21"/>
                <w:szCs w:val="21"/>
                <w:u w:val="none"/>
                <w:lang w:val="en-US" w:eastAsia="zh-CN" w:bidi="ar"/>
              </w:rPr>
              <w:fldChar w:fldCharType="end"/>
            </w:r>
          </w:p>
        </w:tc>
        <w:tc>
          <w:tcPr>
            <w:tcW w:w="1350"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186791E4">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海口分输站</w:t>
            </w:r>
          </w:p>
        </w:tc>
        <w:tc>
          <w:tcPr>
            <w:tcW w:w="1316"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2DBB2EAA">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大唐清管站</w:t>
            </w:r>
          </w:p>
        </w:tc>
        <w:tc>
          <w:tcPr>
            <w:tcW w:w="865" w:type="dxa"/>
            <w:tcBorders>
              <w:top w:val="single" w:color="auto" w:sz="4" w:space="0"/>
              <w:left w:val="single" w:color="auto" w:sz="4" w:space="0"/>
              <w:bottom w:val="single" w:color="auto" w:sz="4" w:space="0"/>
              <w:right w:val="single" w:color="auto" w:sz="4" w:space="0"/>
            </w:tcBorders>
            <w:shd w:val="clear" w:color="auto" w:fill="auto"/>
            <w:noWrap w:val="0"/>
            <w:vAlign w:val="center"/>
          </w:tcPr>
          <w:p w14:paraId="0E7996AC">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11.99</w:t>
            </w:r>
          </w:p>
        </w:tc>
        <w:tc>
          <w:tcPr>
            <w:tcW w:w="1466"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745C1E0B">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610</w:t>
            </w:r>
          </w:p>
        </w:tc>
        <w:tc>
          <w:tcPr>
            <w:tcW w:w="1096"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1362B551">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p>
        </w:tc>
        <w:tc>
          <w:tcPr>
            <w:tcW w:w="1165"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0F10530C">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7</w:t>
            </w:r>
          </w:p>
        </w:tc>
        <w:tc>
          <w:tcPr>
            <w:tcW w:w="1119"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4CC9135B">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8.4</w:t>
            </w:r>
          </w:p>
        </w:tc>
        <w:tc>
          <w:tcPr>
            <w:tcW w:w="1120"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206BD090">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p>
        </w:tc>
        <w:tc>
          <w:tcPr>
            <w:tcW w:w="1119"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7D08703D">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 xml:space="preserve">3323 </w:t>
            </w:r>
          </w:p>
        </w:tc>
        <w:tc>
          <w:tcPr>
            <w:tcW w:w="1246"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19EDED31">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20220819</w:t>
            </w:r>
          </w:p>
        </w:tc>
      </w:tr>
      <w:tr w14:paraId="0F03F8F2">
        <w:tblPrEx>
          <w:tblCellMar>
            <w:top w:w="0" w:type="dxa"/>
            <w:left w:w="108" w:type="dxa"/>
            <w:bottom w:w="0" w:type="dxa"/>
            <w:right w:w="108" w:type="dxa"/>
          </w:tblCellMar>
        </w:tblPrEx>
        <w:trPr>
          <w:trHeight w:val="907" w:hRule="atLeast"/>
        </w:trPr>
        <w:tc>
          <w:tcPr>
            <w:tcW w:w="1167" w:type="dxa"/>
            <w:vMerge w:val="restart"/>
            <w:tcBorders>
              <w:top w:val="single" w:color="auto" w:sz="4" w:space="0"/>
              <w:left w:val="single" w:color="auto" w:sz="4" w:space="0"/>
              <w:right w:val="single" w:color="auto" w:sz="4" w:space="0"/>
            </w:tcBorders>
            <w:shd w:val="clear" w:color="auto" w:fill="FFFFFF"/>
            <w:noWrap w:val="0"/>
            <w:vAlign w:val="center"/>
          </w:tcPr>
          <w:p w14:paraId="6944BC01">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海南管网</w:t>
            </w:r>
          </w:p>
        </w:tc>
        <w:tc>
          <w:tcPr>
            <w:tcW w:w="1153"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21F5B9A5">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洋浦石化支线</w:t>
            </w:r>
          </w:p>
        </w:tc>
        <w:tc>
          <w:tcPr>
            <w:tcW w:w="1350"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3D5592F9">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洋浦分输站</w:t>
            </w:r>
          </w:p>
        </w:tc>
        <w:tc>
          <w:tcPr>
            <w:tcW w:w="1316"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4D323E9D">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华能电厂清管站</w:t>
            </w:r>
          </w:p>
        </w:tc>
        <w:tc>
          <w:tcPr>
            <w:tcW w:w="865" w:type="dxa"/>
            <w:tcBorders>
              <w:top w:val="single" w:color="auto" w:sz="4" w:space="0"/>
              <w:left w:val="single" w:color="auto" w:sz="4" w:space="0"/>
              <w:bottom w:val="single" w:color="auto" w:sz="4" w:space="0"/>
              <w:right w:val="single" w:color="auto" w:sz="4" w:space="0"/>
            </w:tcBorders>
            <w:shd w:val="clear" w:color="auto" w:fill="auto"/>
            <w:noWrap w:val="0"/>
            <w:vAlign w:val="center"/>
          </w:tcPr>
          <w:p w14:paraId="172C0787">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7.07</w:t>
            </w:r>
          </w:p>
        </w:tc>
        <w:tc>
          <w:tcPr>
            <w:tcW w:w="1466"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3A56BC40">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610</w:t>
            </w:r>
          </w:p>
        </w:tc>
        <w:tc>
          <w:tcPr>
            <w:tcW w:w="1096"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68D85D03">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p>
        </w:tc>
        <w:tc>
          <w:tcPr>
            <w:tcW w:w="1165"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7700B05C">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7</w:t>
            </w:r>
          </w:p>
        </w:tc>
        <w:tc>
          <w:tcPr>
            <w:tcW w:w="1119"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05B8ADE3">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30</w:t>
            </w:r>
          </w:p>
        </w:tc>
        <w:tc>
          <w:tcPr>
            <w:tcW w:w="1120"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1D4E55E4">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p>
        </w:tc>
        <w:tc>
          <w:tcPr>
            <w:tcW w:w="1119"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3957AE0F">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 xml:space="preserve">1960 </w:t>
            </w:r>
          </w:p>
        </w:tc>
        <w:tc>
          <w:tcPr>
            <w:tcW w:w="1246"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1D87EC93">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20221003</w:t>
            </w:r>
          </w:p>
        </w:tc>
      </w:tr>
      <w:tr w14:paraId="7BBD82C8">
        <w:tblPrEx>
          <w:tblCellMar>
            <w:top w:w="0" w:type="dxa"/>
            <w:left w:w="108" w:type="dxa"/>
            <w:bottom w:w="0" w:type="dxa"/>
            <w:right w:w="108" w:type="dxa"/>
          </w:tblCellMar>
        </w:tblPrEx>
        <w:trPr>
          <w:trHeight w:val="327" w:hRule="atLeast"/>
        </w:trPr>
        <w:tc>
          <w:tcPr>
            <w:tcW w:w="1167" w:type="dxa"/>
            <w:vMerge w:val="continue"/>
            <w:tcBorders>
              <w:left w:val="single" w:color="auto" w:sz="4" w:space="0"/>
              <w:bottom w:val="single" w:color="auto" w:sz="4" w:space="0"/>
              <w:right w:val="single" w:color="auto" w:sz="4" w:space="0"/>
            </w:tcBorders>
            <w:shd w:val="clear" w:color="auto" w:fill="FFFFFF"/>
            <w:noWrap w:val="0"/>
            <w:vAlign w:val="center"/>
          </w:tcPr>
          <w:p w14:paraId="4AD9A237">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p>
        </w:tc>
        <w:tc>
          <w:tcPr>
            <w:tcW w:w="1153"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5E14C6E4">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BOG管道</w:t>
            </w:r>
          </w:p>
        </w:tc>
        <w:tc>
          <w:tcPr>
            <w:tcW w:w="1350"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0968267E">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海南LNG</w:t>
            </w:r>
          </w:p>
        </w:tc>
        <w:tc>
          <w:tcPr>
            <w:tcW w:w="1316"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402BCBD5">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金海浆纸厂</w:t>
            </w:r>
          </w:p>
        </w:tc>
        <w:tc>
          <w:tcPr>
            <w:tcW w:w="865" w:type="dxa"/>
            <w:tcBorders>
              <w:top w:val="single" w:color="auto" w:sz="4" w:space="0"/>
              <w:left w:val="single" w:color="auto" w:sz="4" w:space="0"/>
              <w:bottom w:val="single" w:color="auto" w:sz="4" w:space="0"/>
              <w:right w:val="single" w:color="auto" w:sz="4" w:space="0"/>
            </w:tcBorders>
            <w:shd w:val="clear" w:color="auto" w:fill="auto"/>
            <w:noWrap w:val="0"/>
            <w:vAlign w:val="center"/>
          </w:tcPr>
          <w:p w14:paraId="7637235A">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2.79</w:t>
            </w:r>
          </w:p>
        </w:tc>
        <w:tc>
          <w:tcPr>
            <w:tcW w:w="1466"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386B1D84">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p>
        </w:tc>
        <w:tc>
          <w:tcPr>
            <w:tcW w:w="1096"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70A17E0A">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p>
        </w:tc>
        <w:tc>
          <w:tcPr>
            <w:tcW w:w="1165"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787DC33F">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p>
        </w:tc>
        <w:tc>
          <w:tcPr>
            <w:tcW w:w="1119"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0A4CAF15">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p>
        </w:tc>
        <w:tc>
          <w:tcPr>
            <w:tcW w:w="1120"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10A607EB">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p>
        </w:tc>
        <w:tc>
          <w:tcPr>
            <w:tcW w:w="1119"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14BF5CD1">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 xml:space="preserve">0 </w:t>
            </w:r>
          </w:p>
        </w:tc>
        <w:tc>
          <w:tcPr>
            <w:tcW w:w="1246"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7CE5A61F">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p>
        </w:tc>
      </w:tr>
      <w:tr w14:paraId="760D05FA">
        <w:tblPrEx>
          <w:tblCellMar>
            <w:top w:w="0" w:type="dxa"/>
            <w:left w:w="108" w:type="dxa"/>
            <w:bottom w:w="0" w:type="dxa"/>
            <w:right w:w="108" w:type="dxa"/>
          </w:tblCellMar>
        </w:tblPrEx>
        <w:trPr>
          <w:trHeight w:val="190" w:hRule="atLeast"/>
        </w:trPr>
        <w:tc>
          <w:tcPr>
            <w:tcW w:w="1167" w:type="dxa"/>
            <w:vMerge w:val="restart"/>
            <w:tcBorders>
              <w:top w:val="single" w:color="auto" w:sz="4" w:space="0"/>
              <w:left w:val="single" w:color="auto" w:sz="4" w:space="0"/>
              <w:right w:val="single" w:color="auto" w:sz="4" w:space="0"/>
            </w:tcBorders>
            <w:shd w:val="clear" w:color="auto" w:fill="FFFFFF"/>
            <w:noWrap w:val="0"/>
            <w:vAlign w:val="center"/>
          </w:tcPr>
          <w:p w14:paraId="4306EDFD">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海西管网</w:t>
            </w:r>
          </w:p>
        </w:tc>
        <w:tc>
          <w:tcPr>
            <w:tcW w:w="1153"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02E75AA8">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德化支线</w:t>
            </w:r>
          </w:p>
        </w:tc>
        <w:tc>
          <w:tcPr>
            <w:tcW w:w="1350"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32D0A7E1">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南安分输联络站</w:t>
            </w:r>
          </w:p>
        </w:tc>
        <w:tc>
          <w:tcPr>
            <w:tcW w:w="1316"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450A3100">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德化末站</w:t>
            </w:r>
          </w:p>
        </w:tc>
        <w:tc>
          <w:tcPr>
            <w:tcW w:w="865" w:type="dxa"/>
            <w:tcBorders>
              <w:top w:val="single" w:color="auto" w:sz="4" w:space="0"/>
              <w:left w:val="single" w:color="auto" w:sz="4" w:space="0"/>
              <w:bottom w:val="single" w:color="auto" w:sz="4" w:space="0"/>
              <w:right w:val="single" w:color="auto" w:sz="4" w:space="0"/>
            </w:tcBorders>
            <w:shd w:val="clear" w:color="auto" w:fill="auto"/>
            <w:noWrap w:val="0"/>
            <w:vAlign w:val="center"/>
          </w:tcPr>
          <w:p w14:paraId="38D79D40">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82.55</w:t>
            </w:r>
          </w:p>
        </w:tc>
        <w:tc>
          <w:tcPr>
            <w:tcW w:w="1466"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7E3EFC04">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508</w:t>
            </w:r>
          </w:p>
        </w:tc>
        <w:tc>
          <w:tcPr>
            <w:tcW w:w="1096"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32D40CAC">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p>
        </w:tc>
        <w:tc>
          <w:tcPr>
            <w:tcW w:w="1165"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11C08F71">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7.5</w:t>
            </w:r>
          </w:p>
        </w:tc>
        <w:tc>
          <w:tcPr>
            <w:tcW w:w="1119"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3EEE787B">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10.7</w:t>
            </w:r>
          </w:p>
        </w:tc>
        <w:tc>
          <w:tcPr>
            <w:tcW w:w="1120" w:type="dxa"/>
            <w:tcBorders>
              <w:top w:val="single" w:color="auto" w:sz="4" w:space="0"/>
              <w:left w:val="single" w:color="auto" w:sz="4" w:space="0"/>
              <w:bottom w:val="single" w:color="auto" w:sz="4" w:space="0"/>
              <w:right w:val="single" w:color="auto" w:sz="4" w:space="0"/>
            </w:tcBorders>
            <w:shd w:val="clear" w:color="auto" w:fill="FFFFFF"/>
            <w:noWrap w:val="0"/>
            <w:vAlign w:val="bottom"/>
          </w:tcPr>
          <w:p w14:paraId="20B5D2CC">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p>
        </w:tc>
        <w:tc>
          <w:tcPr>
            <w:tcW w:w="1119"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29900BA0">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 xml:space="preserve">18862 </w:t>
            </w:r>
          </w:p>
        </w:tc>
        <w:tc>
          <w:tcPr>
            <w:tcW w:w="1246"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381215F3">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20221223</w:t>
            </w:r>
          </w:p>
        </w:tc>
      </w:tr>
      <w:tr w14:paraId="783104FC">
        <w:tblPrEx>
          <w:tblCellMar>
            <w:top w:w="0" w:type="dxa"/>
            <w:left w:w="108" w:type="dxa"/>
            <w:bottom w:w="0" w:type="dxa"/>
            <w:right w:w="108" w:type="dxa"/>
          </w:tblCellMar>
        </w:tblPrEx>
        <w:trPr>
          <w:trHeight w:val="90" w:hRule="atLeast"/>
        </w:trPr>
        <w:tc>
          <w:tcPr>
            <w:tcW w:w="1167" w:type="dxa"/>
            <w:vMerge w:val="continue"/>
            <w:tcBorders>
              <w:left w:val="single" w:color="auto" w:sz="4" w:space="0"/>
              <w:right w:val="single" w:color="auto" w:sz="4" w:space="0"/>
            </w:tcBorders>
            <w:shd w:val="clear" w:color="auto" w:fill="FFFFFF"/>
            <w:noWrap w:val="0"/>
            <w:vAlign w:val="center"/>
          </w:tcPr>
          <w:p w14:paraId="7F9847F1">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p>
        </w:tc>
        <w:tc>
          <w:tcPr>
            <w:tcW w:w="1153"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093D2FD7">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福州-福鼎段</w:t>
            </w:r>
          </w:p>
        </w:tc>
        <w:tc>
          <w:tcPr>
            <w:tcW w:w="1350"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5A36B6D0">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营前分输站</w:t>
            </w:r>
          </w:p>
        </w:tc>
        <w:tc>
          <w:tcPr>
            <w:tcW w:w="1316"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353A2F3F">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福鼎末站</w:t>
            </w:r>
          </w:p>
        </w:tc>
        <w:tc>
          <w:tcPr>
            <w:tcW w:w="865" w:type="dxa"/>
            <w:tcBorders>
              <w:top w:val="single" w:color="auto" w:sz="4" w:space="0"/>
              <w:left w:val="single" w:color="auto" w:sz="4" w:space="0"/>
              <w:bottom w:val="single" w:color="auto" w:sz="4" w:space="0"/>
              <w:right w:val="single" w:color="auto" w:sz="4" w:space="0"/>
            </w:tcBorders>
            <w:shd w:val="clear" w:color="auto" w:fill="auto"/>
            <w:noWrap w:val="0"/>
            <w:vAlign w:val="center"/>
          </w:tcPr>
          <w:p w14:paraId="15FB7D6C">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249.80</w:t>
            </w:r>
          </w:p>
        </w:tc>
        <w:tc>
          <w:tcPr>
            <w:tcW w:w="1466"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50654280">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813</w:t>
            </w:r>
          </w:p>
        </w:tc>
        <w:tc>
          <w:tcPr>
            <w:tcW w:w="1096"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58386481">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p>
        </w:tc>
        <w:tc>
          <w:tcPr>
            <w:tcW w:w="1165"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2691C5DC">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7.5</w:t>
            </w:r>
          </w:p>
        </w:tc>
        <w:tc>
          <w:tcPr>
            <w:tcW w:w="1119"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6AAFF14F">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13.49</w:t>
            </w:r>
          </w:p>
        </w:tc>
        <w:tc>
          <w:tcPr>
            <w:tcW w:w="1120" w:type="dxa"/>
            <w:tcBorders>
              <w:top w:val="single" w:color="auto" w:sz="4" w:space="0"/>
              <w:left w:val="single" w:color="auto" w:sz="4" w:space="0"/>
              <w:bottom w:val="single" w:color="auto" w:sz="4" w:space="0"/>
              <w:right w:val="single" w:color="auto" w:sz="4" w:space="0"/>
            </w:tcBorders>
            <w:shd w:val="clear" w:color="auto" w:fill="FFFFFF"/>
            <w:noWrap w:val="0"/>
            <w:vAlign w:val="bottom"/>
          </w:tcPr>
          <w:p w14:paraId="41324CA7">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p>
        </w:tc>
        <w:tc>
          <w:tcPr>
            <w:tcW w:w="1119"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40357BEA">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 xml:space="preserve">121697 </w:t>
            </w:r>
          </w:p>
        </w:tc>
        <w:tc>
          <w:tcPr>
            <w:tcW w:w="1246"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0721B6B3">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20240903</w:t>
            </w:r>
          </w:p>
        </w:tc>
      </w:tr>
      <w:tr w14:paraId="5C446924">
        <w:tblPrEx>
          <w:tblCellMar>
            <w:top w:w="0" w:type="dxa"/>
            <w:left w:w="108" w:type="dxa"/>
            <w:bottom w:w="0" w:type="dxa"/>
            <w:right w:w="108" w:type="dxa"/>
          </w:tblCellMar>
        </w:tblPrEx>
        <w:trPr>
          <w:trHeight w:val="90" w:hRule="atLeast"/>
        </w:trPr>
        <w:tc>
          <w:tcPr>
            <w:tcW w:w="1167" w:type="dxa"/>
            <w:vMerge w:val="continue"/>
            <w:tcBorders>
              <w:left w:val="single" w:color="auto" w:sz="4" w:space="0"/>
              <w:bottom w:val="single" w:color="auto" w:sz="4" w:space="0"/>
              <w:right w:val="single" w:color="auto" w:sz="4" w:space="0"/>
            </w:tcBorders>
            <w:shd w:val="clear" w:color="auto" w:fill="FFFFFF"/>
            <w:noWrap w:val="0"/>
            <w:vAlign w:val="center"/>
          </w:tcPr>
          <w:p w14:paraId="7F642262">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p>
        </w:tc>
        <w:tc>
          <w:tcPr>
            <w:tcW w:w="1153"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4588C312">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漳州—诏安段</w:t>
            </w:r>
          </w:p>
        </w:tc>
        <w:tc>
          <w:tcPr>
            <w:tcW w:w="1350"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7F63AB83">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西三线漳州分输清管站</w:t>
            </w:r>
          </w:p>
        </w:tc>
        <w:tc>
          <w:tcPr>
            <w:tcW w:w="1316"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254FCEC5">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诏安末站</w:t>
            </w:r>
          </w:p>
        </w:tc>
        <w:tc>
          <w:tcPr>
            <w:tcW w:w="865" w:type="dxa"/>
            <w:tcBorders>
              <w:top w:val="single" w:color="auto" w:sz="4" w:space="0"/>
              <w:left w:val="single" w:color="auto" w:sz="4" w:space="0"/>
              <w:bottom w:val="single" w:color="auto" w:sz="4" w:space="0"/>
              <w:right w:val="single" w:color="auto" w:sz="4" w:space="0"/>
            </w:tcBorders>
            <w:shd w:val="clear" w:color="auto" w:fill="auto"/>
            <w:noWrap w:val="0"/>
            <w:vAlign w:val="center"/>
          </w:tcPr>
          <w:p w14:paraId="1C82AB46">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185</w:t>
            </w:r>
          </w:p>
        </w:tc>
        <w:tc>
          <w:tcPr>
            <w:tcW w:w="1466"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1DFBDB06">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813</w:t>
            </w:r>
          </w:p>
        </w:tc>
        <w:tc>
          <w:tcPr>
            <w:tcW w:w="1096"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25C4EB13">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p>
        </w:tc>
        <w:tc>
          <w:tcPr>
            <w:tcW w:w="1165"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484CCDC1">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7.5</w:t>
            </w:r>
          </w:p>
        </w:tc>
        <w:tc>
          <w:tcPr>
            <w:tcW w:w="1119"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4C2107FA">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9.04</w:t>
            </w:r>
          </w:p>
        </w:tc>
        <w:tc>
          <w:tcPr>
            <w:tcW w:w="1120" w:type="dxa"/>
            <w:tcBorders>
              <w:top w:val="single" w:color="auto" w:sz="4" w:space="0"/>
              <w:left w:val="single" w:color="auto" w:sz="4" w:space="0"/>
              <w:bottom w:val="single" w:color="auto" w:sz="4" w:space="0"/>
              <w:right w:val="single" w:color="auto" w:sz="4" w:space="0"/>
            </w:tcBorders>
            <w:shd w:val="clear" w:color="auto" w:fill="FFFFFF"/>
            <w:noWrap w:val="0"/>
            <w:vAlign w:val="bottom"/>
          </w:tcPr>
          <w:p w14:paraId="7B4C41C1">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p>
        </w:tc>
        <w:tc>
          <w:tcPr>
            <w:tcW w:w="1119"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099AD611">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p>
        </w:tc>
        <w:tc>
          <w:tcPr>
            <w:tcW w:w="1246"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3FBF1074">
            <w:pPr>
              <w:keepNext w:val="0"/>
              <w:keepLines w:val="0"/>
              <w:widowControl/>
              <w:suppressLineNumbers w:val="0"/>
              <w:ind w:left="0" w:leftChars="0" w:firstLine="0" w:firstLineChars="0"/>
              <w:jc w:val="center"/>
              <w:textAlignment w:val="center"/>
              <w:rPr>
                <w:rFonts w:hint="default"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20250111</w:t>
            </w:r>
          </w:p>
        </w:tc>
      </w:tr>
      <w:tr w14:paraId="4EEB3633">
        <w:tblPrEx>
          <w:tblCellMar>
            <w:top w:w="0" w:type="dxa"/>
            <w:left w:w="108" w:type="dxa"/>
            <w:bottom w:w="0" w:type="dxa"/>
            <w:right w:w="108" w:type="dxa"/>
          </w:tblCellMar>
        </w:tblPrEx>
        <w:trPr>
          <w:trHeight w:val="447" w:hRule="atLeast"/>
        </w:trPr>
        <w:tc>
          <w:tcPr>
            <w:tcW w:w="1167"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46ED52CC">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广东省管网</w:t>
            </w:r>
          </w:p>
        </w:tc>
        <w:tc>
          <w:tcPr>
            <w:tcW w:w="1153"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08D111AC">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新丰专线</w:t>
            </w:r>
          </w:p>
        </w:tc>
        <w:tc>
          <w:tcPr>
            <w:tcW w:w="1350"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3176D2FB">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西二156#阀室</w:t>
            </w:r>
          </w:p>
        </w:tc>
        <w:tc>
          <w:tcPr>
            <w:tcW w:w="1316"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1D23A1EF">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新丰末站</w:t>
            </w:r>
          </w:p>
        </w:tc>
        <w:tc>
          <w:tcPr>
            <w:tcW w:w="865" w:type="dxa"/>
            <w:tcBorders>
              <w:top w:val="single" w:color="auto" w:sz="4" w:space="0"/>
              <w:left w:val="single" w:color="auto" w:sz="4" w:space="0"/>
              <w:bottom w:val="single" w:color="auto" w:sz="4" w:space="0"/>
              <w:right w:val="single" w:color="auto" w:sz="4" w:space="0"/>
            </w:tcBorders>
            <w:shd w:val="clear" w:color="auto" w:fill="auto"/>
            <w:noWrap w:val="0"/>
            <w:vAlign w:val="center"/>
          </w:tcPr>
          <w:p w14:paraId="5C7AB017">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15.47</w:t>
            </w:r>
          </w:p>
        </w:tc>
        <w:tc>
          <w:tcPr>
            <w:tcW w:w="1466"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0172F471">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323.9</w:t>
            </w:r>
          </w:p>
        </w:tc>
        <w:tc>
          <w:tcPr>
            <w:tcW w:w="1096"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2F81A7C1">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p>
        </w:tc>
        <w:tc>
          <w:tcPr>
            <w:tcW w:w="1165"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7FD84125">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156#阀室-官渡10、官渡-新丰6.3</w:t>
            </w:r>
          </w:p>
        </w:tc>
        <w:tc>
          <w:tcPr>
            <w:tcW w:w="1119"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52F0CB7A">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3</w:t>
            </w:r>
          </w:p>
        </w:tc>
        <w:tc>
          <w:tcPr>
            <w:tcW w:w="1120"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74416C5A">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p>
        </w:tc>
        <w:tc>
          <w:tcPr>
            <w:tcW w:w="1119"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52F18695">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 xml:space="preserve">1173 </w:t>
            </w:r>
          </w:p>
        </w:tc>
        <w:tc>
          <w:tcPr>
            <w:tcW w:w="1246"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226A2DE0">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20240324</w:t>
            </w:r>
          </w:p>
        </w:tc>
      </w:tr>
      <w:tr w14:paraId="60D1E7D9">
        <w:tblPrEx>
          <w:tblCellMar>
            <w:top w:w="0" w:type="dxa"/>
            <w:left w:w="108" w:type="dxa"/>
            <w:bottom w:w="0" w:type="dxa"/>
            <w:right w:w="108" w:type="dxa"/>
          </w:tblCellMar>
        </w:tblPrEx>
        <w:trPr>
          <w:trHeight w:val="447" w:hRule="atLeast"/>
        </w:trPr>
        <w:tc>
          <w:tcPr>
            <w:tcW w:w="1167"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21F3D231">
            <w:pPr>
              <w:keepNext w:val="0"/>
              <w:keepLines w:val="0"/>
              <w:widowControl/>
              <w:suppressLineNumbers w:val="0"/>
              <w:ind w:left="0" w:leftChars="0" w:firstLine="0" w:firstLineChars="0"/>
              <w:jc w:val="center"/>
              <w:textAlignment w:val="center"/>
              <w:rPr>
                <w:rFonts w:hint="default"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遂川支线（代管）</w:t>
            </w:r>
          </w:p>
        </w:tc>
        <w:tc>
          <w:tcPr>
            <w:tcW w:w="1153"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044B9FF8">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遂川支线（代管）</w:t>
            </w:r>
          </w:p>
        </w:tc>
        <w:tc>
          <w:tcPr>
            <w:tcW w:w="1350"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410E1536">
            <w:pPr>
              <w:keepNext w:val="0"/>
              <w:keepLines w:val="0"/>
              <w:widowControl/>
              <w:suppressLineNumbers w:val="0"/>
              <w:ind w:left="0" w:leftChars="0" w:firstLine="0" w:firstLineChars="0"/>
              <w:jc w:val="center"/>
              <w:textAlignment w:val="center"/>
              <w:rPr>
                <w:rFonts w:hint="default"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西二线145#阀室</w:t>
            </w:r>
          </w:p>
        </w:tc>
        <w:tc>
          <w:tcPr>
            <w:tcW w:w="1316"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1CD016A0">
            <w:pPr>
              <w:keepNext w:val="0"/>
              <w:keepLines w:val="0"/>
              <w:widowControl/>
              <w:suppressLineNumbers w:val="0"/>
              <w:ind w:left="0" w:leftChars="0" w:firstLine="0" w:firstLineChars="0"/>
              <w:jc w:val="center"/>
              <w:textAlignment w:val="center"/>
              <w:rPr>
                <w:rFonts w:hint="default"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遂川分输站</w:t>
            </w:r>
          </w:p>
        </w:tc>
        <w:tc>
          <w:tcPr>
            <w:tcW w:w="865" w:type="dxa"/>
            <w:tcBorders>
              <w:top w:val="single" w:color="auto" w:sz="4" w:space="0"/>
              <w:left w:val="single" w:color="auto" w:sz="4" w:space="0"/>
              <w:bottom w:val="single" w:color="auto" w:sz="4" w:space="0"/>
              <w:right w:val="single" w:color="auto" w:sz="4" w:space="0"/>
            </w:tcBorders>
            <w:shd w:val="clear" w:color="auto" w:fill="auto"/>
            <w:noWrap w:val="0"/>
            <w:vAlign w:val="center"/>
          </w:tcPr>
          <w:p w14:paraId="6B5DEA78">
            <w:pPr>
              <w:keepNext w:val="0"/>
              <w:keepLines w:val="0"/>
              <w:widowControl/>
              <w:suppressLineNumbers w:val="0"/>
              <w:ind w:left="0" w:leftChars="0" w:firstLine="0" w:firstLineChars="0"/>
              <w:jc w:val="center"/>
              <w:textAlignment w:val="center"/>
              <w:rPr>
                <w:rFonts w:hint="default"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8.07</w:t>
            </w:r>
          </w:p>
        </w:tc>
        <w:tc>
          <w:tcPr>
            <w:tcW w:w="1466"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68BFBB38">
            <w:pPr>
              <w:keepNext w:val="0"/>
              <w:keepLines w:val="0"/>
              <w:widowControl/>
              <w:suppressLineNumbers w:val="0"/>
              <w:ind w:left="0" w:leftChars="0" w:firstLine="0" w:firstLineChars="0"/>
              <w:jc w:val="center"/>
              <w:textAlignment w:val="center"/>
              <w:rPr>
                <w:rFonts w:hint="default"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200</w:t>
            </w:r>
          </w:p>
        </w:tc>
        <w:tc>
          <w:tcPr>
            <w:tcW w:w="1096"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6680FAF4">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p>
        </w:tc>
        <w:tc>
          <w:tcPr>
            <w:tcW w:w="1165"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123137A7">
            <w:pPr>
              <w:keepNext w:val="0"/>
              <w:keepLines w:val="0"/>
              <w:widowControl/>
              <w:suppressLineNumbers w:val="0"/>
              <w:ind w:left="0" w:leftChars="0" w:firstLine="0" w:firstLineChars="0"/>
              <w:jc w:val="center"/>
              <w:textAlignment w:val="center"/>
              <w:rPr>
                <w:rFonts w:hint="default"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10</w:t>
            </w:r>
          </w:p>
        </w:tc>
        <w:tc>
          <w:tcPr>
            <w:tcW w:w="1119"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57FF2578">
            <w:pPr>
              <w:keepNext w:val="0"/>
              <w:keepLines w:val="0"/>
              <w:widowControl/>
              <w:suppressLineNumbers w:val="0"/>
              <w:ind w:left="0" w:leftChars="0" w:firstLine="0" w:firstLineChars="0"/>
              <w:jc w:val="center"/>
              <w:textAlignment w:val="center"/>
              <w:rPr>
                <w:rFonts w:hint="default"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1</w:t>
            </w:r>
          </w:p>
        </w:tc>
        <w:tc>
          <w:tcPr>
            <w:tcW w:w="1120"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73AF2108">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p>
        </w:tc>
        <w:tc>
          <w:tcPr>
            <w:tcW w:w="1119"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2A6C3F60">
            <w:pPr>
              <w:keepNext w:val="0"/>
              <w:keepLines w:val="0"/>
              <w:widowControl/>
              <w:suppressLineNumbers w:val="0"/>
              <w:ind w:left="0" w:leftChars="0" w:firstLine="0" w:firstLineChars="0"/>
              <w:jc w:val="center"/>
              <w:textAlignment w:val="center"/>
              <w:rPr>
                <w:rFonts w:hint="eastAsia" w:asciiTheme="minorEastAsia" w:hAnsiTheme="minorEastAsia" w:eastAsiaTheme="minorEastAsia" w:cstheme="minorEastAsia"/>
                <w:i w:val="0"/>
                <w:iCs w:val="0"/>
                <w:color w:val="000000"/>
                <w:kern w:val="0"/>
                <w:sz w:val="21"/>
                <w:szCs w:val="21"/>
                <w:u w:val="none"/>
                <w:lang w:val="en-US" w:eastAsia="zh-CN" w:bidi="ar"/>
              </w:rPr>
            </w:pPr>
          </w:p>
        </w:tc>
        <w:tc>
          <w:tcPr>
            <w:tcW w:w="1246" w:type="dxa"/>
            <w:tcBorders>
              <w:top w:val="single" w:color="auto" w:sz="4" w:space="0"/>
              <w:left w:val="single" w:color="auto" w:sz="4" w:space="0"/>
              <w:bottom w:val="single" w:color="auto" w:sz="4" w:space="0"/>
              <w:right w:val="single" w:color="auto" w:sz="4" w:space="0"/>
            </w:tcBorders>
            <w:shd w:val="clear" w:color="auto" w:fill="FFFFFF"/>
            <w:noWrap w:val="0"/>
            <w:vAlign w:val="center"/>
          </w:tcPr>
          <w:p w14:paraId="35E90CED">
            <w:pPr>
              <w:keepNext w:val="0"/>
              <w:keepLines w:val="0"/>
              <w:widowControl/>
              <w:suppressLineNumbers w:val="0"/>
              <w:ind w:left="0" w:leftChars="0" w:firstLine="0" w:firstLineChars="0"/>
              <w:jc w:val="center"/>
              <w:textAlignment w:val="center"/>
              <w:rPr>
                <w:rFonts w:hint="default" w:asciiTheme="minorEastAsia" w:hAnsiTheme="minorEastAsia" w:eastAsiaTheme="minorEastAsia" w:cstheme="minorEastAsia"/>
                <w:i w:val="0"/>
                <w:iCs w:val="0"/>
                <w:color w:val="000000"/>
                <w:kern w:val="0"/>
                <w:sz w:val="21"/>
                <w:szCs w:val="21"/>
                <w:u w:val="none"/>
                <w:lang w:val="en-US" w:eastAsia="zh-CN" w:bidi="ar"/>
              </w:rPr>
            </w:pPr>
            <w:r>
              <w:rPr>
                <w:rFonts w:hint="eastAsia" w:asciiTheme="minorEastAsia" w:hAnsiTheme="minorEastAsia" w:eastAsiaTheme="minorEastAsia" w:cstheme="minorEastAsia"/>
                <w:i w:val="0"/>
                <w:iCs w:val="0"/>
                <w:color w:val="000000"/>
                <w:kern w:val="0"/>
                <w:sz w:val="21"/>
                <w:szCs w:val="21"/>
                <w:u w:val="none"/>
                <w:lang w:val="en-US" w:eastAsia="zh-CN" w:bidi="ar"/>
              </w:rPr>
              <w:t>20241224</w:t>
            </w:r>
          </w:p>
        </w:tc>
      </w:tr>
    </w:tbl>
    <w:p w14:paraId="681A9153">
      <w:pPr>
        <w:pStyle w:val="17"/>
        <w:keepNext w:val="0"/>
        <w:keepLines w:val="0"/>
        <w:pageBreakBefore w:val="0"/>
        <w:widowControl w:val="0"/>
        <w:kinsoku/>
        <w:wordWrap/>
        <w:overflowPunct/>
        <w:topLinePunct w:val="0"/>
        <w:autoSpaceDE/>
        <w:autoSpaceDN/>
        <w:bidi w:val="0"/>
        <w:adjustRightInd w:val="0"/>
        <w:snapToGrid w:val="0"/>
        <w:spacing w:line="20" w:lineRule="exact"/>
        <w:ind w:left="0" w:leftChars="0" w:firstLine="0" w:firstLineChars="0"/>
        <w:jc w:val="left"/>
        <w:textAlignment w:val="auto"/>
        <w:rPr>
          <w:rFonts w:hint="default" w:ascii="Times New Roman" w:hAnsi="Times New Roman" w:eastAsia="黑体" w:cs="Times New Roman"/>
          <w:b/>
          <w:bCs/>
          <w:kern w:val="2"/>
          <w:sz w:val="24"/>
          <w:szCs w:val="32"/>
          <w:lang w:val="en-US" w:eastAsia="zh-CN" w:bidi="ar-SA"/>
        </w:rPr>
      </w:pPr>
    </w:p>
    <w:sectPr>
      <w:pgSz w:w="16838" w:h="11906" w:orient="landscape"/>
      <w:pgMar w:top="1800" w:right="1440" w:bottom="1800" w:left="1440" w:header="851" w:footer="992" w:gutter="0"/>
      <w:pgBorders>
        <w:top w:val="none" w:sz="0" w:space="0"/>
        <w:left w:val="none" w:sz="0" w:space="0"/>
        <w:bottom w:val="none" w:sz="0" w:space="0"/>
        <w:right w:val="none" w:sz="0" w:space="0"/>
      </w:pgBorders>
      <w:cols w:space="720"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50"/>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方正黑体简体">
    <w:panose1 w:val="02010601030101010101"/>
    <w:charset w:val="86"/>
    <w:family w:val="auto"/>
    <w:pitch w:val="default"/>
    <w:sig w:usb0="00000001" w:usb1="080E0000" w:usb2="00000000" w:usb3="00000000" w:csb0="00040000" w:csb1="00000000"/>
  </w:font>
  <w:font w:name="方正楷体简体">
    <w:panose1 w:val="02010601030101010101"/>
    <w:charset w:val="86"/>
    <w:family w:val="auto"/>
    <w:pitch w:val="default"/>
    <w:sig w:usb0="00000001" w:usb1="080E0000" w:usb2="00000000" w:usb3="00000000" w:csb0="00040000" w:csb1="00000000"/>
  </w:font>
  <w:font w:name="华文仿宋">
    <w:panose1 w:val="02010600040101010101"/>
    <w:charset w:val="86"/>
    <w:family w:val="auto"/>
    <w:pitch w:val="default"/>
    <w:sig w:usb0="00000287" w:usb1="080F0000" w:usb2="00000000" w:usb3="00000000" w:csb0="0004009F" w:csb1="DFD70000"/>
  </w:font>
  <w:font w:name="方正仿宋简体">
    <w:panose1 w:val="02010601030101010101"/>
    <w:charset w:val="86"/>
    <w:family w:val="auto"/>
    <w:pitch w:val="default"/>
    <w:sig w:usb0="00000001" w:usb1="080E0000" w:usb2="00000000" w:usb3="00000000" w:csb0="00040000" w:csb1="00000000"/>
  </w:font>
  <w:font w:name="方正小标宋简体">
    <w:panose1 w:val="02010601030101010101"/>
    <w:charset w:val="86"/>
    <w:family w:val="auto"/>
    <w:pitch w:val="default"/>
    <w:sig w:usb0="00000001"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F6EF70">
    <w:pPr>
      <w:pStyle w:val="7"/>
    </w:pPr>
    <w:r>
      <w:rPr>
        <w:sz w:val="18"/>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3"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42B3CF24">
                          <w:pPr>
                            <w:pStyle w:val="7"/>
                          </w:pPr>
                          <w:r>
                            <w:fldChar w:fldCharType="begin"/>
                          </w:r>
                          <w:r>
                            <w:instrText xml:space="preserve"> PAGE  \* MERGEFORMAT </w:instrText>
                          </w:r>
                          <w:r>
                            <w:fldChar w:fldCharType="separate"/>
                          </w:r>
                          <w:r>
                            <w:t>1</w:t>
                          </w:r>
                          <w:r>
                            <w:fldChar w:fldCharType="end"/>
                          </w:r>
                        </w:p>
                      </w:txbxContent>
                    </wps:txbx>
                    <wps:bodyPr wrap="none" lIns="0" tIns="0" rIns="0" bIns="0" upright="1">
                      <a:spAutoFit/>
                    </wps:bodyPr>
                  </wps:wsp>
                </a:graphicData>
              </a:graphic>
            </wp:anchor>
          </w:drawing>
        </mc:Choice>
        <mc:Fallback>
          <w:pict>
            <v:shape id="文本框 1"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">
              <v:fill on="f" focussize="0,0"/>
              <v:stroke on="f"/>
              <v:imagedata o:title=""/>
              <o:lock v:ext="edit" aspectratio="f"/>
              <v:textbox inset="0mm,0mm,0mm,0mm" style="mso-fit-shape-to-text:t;">
                <w:txbxContent>
                  <w:p w14:paraId="42B3CF24">
                    <w:pPr>
                      <w:pStyle w:val="7"/>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480"/>
      </w:pPr>
      <w:r>
        <w:separator/>
      </w:r>
    </w:p>
  </w:footnote>
  <w:footnote w:type="continuationSeparator" w:id="1">
    <w:p>
      <w:pPr>
        <w:spacing w:line="240" w:lineRule="auto"/>
        <w:ind w:firstLine="48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1"/>
    <w:multiLevelType w:val="multilevel"/>
    <w:tmpl w:val="00000001"/>
    <w:lvl w:ilvl="0" w:tentative="0">
      <w:start w:val="1"/>
      <w:numFmt w:val="decimal"/>
      <w:pStyle w:val="2"/>
      <w:lvlText w:val="%1."/>
      <w:lvlJc w:val="left"/>
      <w:pPr>
        <w:ind w:left="432" w:hanging="432"/>
      </w:pPr>
      <w:rPr>
        <w:rFonts w:hint="default"/>
      </w:rPr>
    </w:lvl>
    <w:lvl w:ilvl="1" w:tentative="0">
      <w:start w:val="1"/>
      <w:numFmt w:val="decimal"/>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lvlText w:val="%1.%2.%3.%4."/>
      <w:lvlJc w:val="left"/>
      <w:pPr>
        <w:ind w:left="864" w:hanging="864"/>
      </w:pPr>
      <w:rPr>
        <w:rFonts w:hint="default"/>
      </w:rPr>
    </w:lvl>
    <w:lvl w:ilvl="4" w:tentative="0">
      <w:start w:val="1"/>
      <w:numFmt w:val="decimal"/>
      <w:lvlText w:val="%1.%2.%3.%4.%5."/>
      <w:lvlJc w:val="left"/>
      <w:pPr>
        <w:ind w:left="1008" w:hanging="1008"/>
      </w:pPr>
      <w:rPr>
        <w:rFonts w:hint="default"/>
      </w:rPr>
    </w:lvl>
    <w:lvl w:ilvl="5" w:tentative="0">
      <w:start w:val="1"/>
      <w:numFmt w:val="decimal"/>
      <w:lvlText w:val="%1.%2.%3.%4.%5.%6."/>
      <w:lvlJc w:val="left"/>
      <w:pPr>
        <w:ind w:left="1151" w:hanging="1151"/>
      </w:pPr>
      <w:rPr>
        <w:rFonts w:hint="default"/>
      </w:rPr>
    </w:lvl>
    <w:lvl w:ilvl="6" w:tentative="0">
      <w:start w:val="1"/>
      <w:numFmt w:val="decimal"/>
      <w:lvlText w:val="%1.%2.%3.%4.%5.%6.%7."/>
      <w:lvlJc w:val="left"/>
      <w:pPr>
        <w:ind w:left="1296" w:hanging="1296"/>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583" w:hanging="1583"/>
      </w:pPr>
      <w:rPr>
        <w:rFonts w:hint="default"/>
      </w:rPr>
    </w:lvl>
  </w:abstractNum>
  <w:num w:numId="1">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lenovo">
    <w15:presenceInfo w15:providerId="None" w15:userId="lenovo"/>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0"/>
  <w:bordersDoNotSurroundFooter w:val="0"/>
  <w:revisionView w:markup="0"/>
  <w:documentProtection w:enforcement="0"/>
  <w:defaultTabStop w:val="420"/>
  <w:hyphenationZone w:val="360"/>
  <w:drawingGridVerticalSpacing w:val="156"/>
  <w:displayHorizontalDrawingGridEvery w:val="1"/>
  <w:displayVerticalDrawingGridEvery w:val="1"/>
  <w:doNotShadeFormData w:val="1"/>
  <w:noPunctuationKerning w:val="1"/>
  <w:characterSpacingControl w:val="compressPunctuation"/>
  <w:doNotValidateAgainstSchema/>
  <w:doNotDemarcateInvalidXml/>
  <w:hdrShapeDefaults>
    <o:shapelayout v:ext="edit">
      <o:idmap v:ext="edit" data="2"/>
    </o:shapelayout>
  </w:hdrShapeDefaults>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EE6F32"/>
    <w:rsid w:val="01330E6E"/>
    <w:rsid w:val="01A96266"/>
    <w:rsid w:val="01B74261"/>
    <w:rsid w:val="01C51E3B"/>
    <w:rsid w:val="01C744FB"/>
    <w:rsid w:val="01E924B1"/>
    <w:rsid w:val="025C5F46"/>
    <w:rsid w:val="026E2694"/>
    <w:rsid w:val="02867210"/>
    <w:rsid w:val="02C40C61"/>
    <w:rsid w:val="02F7344A"/>
    <w:rsid w:val="0321622F"/>
    <w:rsid w:val="0394524C"/>
    <w:rsid w:val="03CC1C57"/>
    <w:rsid w:val="03D84D96"/>
    <w:rsid w:val="03F70F0C"/>
    <w:rsid w:val="04A4525F"/>
    <w:rsid w:val="04F63BD7"/>
    <w:rsid w:val="05312573"/>
    <w:rsid w:val="05821D18"/>
    <w:rsid w:val="05883018"/>
    <w:rsid w:val="059C2C97"/>
    <w:rsid w:val="05AB6072"/>
    <w:rsid w:val="05BC6662"/>
    <w:rsid w:val="05C075FF"/>
    <w:rsid w:val="060F4D4C"/>
    <w:rsid w:val="064B2827"/>
    <w:rsid w:val="06626E08"/>
    <w:rsid w:val="0702642F"/>
    <w:rsid w:val="07D76969"/>
    <w:rsid w:val="080E56D1"/>
    <w:rsid w:val="084C21AB"/>
    <w:rsid w:val="08654AEE"/>
    <w:rsid w:val="08931509"/>
    <w:rsid w:val="08937B19"/>
    <w:rsid w:val="08B65A87"/>
    <w:rsid w:val="08DD3265"/>
    <w:rsid w:val="08FA3084"/>
    <w:rsid w:val="09323CDB"/>
    <w:rsid w:val="097A4E1C"/>
    <w:rsid w:val="09CD2E36"/>
    <w:rsid w:val="09D16F5E"/>
    <w:rsid w:val="09E21B9C"/>
    <w:rsid w:val="0A835F41"/>
    <w:rsid w:val="0A9A0BA9"/>
    <w:rsid w:val="0AAC0A24"/>
    <w:rsid w:val="0B6A5FF9"/>
    <w:rsid w:val="0B984CED"/>
    <w:rsid w:val="0BE3002B"/>
    <w:rsid w:val="0C010225"/>
    <w:rsid w:val="0C0C1B60"/>
    <w:rsid w:val="0C383A1B"/>
    <w:rsid w:val="0C78484E"/>
    <w:rsid w:val="0C9234C0"/>
    <w:rsid w:val="0D0E46E4"/>
    <w:rsid w:val="0D553DC1"/>
    <w:rsid w:val="0D9F464B"/>
    <w:rsid w:val="0DD048B0"/>
    <w:rsid w:val="0E46272D"/>
    <w:rsid w:val="0ED777E6"/>
    <w:rsid w:val="0EE955CB"/>
    <w:rsid w:val="0EF11905"/>
    <w:rsid w:val="0F2C2A57"/>
    <w:rsid w:val="0F7B12B9"/>
    <w:rsid w:val="0F825B0C"/>
    <w:rsid w:val="0F852FE9"/>
    <w:rsid w:val="0F8B4D0B"/>
    <w:rsid w:val="0FB2044E"/>
    <w:rsid w:val="102A284D"/>
    <w:rsid w:val="10570B67"/>
    <w:rsid w:val="10580BDC"/>
    <w:rsid w:val="108E190D"/>
    <w:rsid w:val="10B627E2"/>
    <w:rsid w:val="10D64D2E"/>
    <w:rsid w:val="10DE213A"/>
    <w:rsid w:val="10F33408"/>
    <w:rsid w:val="10F511E2"/>
    <w:rsid w:val="11051A8A"/>
    <w:rsid w:val="111B56B4"/>
    <w:rsid w:val="11221445"/>
    <w:rsid w:val="11277FB0"/>
    <w:rsid w:val="12031173"/>
    <w:rsid w:val="12C559A8"/>
    <w:rsid w:val="12CB34E0"/>
    <w:rsid w:val="12D13757"/>
    <w:rsid w:val="12E85A12"/>
    <w:rsid w:val="13215BB1"/>
    <w:rsid w:val="133574DA"/>
    <w:rsid w:val="13787880"/>
    <w:rsid w:val="140E761F"/>
    <w:rsid w:val="144968D3"/>
    <w:rsid w:val="14E255D3"/>
    <w:rsid w:val="158562DB"/>
    <w:rsid w:val="15A71845"/>
    <w:rsid w:val="15E518D3"/>
    <w:rsid w:val="16317A78"/>
    <w:rsid w:val="16356507"/>
    <w:rsid w:val="16883C1A"/>
    <w:rsid w:val="16B953D3"/>
    <w:rsid w:val="16F0130F"/>
    <w:rsid w:val="17C34F49"/>
    <w:rsid w:val="17E07ADE"/>
    <w:rsid w:val="18366279"/>
    <w:rsid w:val="18A446D0"/>
    <w:rsid w:val="18FD3DEC"/>
    <w:rsid w:val="190741D3"/>
    <w:rsid w:val="191C19B6"/>
    <w:rsid w:val="196F2449"/>
    <w:rsid w:val="1971594C"/>
    <w:rsid w:val="197874D5"/>
    <w:rsid w:val="19B802BF"/>
    <w:rsid w:val="19C80A42"/>
    <w:rsid w:val="19E21103"/>
    <w:rsid w:val="1A3F0ABF"/>
    <w:rsid w:val="1A766A69"/>
    <w:rsid w:val="1A967F75"/>
    <w:rsid w:val="1AA62192"/>
    <w:rsid w:val="1ADD5245"/>
    <w:rsid w:val="1B0D7C2C"/>
    <w:rsid w:val="1B134CF8"/>
    <w:rsid w:val="1B1D5607"/>
    <w:rsid w:val="1B707610"/>
    <w:rsid w:val="1BC5391B"/>
    <w:rsid w:val="1BC65E20"/>
    <w:rsid w:val="1BD660BB"/>
    <w:rsid w:val="1BE2548B"/>
    <w:rsid w:val="1C030D3F"/>
    <w:rsid w:val="1C7C7673"/>
    <w:rsid w:val="1C9065B3"/>
    <w:rsid w:val="1CB970A3"/>
    <w:rsid w:val="1CE77A3E"/>
    <w:rsid w:val="1DEA3A39"/>
    <w:rsid w:val="1DEF07AA"/>
    <w:rsid w:val="1E117CAD"/>
    <w:rsid w:val="1E663B5E"/>
    <w:rsid w:val="1EE3692C"/>
    <w:rsid w:val="1EE42BC5"/>
    <w:rsid w:val="1F046272"/>
    <w:rsid w:val="1F053CF4"/>
    <w:rsid w:val="1F772B05"/>
    <w:rsid w:val="1FEB0E2E"/>
    <w:rsid w:val="20561165"/>
    <w:rsid w:val="20881F0C"/>
    <w:rsid w:val="20A830A0"/>
    <w:rsid w:val="20BC7466"/>
    <w:rsid w:val="20C5790F"/>
    <w:rsid w:val="20D263A2"/>
    <w:rsid w:val="21004DB3"/>
    <w:rsid w:val="210202B6"/>
    <w:rsid w:val="21277C9C"/>
    <w:rsid w:val="21472C04"/>
    <w:rsid w:val="216B4463"/>
    <w:rsid w:val="217D437D"/>
    <w:rsid w:val="21C328F3"/>
    <w:rsid w:val="21E140A1"/>
    <w:rsid w:val="21F33BCE"/>
    <w:rsid w:val="22422E41"/>
    <w:rsid w:val="22574C04"/>
    <w:rsid w:val="22DE0A1F"/>
    <w:rsid w:val="22F16713"/>
    <w:rsid w:val="23045260"/>
    <w:rsid w:val="23144983"/>
    <w:rsid w:val="233654EA"/>
    <w:rsid w:val="23761F39"/>
    <w:rsid w:val="247B434D"/>
    <w:rsid w:val="24A36FD1"/>
    <w:rsid w:val="24A91031"/>
    <w:rsid w:val="24AC1FB6"/>
    <w:rsid w:val="24D221F6"/>
    <w:rsid w:val="24DC468F"/>
    <w:rsid w:val="25334819"/>
    <w:rsid w:val="253732FF"/>
    <w:rsid w:val="253A0920"/>
    <w:rsid w:val="25B05408"/>
    <w:rsid w:val="261F571B"/>
    <w:rsid w:val="264D431C"/>
    <w:rsid w:val="267F7DBA"/>
    <w:rsid w:val="269F5C69"/>
    <w:rsid w:val="26CC67E8"/>
    <w:rsid w:val="26FE7307"/>
    <w:rsid w:val="2719333D"/>
    <w:rsid w:val="276E1982"/>
    <w:rsid w:val="27C10247"/>
    <w:rsid w:val="27EF3B7E"/>
    <w:rsid w:val="284E277E"/>
    <w:rsid w:val="2868660D"/>
    <w:rsid w:val="289D67DB"/>
    <w:rsid w:val="29126A72"/>
    <w:rsid w:val="294D7AA3"/>
    <w:rsid w:val="29D52F96"/>
    <w:rsid w:val="2A671893"/>
    <w:rsid w:val="2AE0220C"/>
    <w:rsid w:val="2B000EEF"/>
    <w:rsid w:val="2B323DDA"/>
    <w:rsid w:val="2B604B87"/>
    <w:rsid w:val="2B7B1122"/>
    <w:rsid w:val="2B8336DB"/>
    <w:rsid w:val="2BB6178E"/>
    <w:rsid w:val="2BE221FF"/>
    <w:rsid w:val="2C4058A5"/>
    <w:rsid w:val="2CA649AC"/>
    <w:rsid w:val="2CBB1A53"/>
    <w:rsid w:val="2CEB0CC3"/>
    <w:rsid w:val="2CF8141A"/>
    <w:rsid w:val="2D506D67"/>
    <w:rsid w:val="2E005886"/>
    <w:rsid w:val="2E417485"/>
    <w:rsid w:val="2E5D4801"/>
    <w:rsid w:val="2E6E62B0"/>
    <w:rsid w:val="2E863561"/>
    <w:rsid w:val="2E9F258D"/>
    <w:rsid w:val="2EF2110E"/>
    <w:rsid w:val="2F1A7F17"/>
    <w:rsid w:val="2F3B0844"/>
    <w:rsid w:val="2F8A01A0"/>
    <w:rsid w:val="2FD71C09"/>
    <w:rsid w:val="306B247C"/>
    <w:rsid w:val="308A5243"/>
    <w:rsid w:val="30901C3F"/>
    <w:rsid w:val="30A545DD"/>
    <w:rsid w:val="30BB60F5"/>
    <w:rsid w:val="312602AF"/>
    <w:rsid w:val="31963130"/>
    <w:rsid w:val="31A7679C"/>
    <w:rsid w:val="31B23A98"/>
    <w:rsid w:val="31E75DF1"/>
    <w:rsid w:val="32265FD5"/>
    <w:rsid w:val="32E4768D"/>
    <w:rsid w:val="330133BA"/>
    <w:rsid w:val="331A3EB4"/>
    <w:rsid w:val="33375BE0"/>
    <w:rsid w:val="333E6CBF"/>
    <w:rsid w:val="33731C80"/>
    <w:rsid w:val="33AF0450"/>
    <w:rsid w:val="33BF3F5B"/>
    <w:rsid w:val="342C77D9"/>
    <w:rsid w:val="348B3A83"/>
    <w:rsid w:val="349E1CCB"/>
    <w:rsid w:val="34A465ED"/>
    <w:rsid w:val="34C841CA"/>
    <w:rsid w:val="34CB3CAA"/>
    <w:rsid w:val="34F263EF"/>
    <w:rsid w:val="34F821A5"/>
    <w:rsid w:val="3507028C"/>
    <w:rsid w:val="357C752B"/>
    <w:rsid w:val="359840D1"/>
    <w:rsid w:val="35D26A5B"/>
    <w:rsid w:val="36606A25"/>
    <w:rsid w:val="36912ED8"/>
    <w:rsid w:val="369C6124"/>
    <w:rsid w:val="36B16C9B"/>
    <w:rsid w:val="36EE100A"/>
    <w:rsid w:val="373F2C8E"/>
    <w:rsid w:val="3811108E"/>
    <w:rsid w:val="382B4FBD"/>
    <w:rsid w:val="38785A35"/>
    <w:rsid w:val="38A63485"/>
    <w:rsid w:val="38D65DCF"/>
    <w:rsid w:val="38E11BE1"/>
    <w:rsid w:val="38F143FA"/>
    <w:rsid w:val="39057817"/>
    <w:rsid w:val="39086736"/>
    <w:rsid w:val="398C4895"/>
    <w:rsid w:val="3AE002BB"/>
    <w:rsid w:val="3AF41565"/>
    <w:rsid w:val="3AFD76BA"/>
    <w:rsid w:val="3B3C766C"/>
    <w:rsid w:val="3B451235"/>
    <w:rsid w:val="3B925089"/>
    <w:rsid w:val="3BBA6E0C"/>
    <w:rsid w:val="3BE64E3D"/>
    <w:rsid w:val="3BF16F66"/>
    <w:rsid w:val="3C183258"/>
    <w:rsid w:val="3CF53310"/>
    <w:rsid w:val="3D40210B"/>
    <w:rsid w:val="3D513759"/>
    <w:rsid w:val="3D544A39"/>
    <w:rsid w:val="3DA147D2"/>
    <w:rsid w:val="3DD23BF8"/>
    <w:rsid w:val="3DE43A8D"/>
    <w:rsid w:val="3E206527"/>
    <w:rsid w:val="3E986126"/>
    <w:rsid w:val="3E9B1DCF"/>
    <w:rsid w:val="3EB166A1"/>
    <w:rsid w:val="3F1B7C91"/>
    <w:rsid w:val="3F6B0D17"/>
    <w:rsid w:val="3F865BC8"/>
    <w:rsid w:val="3FFA3DBB"/>
    <w:rsid w:val="3FFC4EFE"/>
    <w:rsid w:val="402F14D9"/>
    <w:rsid w:val="405F51AB"/>
    <w:rsid w:val="406F3348"/>
    <w:rsid w:val="40A46FE9"/>
    <w:rsid w:val="40D4302B"/>
    <w:rsid w:val="410B4A1C"/>
    <w:rsid w:val="41214AEC"/>
    <w:rsid w:val="41365AE3"/>
    <w:rsid w:val="425546E1"/>
    <w:rsid w:val="425C1855"/>
    <w:rsid w:val="42660E6E"/>
    <w:rsid w:val="42793959"/>
    <w:rsid w:val="42BA1E87"/>
    <w:rsid w:val="42F13FE7"/>
    <w:rsid w:val="43480B0E"/>
    <w:rsid w:val="43C348B8"/>
    <w:rsid w:val="44025819"/>
    <w:rsid w:val="440651A1"/>
    <w:rsid w:val="440B1A53"/>
    <w:rsid w:val="443303EF"/>
    <w:rsid w:val="447E279B"/>
    <w:rsid w:val="44900788"/>
    <w:rsid w:val="44E97F1E"/>
    <w:rsid w:val="450B21A1"/>
    <w:rsid w:val="45232061"/>
    <w:rsid w:val="459834B2"/>
    <w:rsid w:val="45D95DBC"/>
    <w:rsid w:val="46576638"/>
    <w:rsid w:val="466E21F9"/>
    <w:rsid w:val="469434B4"/>
    <w:rsid w:val="46AA49AA"/>
    <w:rsid w:val="46FC7BFF"/>
    <w:rsid w:val="470C3BDB"/>
    <w:rsid w:val="47706AD8"/>
    <w:rsid w:val="47722E06"/>
    <w:rsid w:val="47886322"/>
    <w:rsid w:val="47C118C5"/>
    <w:rsid w:val="48302B6E"/>
    <w:rsid w:val="487F6800"/>
    <w:rsid w:val="48A642A3"/>
    <w:rsid w:val="48EB00AD"/>
    <w:rsid w:val="48EF261B"/>
    <w:rsid w:val="48F25FDF"/>
    <w:rsid w:val="494107E0"/>
    <w:rsid w:val="49A045DF"/>
    <w:rsid w:val="49D875B3"/>
    <w:rsid w:val="49DB40E4"/>
    <w:rsid w:val="4A1E4270"/>
    <w:rsid w:val="4A7C2DC2"/>
    <w:rsid w:val="4A9067FF"/>
    <w:rsid w:val="4B7D3B6D"/>
    <w:rsid w:val="4BA1168C"/>
    <w:rsid w:val="4BE24216"/>
    <w:rsid w:val="4BF12B42"/>
    <w:rsid w:val="4C4D7FC3"/>
    <w:rsid w:val="4C7E201A"/>
    <w:rsid w:val="4C893D9C"/>
    <w:rsid w:val="4D3D35BB"/>
    <w:rsid w:val="4D567C6D"/>
    <w:rsid w:val="4D6B56F4"/>
    <w:rsid w:val="4D713351"/>
    <w:rsid w:val="4D7D33AF"/>
    <w:rsid w:val="4D8D0750"/>
    <w:rsid w:val="4DA4723B"/>
    <w:rsid w:val="4DFB3756"/>
    <w:rsid w:val="4E3A0168"/>
    <w:rsid w:val="4E46667C"/>
    <w:rsid w:val="4E47322A"/>
    <w:rsid w:val="4E4D1DCC"/>
    <w:rsid w:val="4E617A6E"/>
    <w:rsid w:val="4E98602C"/>
    <w:rsid w:val="4ECF6DB9"/>
    <w:rsid w:val="4EDB501B"/>
    <w:rsid w:val="4EF85F5B"/>
    <w:rsid w:val="4F0D3E05"/>
    <w:rsid w:val="4F707062"/>
    <w:rsid w:val="4F83216A"/>
    <w:rsid w:val="4FD56330"/>
    <w:rsid w:val="506E250A"/>
    <w:rsid w:val="50774392"/>
    <w:rsid w:val="50AA74A1"/>
    <w:rsid w:val="51380CE4"/>
    <w:rsid w:val="51544C79"/>
    <w:rsid w:val="518C6289"/>
    <w:rsid w:val="51C12B9E"/>
    <w:rsid w:val="52092876"/>
    <w:rsid w:val="52BF01F9"/>
    <w:rsid w:val="52CA2DEA"/>
    <w:rsid w:val="534E563F"/>
    <w:rsid w:val="53AE4DF8"/>
    <w:rsid w:val="53BC636D"/>
    <w:rsid w:val="53CB0543"/>
    <w:rsid w:val="53CC0E80"/>
    <w:rsid w:val="53CD7406"/>
    <w:rsid w:val="544D654A"/>
    <w:rsid w:val="54627054"/>
    <w:rsid w:val="54CB2D11"/>
    <w:rsid w:val="54CD0F37"/>
    <w:rsid w:val="54FB6B91"/>
    <w:rsid w:val="55122E7F"/>
    <w:rsid w:val="551B289E"/>
    <w:rsid w:val="552F7A3E"/>
    <w:rsid w:val="554A487A"/>
    <w:rsid w:val="5575673A"/>
    <w:rsid w:val="557F401B"/>
    <w:rsid w:val="558206CB"/>
    <w:rsid w:val="558F7EF2"/>
    <w:rsid w:val="5597277B"/>
    <w:rsid w:val="55A41A91"/>
    <w:rsid w:val="55A86718"/>
    <w:rsid w:val="55AD67C6"/>
    <w:rsid w:val="55C50F00"/>
    <w:rsid w:val="55CC2EE3"/>
    <w:rsid w:val="55FE617D"/>
    <w:rsid w:val="561F5B57"/>
    <w:rsid w:val="562B7527"/>
    <w:rsid w:val="564C6DC0"/>
    <w:rsid w:val="56765FFD"/>
    <w:rsid w:val="57A9553E"/>
    <w:rsid w:val="57E61DF2"/>
    <w:rsid w:val="584266BD"/>
    <w:rsid w:val="58541293"/>
    <w:rsid w:val="59694BB8"/>
    <w:rsid w:val="59752D34"/>
    <w:rsid w:val="59804542"/>
    <w:rsid w:val="598F06AE"/>
    <w:rsid w:val="59CE0CD4"/>
    <w:rsid w:val="59E00B01"/>
    <w:rsid w:val="5A4128FE"/>
    <w:rsid w:val="5A591167"/>
    <w:rsid w:val="5A6F7AC6"/>
    <w:rsid w:val="5A9E7460"/>
    <w:rsid w:val="5AC24977"/>
    <w:rsid w:val="5AE353D7"/>
    <w:rsid w:val="5B1441F4"/>
    <w:rsid w:val="5B163933"/>
    <w:rsid w:val="5B9062C9"/>
    <w:rsid w:val="5B91765D"/>
    <w:rsid w:val="5BBE0092"/>
    <w:rsid w:val="5BEF67F4"/>
    <w:rsid w:val="5C3C4590"/>
    <w:rsid w:val="5C43088A"/>
    <w:rsid w:val="5DAD3558"/>
    <w:rsid w:val="5DD0705C"/>
    <w:rsid w:val="5E457962"/>
    <w:rsid w:val="5E4E526A"/>
    <w:rsid w:val="5E86492C"/>
    <w:rsid w:val="5EC56770"/>
    <w:rsid w:val="5ED11828"/>
    <w:rsid w:val="5EE12B77"/>
    <w:rsid w:val="5F0A527B"/>
    <w:rsid w:val="5F9F3570"/>
    <w:rsid w:val="5FA16A73"/>
    <w:rsid w:val="60A04417"/>
    <w:rsid w:val="60B806EB"/>
    <w:rsid w:val="60BE39C7"/>
    <w:rsid w:val="60C85978"/>
    <w:rsid w:val="60CB6E68"/>
    <w:rsid w:val="61377E0E"/>
    <w:rsid w:val="61E92E1C"/>
    <w:rsid w:val="6279041A"/>
    <w:rsid w:val="6347265C"/>
    <w:rsid w:val="638071DE"/>
    <w:rsid w:val="64182336"/>
    <w:rsid w:val="646A444D"/>
    <w:rsid w:val="64816DEF"/>
    <w:rsid w:val="649C0155"/>
    <w:rsid w:val="652D677D"/>
    <w:rsid w:val="6545435E"/>
    <w:rsid w:val="6576124E"/>
    <w:rsid w:val="659C243B"/>
    <w:rsid w:val="65A6582B"/>
    <w:rsid w:val="65B11B2C"/>
    <w:rsid w:val="667F2833"/>
    <w:rsid w:val="66CD227F"/>
    <w:rsid w:val="66FD3BB5"/>
    <w:rsid w:val="679F0C21"/>
    <w:rsid w:val="67A17493"/>
    <w:rsid w:val="67D10C3D"/>
    <w:rsid w:val="68481320"/>
    <w:rsid w:val="688B4488"/>
    <w:rsid w:val="68CF0421"/>
    <w:rsid w:val="69021200"/>
    <w:rsid w:val="69353304"/>
    <w:rsid w:val="69534520"/>
    <w:rsid w:val="69AB0DDB"/>
    <w:rsid w:val="6A5840EF"/>
    <w:rsid w:val="6A69203F"/>
    <w:rsid w:val="6A6F6411"/>
    <w:rsid w:val="6AF4085F"/>
    <w:rsid w:val="6B141476"/>
    <w:rsid w:val="6B374ACF"/>
    <w:rsid w:val="6B41294D"/>
    <w:rsid w:val="6B5A60B3"/>
    <w:rsid w:val="6B6F1522"/>
    <w:rsid w:val="6B9C4789"/>
    <w:rsid w:val="6C14665D"/>
    <w:rsid w:val="6C2E088C"/>
    <w:rsid w:val="6CC87BD2"/>
    <w:rsid w:val="6D496A5A"/>
    <w:rsid w:val="6D84390D"/>
    <w:rsid w:val="6D8668BF"/>
    <w:rsid w:val="6DAA4586"/>
    <w:rsid w:val="6DBB4E4A"/>
    <w:rsid w:val="6DD066DC"/>
    <w:rsid w:val="6E2A215B"/>
    <w:rsid w:val="6E31051F"/>
    <w:rsid w:val="6E95103F"/>
    <w:rsid w:val="6F1A1C42"/>
    <w:rsid w:val="6F9551F7"/>
    <w:rsid w:val="6FB120AA"/>
    <w:rsid w:val="701A2876"/>
    <w:rsid w:val="70216DE2"/>
    <w:rsid w:val="70460641"/>
    <w:rsid w:val="70AD1157"/>
    <w:rsid w:val="70F40885"/>
    <w:rsid w:val="711300F0"/>
    <w:rsid w:val="71716532"/>
    <w:rsid w:val="717C64BF"/>
    <w:rsid w:val="719921EC"/>
    <w:rsid w:val="71BC14A7"/>
    <w:rsid w:val="72683B3E"/>
    <w:rsid w:val="72DD6814"/>
    <w:rsid w:val="731303E6"/>
    <w:rsid w:val="73223131"/>
    <w:rsid w:val="73B32DE5"/>
    <w:rsid w:val="743377DF"/>
    <w:rsid w:val="74447252"/>
    <w:rsid w:val="745B3F95"/>
    <w:rsid w:val="74704BCB"/>
    <w:rsid w:val="74C0081A"/>
    <w:rsid w:val="74FA3E77"/>
    <w:rsid w:val="750350E9"/>
    <w:rsid w:val="7641427A"/>
    <w:rsid w:val="766C7660"/>
    <w:rsid w:val="76AD1DC1"/>
    <w:rsid w:val="76BA1640"/>
    <w:rsid w:val="770167CB"/>
    <w:rsid w:val="7752524E"/>
    <w:rsid w:val="782D04B7"/>
    <w:rsid w:val="78316259"/>
    <w:rsid w:val="783B1456"/>
    <w:rsid w:val="78656092"/>
    <w:rsid w:val="786F69A2"/>
    <w:rsid w:val="7892542B"/>
    <w:rsid w:val="789E384B"/>
    <w:rsid w:val="78CF7CC0"/>
    <w:rsid w:val="78D92463"/>
    <w:rsid w:val="78E977D3"/>
    <w:rsid w:val="79163E7C"/>
    <w:rsid w:val="796075AF"/>
    <w:rsid w:val="79C0403C"/>
    <w:rsid w:val="7A441C39"/>
    <w:rsid w:val="7A504EFD"/>
    <w:rsid w:val="7AED78E0"/>
    <w:rsid w:val="7C045094"/>
    <w:rsid w:val="7C0E21B9"/>
    <w:rsid w:val="7C1A59D4"/>
    <w:rsid w:val="7C290CDE"/>
    <w:rsid w:val="7C3E1F66"/>
    <w:rsid w:val="7C99137B"/>
    <w:rsid w:val="7CB83E2E"/>
    <w:rsid w:val="7CBE06C9"/>
    <w:rsid w:val="7CD44657"/>
    <w:rsid w:val="7CF4298E"/>
    <w:rsid w:val="7D1D7823"/>
    <w:rsid w:val="7D2C2AE8"/>
    <w:rsid w:val="7D2D0569"/>
    <w:rsid w:val="7D375D56"/>
    <w:rsid w:val="7D8D1888"/>
    <w:rsid w:val="7DD16E9E"/>
    <w:rsid w:val="7ED03198"/>
    <w:rsid w:val="7ED74048"/>
    <w:rsid w:val="7F020AC6"/>
    <w:rsid w:val="7F5F71F4"/>
    <w:rsid w:val="7F77149A"/>
    <w:rsid w:val="7FA4369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semiHidden="0"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qFormat="1"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djustRightInd w:val="0"/>
      <w:snapToGrid w:val="0"/>
      <w:spacing w:line="400" w:lineRule="exact"/>
      <w:ind w:firstLine="420" w:firstLineChars="200"/>
      <w:jc w:val="both"/>
    </w:pPr>
    <w:rPr>
      <w:rFonts w:ascii="Times New Roman" w:hAnsi="Times New Roman" w:eastAsia="宋体" w:cs="Times New Roman"/>
      <w:kern w:val="2"/>
      <w:sz w:val="24"/>
      <w:szCs w:val="22"/>
      <w:lang w:val="en-US" w:eastAsia="zh-CN" w:bidi="ar-SA"/>
    </w:rPr>
  </w:style>
  <w:style w:type="paragraph" w:styleId="2">
    <w:name w:val="heading 1"/>
    <w:basedOn w:val="1"/>
    <w:next w:val="1"/>
    <w:qFormat/>
    <w:uiPriority w:val="0"/>
    <w:pPr>
      <w:keepNext/>
      <w:keepLines/>
      <w:numPr>
        <w:ilvl w:val="0"/>
        <w:numId w:val="1"/>
      </w:numPr>
      <w:spacing w:before="340" w:after="330" w:line="578" w:lineRule="auto"/>
      <w:outlineLvl w:val="0"/>
    </w:pPr>
    <w:rPr>
      <w:rFonts w:ascii="Times New Roman" w:hAnsi="Times New Roman" w:eastAsia="宋体" w:cs="Times New Roman"/>
      <w:b/>
      <w:kern w:val="44"/>
      <w:sz w:val="44"/>
    </w:rPr>
  </w:style>
  <w:style w:type="paragraph" w:styleId="3">
    <w:name w:val="heading 2"/>
    <w:basedOn w:val="1"/>
    <w:next w:val="1"/>
    <w:qFormat/>
    <w:uiPriority w:val="0"/>
    <w:pPr>
      <w:keepNext/>
      <w:keepLines/>
      <w:spacing w:line="400" w:lineRule="exact"/>
      <w:ind w:firstLine="0" w:firstLineChars="0"/>
      <w:jc w:val="left"/>
      <w:outlineLvl w:val="1"/>
    </w:pPr>
    <w:rPr>
      <w:rFonts w:ascii="Times New Roman" w:hAnsi="Times New Roman" w:eastAsia="黑体" w:cs="Times New Roman"/>
      <w:b/>
      <w:bCs/>
      <w:szCs w:val="32"/>
    </w:rPr>
  </w:style>
  <w:style w:type="paragraph" w:styleId="4">
    <w:name w:val="heading 3"/>
    <w:basedOn w:val="1"/>
    <w:next w:val="1"/>
    <w:qFormat/>
    <w:uiPriority w:val="0"/>
    <w:pPr>
      <w:keepNext/>
      <w:keepLines/>
      <w:numPr>
        <w:ilvl w:val="2"/>
        <w:numId w:val="1"/>
      </w:numPr>
      <w:spacing w:before="260" w:after="260" w:line="416" w:lineRule="auto"/>
      <w:outlineLvl w:val="2"/>
    </w:pPr>
    <w:rPr>
      <w:rFonts w:ascii="Times New Roman" w:hAnsi="Times New Roman" w:eastAsia="宋体" w:cs="Times New Roman"/>
      <w:b/>
      <w:bCs/>
      <w:sz w:val="32"/>
      <w:szCs w:val="32"/>
    </w:rPr>
  </w:style>
  <w:style w:type="character" w:default="1" w:styleId="15">
    <w:name w:val="Default Paragraph Font"/>
    <w:uiPriority w:val="0"/>
    <w:rPr>
      <w:rFonts w:ascii="Times New Roman" w:hAnsi="Times New Roman" w:eastAsia="宋体" w:cs="Times New Roman"/>
    </w:rPr>
  </w:style>
  <w:style w:type="table" w:default="1" w:styleId="13">
    <w:name w:val="Normal Table"/>
    <w:qFormat/>
    <w:uiPriority w:val="0"/>
    <w:rPr>
      <w:rFonts w:ascii="Times New Roman" w:hAnsi="Times New Roman" w:eastAsia="宋体" w:cs="Times New Roman"/>
    </w:rPr>
    <w:tblPr>
      <w:tblCellMar>
        <w:top w:w="0" w:type="dxa"/>
        <w:left w:w="108" w:type="dxa"/>
        <w:bottom w:w="0" w:type="dxa"/>
        <w:right w:w="108" w:type="dxa"/>
      </w:tblCellMar>
    </w:tblPr>
  </w:style>
  <w:style w:type="paragraph" w:styleId="5">
    <w:name w:val="Normal Indent"/>
    <w:basedOn w:val="1"/>
    <w:qFormat/>
    <w:uiPriority w:val="0"/>
    <w:pPr>
      <w:ind w:firstLine="420"/>
    </w:pPr>
    <w:rPr>
      <w:rFonts w:ascii="Times New Roman" w:hAnsi="Times New Roman" w:eastAsia="宋体" w:cs="Times New Roman"/>
    </w:rPr>
  </w:style>
  <w:style w:type="paragraph" w:styleId="6">
    <w:name w:val="Body Text Indent"/>
    <w:basedOn w:val="1"/>
    <w:qFormat/>
    <w:uiPriority w:val="0"/>
    <w:pPr>
      <w:spacing w:after="120"/>
      <w:ind w:left="420" w:leftChars="200"/>
    </w:pPr>
    <w:rPr>
      <w:rFonts w:ascii="Times New Roman" w:hAnsi="Times New Roman" w:eastAsia="宋体" w:cs="Times New Roman"/>
    </w:rPr>
  </w:style>
  <w:style w:type="paragraph" w:styleId="7">
    <w:name w:val="footer"/>
    <w:basedOn w:val="1"/>
    <w:qFormat/>
    <w:uiPriority w:val="0"/>
    <w:pPr>
      <w:tabs>
        <w:tab w:val="center" w:pos="4153"/>
        <w:tab w:val="right" w:pos="8306"/>
      </w:tabs>
      <w:snapToGrid w:val="0"/>
      <w:jc w:val="left"/>
    </w:pPr>
    <w:rPr>
      <w:rFonts w:ascii="Times New Roman" w:hAnsi="Times New Roman" w:eastAsia="宋体" w:cs="Times New Roman"/>
      <w:sz w:val="18"/>
    </w:rPr>
  </w:style>
  <w:style w:type="paragraph" w:styleId="8">
    <w:name w:val="header"/>
    <w:basedOn w:val="1"/>
    <w:qFormat/>
    <w:uiPriority w:val="0"/>
    <w:pPr>
      <w:pBdr>
        <w:bottom w:val="single" w:color="auto" w:sz="6" w:space="1"/>
      </w:pBdr>
      <w:tabs>
        <w:tab w:val="center" w:pos="4153"/>
        <w:tab w:val="right" w:pos="8306"/>
      </w:tabs>
      <w:snapToGrid w:val="0"/>
      <w:jc w:val="center"/>
    </w:pPr>
    <w:rPr>
      <w:rFonts w:ascii="Times New Roman" w:hAnsi="Times New Roman" w:eastAsia="宋体" w:cs="Times New Roman"/>
      <w:sz w:val="18"/>
      <w:szCs w:val="18"/>
    </w:rPr>
  </w:style>
  <w:style w:type="paragraph" w:styleId="9">
    <w:name w:val="toc 1"/>
    <w:basedOn w:val="1"/>
    <w:next w:val="1"/>
    <w:qFormat/>
    <w:uiPriority w:val="0"/>
    <w:pPr>
      <w:tabs>
        <w:tab w:val="left" w:pos="630"/>
        <w:tab w:val="right" w:leader="dot" w:pos="8610"/>
      </w:tabs>
      <w:spacing w:before="120" w:after="120"/>
      <w:jc w:val="left"/>
    </w:pPr>
    <w:rPr>
      <w:rFonts w:ascii="方正黑体简体" w:hAnsi="宋体" w:eastAsia="方正黑体简体" w:cs="Times New Roman"/>
      <w:b/>
      <w:bCs/>
      <w:caps/>
      <w:sz w:val="32"/>
      <w:szCs w:val="32"/>
    </w:rPr>
  </w:style>
  <w:style w:type="paragraph" w:styleId="10">
    <w:name w:val="toc 2"/>
    <w:basedOn w:val="1"/>
    <w:next w:val="1"/>
    <w:qFormat/>
    <w:uiPriority w:val="0"/>
    <w:pPr>
      <w:tabs>
        <w:tab w:val="left" w:pos="1050"/>
        <w:tab w:val="right" w:leader="dot" w:pos="8631"/>
      </w:tabs>
      <w:ind w:left="210" w:firstLine="278" w:firstLineChars="87"/>
      <w:jc w:val="left"/>
    </w:pPr>
    <w:rPr>
      <w:rFonts w:ascii="方正楷体简体" w:hAnsi="宋体" w:eastAsia="方正楷体简体" w:cs="Times New Roman"/>
      <w:smallCaps/>
      <w:sz w:val="32"/>
      <w:szCs w:val="32"/>
    </w:rPr>
  </w:style>
  <w:style w:type="paragraph" w:styleId="11">
    <w:name w:val="Normal (Web)"/>
    <w:basedOn w:val="1"/>
    <w:qFormat/>
    <w:uiPriority w:val="0"/>
    <w:pPr>
      <w:spacing w:before="100" w:beforeAutospacing="1" w:after="100" w:afterAutospacing="1"/>
      <w:ind w:left="0" w:right="0"/>
      <w:jc w:val="left"/>
    </w:pPr>
    <w:rPr>
      <w:rFonts w:ascii="Times New Roman" w:hAnsi="Times New Roman" w:eastAsia="宋体" w:cs="Times New Roman"/>
      <w:kern w:val="0"/>
      <w:sz w:val="24"/>
      <w:lang w:val="en-US" w:eastAsia="zh-CN" w:bidi="ar"/>
    </w:rPr>
  </w:style>
  <w:style w:type="paragraph" w:styleId="12">
    <w:name w:val="Body Text First Indent 2"/>
    <w:basedOn w:val="6"/>
    <w:qFormat/>
    <w:uiPriority w:val="0"/>
    <w:pPr>
      <w:spacing w:after="0" w:line="360" w:lineRule="auto"/>
      <w:ind w:firstLine="420" w:firstLineChars="200"/>
      <w:jc w:val="left"/>
    </w:pPr>
    <w:rPr>
      <w:rFonts w:ascii="宋体" w:hAnsi="宋体" w:eastAsia="宋体" w:cs="Times New Roman"/>
      <w:sz w:val="24"/>
      <w:szCs w:val="20"/>
    </w:rPr>
  </w:style>
  <w:style w:type="table" w:styleId="14">
    <w:name w:val="Table Grid"/>
    <w:basedOn w:val="13"/>
    <w:qFormat/>
    <w:uiPriority w:val="0"/>
    <w:pPr>
      <w:widowControl w:val="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6">
    <w:name w:val="Hyperlink"/>
    <w:qFormat/>
    <w:uiPriority w:val="0"/>
    <w:rPr>
      <w:rFonts w:ascii="Times New Roman" w:hAnsi="Times New Roman" w:eastAsia="宋体" w:cs="Times New Roman"/>
      <w:color w:val="0000FF"/>
      <w:u w:val="single"/>
    </w:rPr>
  </w:style>
  <w:style w:type="paragraph" w:customStyle="1" w:styleId="17">
    <w:name w:val="BodyTextIndent3"/>
    <w:basedOn w:val="1"/>
    <w:qFormat/>
    <w:uiPriority w:val="0"/>
    <w:pPr>
      <w:spacing w:after="120"/>
      <w:ind w:left="420" w:leftChars="200"/>
    </w:pPr>
    <w:rPr>
      <w:rFonts w:ascii="Times New Roman" w:hAnsi="Times New Roman" w:eastAsia="宋体" w:cs="Times New Roman"/>
      <w:sz w:val="16"/>
    </w:rPr>
  </w:style>
  <w:style w:type="paragraph" w:customStyle="1" w:styleId="18">
    <w:name w:val="段"/>
    <w:qFormat/>
    <w:uiPriority w:val="0"/>
    <w:pPr>
      <w:autoSpaceDE w:val="0"/>
      <w:autoSpaceDN w:val="0"/>
      <w:ind w:firstLine="200" w:firstLineChars="200"/>
      <w:jc w:val="both"/>
    </w:pPr>
    <w:rPr>
      <w:rFonts w:ascii="宋体" w:hAnsi="Times New Roman" w:eastAsia="宋体" w:cs="Times New Roman"/>
      <w:sz w:val="21"/>
      <w:lang w:val="en-US" w:eastAsia="zh-CN" w:bidi="ar-SA"/>
    </w:rPr>
  </w:style>
  <w:style w:type="character" w:customStyle="1" w:styleId="19">
    <w:name w:val="font41"/>
    <w:basedOn w:val="15"/>
    <w:qFormat/>
    <w:uiPriority w:val="0"/>
    <w:rPr>
      <w:rFonts w:hint="eastAsia" w:ascii="华文仿宋" w:hAnsi="华文仿宋" w:eastAsia="华文仿宋" w:cs="华文仿宋"/>
      <w:color w:val="000000"/>
      <w:sz w:val="24"/>
      <w:szCs w:val="24"/>
      <w:u w:val="single"/>
    </w:rPr>
  </w:style>
  <w:style w:type="character" w:customStyle="1" w:styleId="20">
    <w:name w:val="font51"/>
    <w:basedOn w:val="15"/>
    <w:qFormat/>
    <w:uiPriority w:val="0"/>
    <w:rPr>
      <w:rFonts w:hint="eastAsia" w:ascii="华文仿宋" w:hAnsi="华文仿宋" w:eastAsia="华文仿宋" w:cs="华文仿宋"/>
      <w:color w:val="000000"/>
      <w:sz w:val="24"/>
      <w:szCs w:val="24"/>
      <w:u w:val="none"/>
    </w:rPr>
  </w:style>
  <w:style w:type="paragraph" w:customStyle="1" w:styleId="21">
    <w:name w:val="标准文件_表格"/>
    <w:basedOn w:val="22"/>
    <w:qFormat/>
    <w:uiPriority w:val="0"/>
    <w:pPr>
      <w:jc w:val="center"/>
    </w:pPr>
    <w:rPr>
      <w:sz w:val="18"/>
    </w:rPr>
  </w:style>
  <w:style w:type="paragraph" w:customStyle="1" w:styleId="22">
    <w:name w:val="标准文件_段"/>
    <w:qFormat/>
    <w:uiPriority w:val="0"/>
    <w:pPr>
      <w:autoSpaceDE w:val="0"/>
      <w:autoSpaceDN w:val="0"/>
      <w:ind w:firstLine="200" w:firstLineChars="200"/>
      <w:jc w:val="both"/>
    </w:pPr>
    <w:rPr>
      <w:rFonts w:ascii="宋体" w:hAnsi="Times New Roman" w:eastAsia="宋体" w:cs="Times New Roman"/>
      <w:sz w:val="21"/>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microsoft.com/office/2011/relationships/people" Target="people.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22</Pages>
  <Words>0</Words>
  <Characters>0</Characters>
  <Lines>0</Lines>
  <Paragraphs>0</Paragraphs>
  <TotalTime>37</TotalTime>
  <ScaleCrop>false</ScaleCrop>
  <LinksUpToDate>false</LinksUpToDate>
  <CharactersWithSpaces>0</CharactersWithSpaces>
  <Application>WPS Office_12.8.2.18205_F1E327BC-269C-435d-A152-05C5408002CA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2023-11-14T12:05:00Z</dcterms:created>
  <dc:creator>xts</dc:creator>
  <cp:lastModifiedBy> </cp:lastModifiedBy>
  <dcterms:modified xsi:type="dcterms:W3CDTF">2025-09-05T13:36:54Z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2052-12.8.2.18205</vt:lpwstr>
  </property>
  <property fmtid="{D5CDD505-2E9C-101B-9397-08002B2CF9AE}" pid="3" name="ICV">
    <vt:lpwstr>CF2FD37D4D594F5A826087E85495AD58_13</vt:lpwstr>
  </property>
</Properties>
</file>